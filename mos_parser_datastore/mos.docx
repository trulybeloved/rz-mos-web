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720"/>
        <w:jc w:val="center"/>
        <w:rPr/>
      </w:pPr>
      <w:bookmarkStart w:colFirst="0" w:colLast="0" w:name="_heading=h.ldinvchrr3ra" w:id="0"/>
      <w:bookmarkEnd w:id="0"/>
      <w:r w:rsidDel="00000000" w:rsidR="00000000" w:rsidRPr="00000000">
        <w:rPr>
          <w:rtl w:val="0"/>
        </w:rPr>
        <w:t xml:space="preserve">Formatting</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IMPORTANT NOTE: </w:t>
      </w:r>
      <w:sdt>
        <w:sdtPr>
          <w:tag w:val="goog_rdk_0"/>
        </w:sdtPr>
        <w:sdtContent>
          <w:r w:rsidDel="00000000" w:rsidR="00000000" w:rsidRPr="00000000">
            <w:rPr>
              <w:rFonts w:ascii="Arial Unicode MS" w:cs="Arial Unicode MS" w:eastAsia="Arial Unicode MS" w:hAnsi="Arial Unicode MS"/>
              <w:rtl w:val="0"/>
            </w:rPr>
            <w:t xml:space="preserve">The preprocessing script replaces single quotes (「」) with superscript quotation marks (“”), and double quotes (『』) with same-line quotation marks («»). Take this into account while formatting the text as per the rules below.</w:t>
          </w:r>
        </w:sdtContent>
      </w:sdt>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General formatting rules:</w:t>
      </w:r>
    </w:p>
    <w:p w:rsidR="00000000" w:rsidDel="00000000" w:rsidP="00000000" w:rsidRDefault="00000000" w:rsidRPr="00000000" w14:paraId="00000006">
      <w:pPr>
        <w:numPr>
          <w:ilvl w:val="0"/>
          <w:numId w:val="3"/>
        </w:numPr>
        <w:ind w:left="720" w:hanging="360"/>
        <w:rPr>
          <w:b w:val="1"/>
        </w:rPr>
      </w:pPr>
      <w:r w:rsidDel="00000000" w:rsidR="00000000" w:rsidRPr="00000000">
        <w:rPr>
          <w:b w:val="1"/>
          <w:rtl w:val="0"/>
        </w:rPr>
        <w:t xml:space="preserve">General</w:t>
      </w:r>
    </w:p>
    <w:p w:rsidR="00000000" w:rsidDel="00000000" w:rsidP="00000000" w:rsidRDefault="00000000" w:rsidRPr="00000000" w14:paraId="00000007">
      <w:pPr>
        <w:numPr>
          <w:ilvl w:val="1"/>
          <w:numId w:val="3"/>
        </w:numPr>
        <w:ind w:left="1440" w:hanging="360"/>
        <w:rPr>
          <w:b w:val="1"/>
        </w:rPr>
      </w:pPr>
      <w:r w:rsidDel="00000000" w:rsidR="00000000" w:rsidRPr="00000000">
        <w:rPr>
          <w:rtl w:val="0"/>
        </w:rPr>
        <w:t xml:space="preserve">Use double line breaks every time there’s a line break in the JP text</w:t>
      </w:r>
    </w:p>
    <w:p w:rsidR="00000000" w:rsidDel="00000000" w:rsidP="00000000" w:rsidRDefault="00000000" w:rsidRPr="00000000" w14:paraId="00000008">
      <w:pPr>
        <w:numPr>
          <w:ilvl w:val="1"/>
          <w:numId w:val="3"/>
        </w:numPr>
        <w:ind w:left="1440" w:hanging="360"/>
        <w:rPr>
          <w:b w:val="1"/>
        </w:rPr>
      </w:pPr>
      <w:r w:rsidDel="00000000" w:rsidR="00000000" w:rsidRPr="00000000">
        <w:rPr>
          <w:rtl w:val="0"/>
        </w:rPr>
        <w:t xml:space="preserve">Oxford commas (e.g.: “X, Y, and Z”) shall be used according to context, if dramatic pauses feel necessary or befitting the moment.</w:t>
      </w:r>
    </w:p>
    <w:p w:rsidR="00000000" w:rsidDel="00000000" w:rsidP="00000000" w:rsidRDefault="00000000" w:rsidRPr="00000000" w14:paraId="00000009">
      <w:pPr>
        <w:numPr>
          <w:ilvl w:val="1"/>
          <w:numId w:val="3"/>
        </w:numPr>
        <w:ind w:left="1440" w:hanging="360"/>
        <w:rPr>
          <w:u w:val="none"/>
        </w:rPr>
      </w:pPr>
      <w:r w:rsidDel="00000000" w:rsidR="00000000" w:rsidRPr="00000000">
        <w:rPr>
          <w:rtl w:val="0"/>
        </w:rPr>
        <w:t xml:space="preserve">Names ending in “s” with a possessive particle in front MUST have the “s” in the possessive particle (e.g.: Cecilus’s, Louis’s). This is valid, see this </w:t>
      </w:r>
      <w:hyperlink r:id="rId9">
        <w:r w:rsidDel="00000000" w:rsidR="00000000" w:rsidRPr="00000000">
          <w:rPr>
            <w:color w:val="1155cc"/>
            <w:u w:val="single"/>
            <w:rtl w:val="0"/>
          </w:rPr>
          <w:t xml:space="preserve">link</w:t>
        </w:r>
      </w:hyperlink>
      <w:r w:rsidDel="00000000" w:rsidR="00000000" w:rsidRPr="00000000">
        <w:rPr>
          <w:rtl w:val="0"/>
        </w:rPr>
        <w:t xml:space="preserve">. The idea is to have it as is spoken.</w:t>
      </w:r>
    </w:p>
    <w:p w:rsidR="00000000" w:rsidDel="00000000" w:rsidP="00000000" w:rsidRDefault="00000000" w:rsidRPr="00000000" w14:paraId="0000000A">
      <w:pPr>
        <w:numPr>
          <w:ilvl w:val="1"/>
          <w:numId w:val="3"/>
        </w:numPr>
        <w:ind w:left="1440" w:hanging="360"/>
        <w:rPr>
          <w:u w:val="none"/>
        </w:rPr>
      </w:pPr>
      <w:r w:rsidDel="00000000" w:rsidR="00000000" w:rsidRPr="00000000">
        <w:rPr>
          <w:rtl w:val="0"/>
        </w:rPr>
        <w:t xml:space="preserve">Ellipses (e.g.: “......”) if longer than 1, should be reduced to 1 like this “…”, there are very rare exceptions to this rule, such as when Tappei is using DOZENS of ellipses.</w:t>
      </w:r>
    </w:p>
    <w:p w:rsidR="00000000" w:rsidDel="00000000" w:rsidP="00000000" w:rsidRDefault="00000000" w:rsidRPr="00000000" w14:paraId="0000000B">
      <w:pPr>
        <w:numPr>
          <w:ilvl w:val="1"/>
          <w:numId w:val="3"/>
        </w:numPr>
        <w:ind w:left="1440" w:hanging="360"/>
        <w:rPr>
          <w:u w:val="none"/>
        </w:rPr>
      </w:pPr>
      <w:r w:rsidDel="00000000" w:rsidR="00000000" w:rsidRPr="00000000">
        <w:rPr>
          <w:rtl w:val="0"/>
        </w:rPr>
        <w:t xml:space="preserve">Ellipses are to be rendered as a single character "…" rather than 3 periods ("...")</w:t>
      </w:r>
    </w:p>
    <w:p w:rsidR="00000000" w:rsidDel="00000000" w:rsidP="00000000" w:rsidRDefault="00000000" w:rsidRPr="00000000" w14:paraId="0000000C">
      <w:pPr>
        <w:numPr>
          <w:ilvl w:val="1"/>
          <w:numId w:val="3"/>
        </w:numPr>
        <w:ind w:left="1440" w:hanging="360"/>
        <w:rPr>
          <w:u w:val="none"/>
        </w:rPr>
      </w:pPr>
      <w:r w:rsidDel="00000000" w:rsidR="00000000" w:rsidRPr="00000000">
        <w:rPr>
          <w:rtl w:val="0"/>
        </w:rPr>
        <w:t xml:space="preserve">Punctuation changes may occur in the following cases:</w:t>
      </w:r>
    </w:p>
    <w:p w:rsidR="00000000" w:rsidDel="00000000" w:rsidP="00000000" w:rsidRDefault="00000000" w:rsidRPr="00000000" w14:paraId="0000000D">
      <w:pPr>
        <w:numPr>
          <w:ilvl w:val="2"/>
          <w:numId w:val="3"/>
        </w:numPr>
        <w:ind w:left="2160" w:hanging="360"/>
        <w:rPr>
          <w:u w:val="none"/>
        </w:rPr>
      </w:pPr>
      <w:sdt>
        <w:sdtPr>
          <w:tag w:val="goog_rdk_1"/>
        </w:sdtPr>
        <w:sdtContent>
          <w:r w:rsidDel="00000000" w:rsidR="00000000" w:rsidRPr="00000000">
            <w:rPr>
              <w:rFonts w:ascii="Arial Unicode MS" w:cs="Arial Unicode MS" w:eastAsia="Arial Unicode MS" w:hAnsi="Arial Unicode MS"/>
              <w:rtl w:val="0"/>
            </w:rPr>
            <w:t xml:space="preserve">“X。…Y” -&gt; “X… Y”</w:t>
          </w:r>
        </w:sdtContent>
      </w:sdt>
      <w:r w:rsidDel="00000000" w:rsidR="00000000" w:rsidRPr="00000000">
        <w:rPr>
          <w:rtl w:val="0"/>
        </w:rPr>
      </w:r>
    </w:p>
    <w:p w:rsidR="00000000" w:rsidDel="00000000" w:rsidP="00000000" w:rsidRDefault="00000000" w:rsidRPr="00000000" w14:paraId="0000000E">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0F">
      <w:pPr>
        <w:numPr>
          <w:ilvl w:val="2"/>
          <w:numId w:val="3"/>
        </w:numPr>
        <w:ind w:left="2160" w:hanging="360"/>
      </w:pPr>
      <w:r w:rsidDel="00000000" w:rsidR="00000000" w:rsidRPr="00000000">
        <w:rPr>
          <w:rtl w:val="0"/>
        </w:rPr>
        <w:t xml:space="preserve">“X! …Y” -&gt; “X…! Y”</w:t>
      </w:r>
    </w:p>
    <w:p w:rsidR="00000000" w:rsidDel="00000000" w:rsidP="00000000" w:rsidRDefault="00000000" w:rsidRPr="00000000" w14:paraId="00000010">
      <w:pPr>
        <w:numPr>
          <w:ilvl w:val="2"/>
          <w:numId w:val="3"/>
        </w:numPr>
        <w:ind w:left="2160" w:hanging="360"/>
      </w:pPr>
      <w:r w:rsidDel="00000000" w:rsidR="00000000" w:rsidRPr="00000000">
        <w:rPr>
          <w:rtl w:val="0"/>
        </w:rPr>
        <w:t xml:space="preserve">Keep the punctuation when possible, particularly stuff like the “. ――”, “――,”, and whatnot.</w:t>
      </w:r>
    </w:p>
    <w:p w:rsidR="00000000" w:rsidDel="00000000" w:rsidP="00000000" w:rsidRDefault="00000000" w:rsidRPr="00000000" w14:paraId="00000011">
      <w:pPr>
        <w:numPr>
          <w:ilvl w:val="2"/>
          <w:numId w:val="3"/>
        </w:numPr>
        <w:ind w:left="2160" w:hanging="360"/>
        <w:rPr>
          <w:u w:val="none"/>
        </w:rPr>
      </w:pPr>
      <w:r w:rsidDel="00000000" w:rsidR="00000000" w:rsidRPr="00000000">
        <w:rPr>
          <w:rtl w:val="0"/>
        </w:rPr>
        <w:t xml:space="preserve">The JP text might show something like “--”, which indicates the need for “――” in the EN translation.</w:t>
      </w:r>
    </w:p>
    <w:p w:rsidR="00000000" w:rsidDel="00000000" w:rsidP="00000000" w:rsidRDefault="00000000" w:rsidRPr="00000000" w14:paraId="00000012">
      <w:pPr>
        <w:numPr>
          <w:ilvl w:val="2"/>
          <w:numId w:val="3"/>
        </w:numPr>
        <w:ind w:left="2160" w:hanging="360"/>
        <w:rPr>
          <w:u w:val="none"/>
        </w:rPr>
      </w:pPr>
      <w:r w:rsidDel="00000000" w:rsidR="00000000" w:rsidRPr="00000000">
        <w:rPr>
          <w:rtl w:val="0"/>
        </w:rPr>
        <w:t xml:space="preserve">Em-dashes without preceding/following punctuation usually have a space right after (e.g.: “Blah blah―― blah blah”. “Stuff stuff. ――Stuff stuff”).</w:t>
      </w:r>
    </w:p>
    <w:p w:rsidR="00000000" w:rsidDel="00000000" w:rsidP="00000000" w:rsidRDefault="00000000" w:rsidRPr="00000000" w14:paraId="00000013">
      <w:pPr>
        <w:numPr>
          <w:ilvl w:val="2"/>
          <w:numId w:val="3"/>
        </w:numPr>
        <w:ind w:left="2160" w:hanging="360"/>
        <w:rPr>
          <w:u w:val="none"/>
        </w:rPr>
      </w:pPr>
      <w:r w:rsidDel="00000000" w:rsidR="00000000" w:rsidRPr="00000000">
        <w:rPr>
          <w:rtl w:val="0"/>
        </w:rPr>
        <w:t xml:space="preserve">Convention is usually to keep things as they are around the em-dashes unless it’s straight-up impossible to make it sound well. Tappei uses the em-dashes a whole lot for stuff like "</w:t>
      </w:r>
      <w:r w:rsidDel="00000000" w:rsidR="00000000" w:rsidRPr="00000000">
        <w:rPr>
          <w:i w:val="1"/>
          <w:rtl w:val="0"/>
        </w:rPr>
        <w:t xml:space="preserve">roundabout description of event/person-- contradiction or explanation</w:t>
      </w:r>
      <w:r w:rsidDel="00000000" w:rsidR="00000000" w:rsidRPr="00000000">
        <w:rPr>
          <w:rtl w:val="0"/>
        </w:rPr>
        <w:t xml:space="preserve">", so we try and replicate that as best as possible. In character lines, it’s more to convey a pause longer than a full-stop.</w:t>
      </w:r>
    </w:p>
    <w:p w:rsidR="00000000" w:rsidDel="00000000" w:rsidP="00000000" w:rsidRDefault="00000000" w:rsidRPr="00000000" w14:paraId="00000014">
      <w:pPr>
        <w:numPr>
          <w:ilvl w:val="2"/>
          <w:numId w:val="3"/>
        </w:numPr>
        <w:ind w:left="2160" w:hanging="360"/>
        <w:rPr>
          <w:u w:val="none"/>
        </w:rPr>
      </w:pPr>
      <w:r w:rsidDel="00000000" w:rsidR="00000000" w:rsidRPr="00000000">
        <w:rPr>
          <w:rtl w:val="0"/>
        </w:rPr>
        <w:t xml:space="preserve">Em-dashes are to be rendered with the following characters: ――</w:t>
      </w:r>
    </w:p>
    <w:p w:rsidR="00000000" w:rsidDel="00000000" w:rsidP="00000000" w:rsidRDefault="00000000" w:rsidRPr="00000000" w14:paraId="00000015">
      <w:pPr>
        <w:numPr>
          <w:ilvl w:val="1"/>
          <w:numId w:val="3"/>
        </w:numPr>
        <w:ind w:left="1440" w:hanging="360"/>
        <w:rPr>
          <w:u w:val="none"/>
        </w:rPr>
      </w:pPr>
      <w:r w:rsidDel="00000000" w:rsidR="00000000" w:rsidRPr="00000000">
        <w:rPr>
          <w:rtl w:val="0"/>
        </w:rPr>
        <w:t xml:space="preserve">Numbers in narration and speech should be written in full (e.g.: “five” instead of “5”.</w:t>
      </w:r>
    </w:p>
    <w:p w:rsidR="00000000" w:rsidDel="00000000" w:rsidP="00000000" w:rsidRDefault="00000000" w:rsidRPr="00000000" w14:paraId="00000016">
      <w:pPr>
        <w:numPr>
          <w:ilvl w:val="1"/>
          <w:numId w:val="3"/>
        </w:numPr>
        <w:ind w:left="1440" w:hanging="360"/>
        <w:rPr/>
      </w:pPr>
      <w:r w:rsidDel="00000000" w:rsidR="00000000" w:rsidRPr="00000000">
        <w:rPr>
          <w:rtl w:val="0"/>
        </w:rPr>
        <w:t xml:space="preserve">When referring to a named physical building at a specific location, capitalize its name.</w:t>
      </w:r>
    </w:p>
    <w:p w:rsidR="00000000" w:rsidDel="00000000" w:rsidP="00000000" w:rsidRDefault="00000000" w:rsidRPr="00000000" w14:paraId="00000017">
      <w:pPr>
        <w:numPr>
          <w:ilvl w:val="2"/>
          <w:numId w:val="3"/>
        </w:numPr>
        <w:ind w:left="2160" w:hanging="360"/>
        <w:rPr/>
      </w:pPr>
      <w:r w:rsidDel="00000000" w:rsidR="00000000" w:rsidRPr="00000000">
        <w:rPr>
          <w:rtl w:val="0"/>
        </w:rPr>
        <w:t xml:space="preserve">An example would be the City Hall of Guaral, in the context of the chapters that take place there.</w:t>
      </w:r>
    </w:p>
    <w:p w:rsidR="00000000" w:rsidDel="00000000" w:rsidP="00000000" w:rsidRDefault="00000000" w:rsidRPr="00000000" w14:paraId="00000018">
      <w:pPr>
        <w:numPr>
          <w:ilvl w:val="1"/>
          <w:numId w:val="3"/>
        </w:numPr>
        <w:ind w:left="1440" w:hanging="360"/>
        <w:rPr>
          <w:u w:val="none"/>
        </w:rPr>
      </w:pPr>
      <w:r w:rsidDel="00000000" w:rsidR="00000000" w:rsidRPr="00000000">
        <w:rPr>
          <w:rtl w:val="0"/>
        </w:rPr>
        <w:t xml:space="preserve">Be sure that any instances of "△▼△▼△▼△" are center aligned. These typically only occur at the start of a new chapter part.</w:t>
      </w:r>
    </w:p>
    <w:p w:rsidR="00000000" w:rsidDel="00000000" w:rsidP="00000000" w:rsidRDefault="00000000" w:rsidRPr="00000000" w14:paraId="00000019">
      <w:pPr>
        <w:ind w:left="0" w:firstLine="0"/>
        <w:rPr>
          <w:b w:val="1"/>
        </w:rPr>
      </w:pPr>
      <w:r w:rsidDel="00000000" w:rsidR="00000000" w:rsidRPr="00000000">
        <w:rPr>
          <w:rtl w:val="0"/>
        </w:rPr>
      </w:r>
    </w:p>
    <w:p w:rsidR="00000000" w:rsidDel="00000000" w:rsidP="00000000" w:rsidRDefault="00000000" w:rsidRPr="00000000" w14:paraId="0000001A">
      <w:pPr>
        <w:numPr>
          <w:ilvl w:val="0"/>
          <w:numId w:val="3"/>
        </w:numPr>
        <w:ind w:left="720" w:hanging="360"/>
        <w:rPr>
          <w:b w:val="1"/>
        </w:rPr>
      </w:pPr>
      <w:r w:rsidDel="00000000" w:rsidR="00000000" w:rsidRPr="00000000">
        <w:rPr>
          <w:b w:val="1"/>
          <w:rtl w:val="0"/>
        </w:rPr>
        <w:t xml:space="preserve">For speech:</w:t>
      </w:r>
    </w:p>
    <w:p w:rsidR="00000000" w:rsidDel="00000000" w:rsidP="00000000" w:rsidRDefault="00000000" w:rsidRPr="00000000" w14:paraId="0000001B">
      <w:pPr>
        <w:numPr>
          <w:ilvl w:val="1"/>
          <w:numId w:val="3"/>
        </w:numPr>
        <w:ind w:left="1440" w:hanging="360"/>
        <w:rPr/>
      </w:pPr>
      <w:sdt>
        <w:sdtPr>
          <w:tag w:val="goog_rdk_2"/>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C">
      <w:pPr>
        <w:ind w:left="1440" w:firstLine="720"/>
        <w:rPr/>
      </w:pPr>
      <w:r w:rsidDel="00000000" w:rsidR="00000000" w:rsidRPr="00000000">
        <w:rPr>
          <w:rtl w:val="0"/>
        </w:rPr>
        <w:t xml:space="preserve">Speaker Name: [Dialogue, “Quote”] </w:t>
      </w:r>
    </w:p>
    <w:p w:rsidR="00000000" w:rsidDel="00000000" w:rsidP="00000000" w:rsidRDefault="00000000" w:rsidRPr="00000000" w14:paraId="0000001D">
      <w:pPr>
        <w:numPr>
          <w:ilvl w:val="1"/>
          <w:numId w:val="3"/>
        </w:numPr>
        <w:ind w:left="1440" w:hanging="360"/>
        <w:rPr/>
      </w:pPr>
      <w:sdt>
        <w:sdtPr>
          <w:tag w:val="goog_rdk_3"/>
        </w:sdtPr>
        <w:sdtContent>
          <w:r w:rsidDel="00000000" w:rsidR="00000000" w:rsidRPr="00000000">
            <w:rPr>
              <w:rFonts w:ascii="Arial Unicode MS" w:cs="Arial Unicode MS" w:eastAsia="Arial Unicode MS" w:hAnsi="Arial Unicode MS"/>
              <w:rtl w:val="0"/>
            </w:rPr>
            <w:t xml:space="preserve">For dialogues that are:『Dialogue, 『Quote』』please use the following format:</w:t>
          </w:r>
        </w:sdtContent>
      </w:sdt>
    </w:p>
    <w:p w:rsidR="00000000" w:rsidDel="00000000" w:rsidP="00000000" w:rsidRDefault="00000000" w:rsidRPr="00000000" w14:paraId="0000001E">
      <w:pPr>
        <w:ind w:left="1440" w:firstLine="720"/>
        <w:rPr/>
      </w:pPr>
      <w:r w:rsidDel="00000000" w:rsidR="00000000" w:rsidRPr="00000000">
        <w:rPr>
          <w:rtl w:val="0"/>
        </w:rPr>
        <w:t xml:space="preserve">Speaker Name: [</w:t>
      </w:r>
      <w:r w:rsidDel="00000000" w:rsidR="00000000" w:rsidRPr="00000000">
        <w:rPr>
          <w:i w:val="1"/>
          <w:rtl w:val="0"/>
        </w:rPr>
        <w:t xml:space="preserve">Dialogue, “Quote”</w:t>
      </w:r>
      <w:r w:rsidDel="00000000" w:rsidR="00000000" w:rsidRPr="00000000">
        <w:rPr>
          <w:rtl w:val="0"/>
        </w:rPr>
        <w:t xml:space="preserve">] </w:t>
      </w:r>
    </w:p>
    <w:p w:rsidR="00000000" w:rsidDel="00000000" w:rsidP="00000000" w:rsidRDefault="00000000" w:rsidRPr="00000000" w14:paraId="0000001F">
      <w:pPr>
        <w:numPr>
          <w:ilvl w:val="1"/>
          <w:numId w:val="3"/>
        </w:numPr>
        <w:ind w:left="1440" w:hanging="360"/>
        <w:rPr/>
      </w:pPr>
      <w:r w:rsidDel="00000000" w:rsidR="00000000" w:rsidRPr="00000000">
        <w:rPr>
          <w:rtl w:val="0"/>
        </w:rPr>
        <w:t xml:space="preserve">For dialogues that are embedded into narration, you have an option of either writing the narration out, and using “Dialogue” to represent the embedded dialogue, or to move the dialogue down to the speaker’s next sentence, if possible.</w:t>
      </w:r>
    </w:p>
    <w:p w:rsidR="00000000" w:rsidDel="00000000" w:rsidP="00000000" w:rsidRDefault="00000000" w:rsidRPr="00000000" w14:paraId="0000002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styling the speech of specific characters, check the Character Index, after the Glossary.</w:t>
      </w:r>
    </w:p>
    <w:p w:rsidR="00000000" w:rsidDel="00000000" w:rsidP="00000000" w:rsidRDefault="00000000" w:rsidRPr="00000000" w14:paraId="00000021">
      <w:pPr>
        <w:numPr>
          <w:ilvl w:val="1"/>
          <w:numId w:val="3"/>
        </w:numPr>
        <w:ind w:left="1440" w:hanging="360"/>
        <w:rPr/>
      </w:pPr>
      <w:r w:rsidDel="00000000" w:rsidR="00000000" w:rsidRPr="00000000">
        <w:rPr>
          <w:rtl w:val="0"/>
        </w:rPr>
        <w:t xml:space="preserve">If anyone uses Engrish in dialogue, and another character hears it, please </w:t>
      </w:r>
      <w:r w:rsidDel="00000000" w:rsidR="00000000" w:rsidRPr="00000000">
        <w:rPr>
          <w:u w:val="single"/>
          <w:rtl w:val="0"/>
        </w:rPr>
        <w:t xml:space="preserve">underline</w:t>
      </w:r>
      <w:r w:rsidDel="00000000" w:rsidR="00000000" w:rsidRPr="00000000">
        <w:rPr>
          <w:rtl w:val="0"/>
        </w:rPr>
        <w:t xml:space="preserve"> the Engrish word. Be warned that this should be reserved for expressions that are NOT commonplace in the RZ world, so things such as Meteor, Mana, etc should NOT be underlined</w:t>
      </w:r>
    </w:p>
    <w:p w:rsidR="00000000" w:rsidDel="00000000" w:rsidP="00000000" w:rsidRDefault="00000000" w:rsidRPr="00000000" w14:paraId="00000022">
      <w:pPr>
        <w:numPr>
          <w:ilvl w:val="2"/>
          <w:numId w:val="3"/>
        </w:numPr>
        <w:ind w:left="2160" w:hanging="360"/>
        <w:rPr/>
      </w:pPr>
      <w:r w:rsidDel="00000000" w:rsidR="00000000" w:rsidRPr="00000000">
        <w:rPr>
          <w:b w:val="1"/>
          <w:rtl w:val="0"/>
        </w:rPr>
        <w:t xml:space="preserve">For proofreaders</w:t>
      </w:r>
      <w:r w:rsidDel="00000000" w:rsidR="00000000" w:rsidRPr="00000000">
        <w:rPr>
          <w:rtl w:val="0"/>
        </w:rPr>
        <w:t xml:space="preserve"> - wrap the Engrish expression with underline tags (&lt;u&gt;&lt;/u&gt;) when proofing, to highlight them for when the post is made</w:t>
      </w:r>
    </w:p>
    <w:p w:rsidR="00000000" w:rsidDel="00000000" w:rsidP="00000000" w:rsidRDefault="00000000" w:rsidRPr="00000000" w14:paraId="00000023">
      <w:pPr>
        <w:numPr>
          <w:ilvl w:val="2"/>
          <w:numId w:val="3"/>
        </w:numPr>
        <w:ind w:left="2160" w:hanging="360"/>
        <w:rPr/>
      </w:pPr>
      <w:r w:rsidDel="00000000" w:rsidR="00000000" w:rsidRPr="00000000">
        <w:rPr>
          <w:rtl w:val="0"/>
        </w:rPr>
        <w:t xml:space="preserve">In the WCT post, use &lt;/span&gt;&lt;span style="text-decoration: underline;"&gt;&lt;span style="font-weight: 400;"&gt;XXX&lt;/span&gt;&lt;/span&gt;&lt;span style="font-weight: 400;"&gt; to underline these words.</w:t>
      </w:r>
    </w:p>
    <w:p w:rsidR="00000000" w:rsidDel="00000000" w:rsidP="00000000" w:rsidRDefault="00000000" w:rsidRPr="00000000" w14:paraId="00000024">
      <w:pPr>
        <w:numPr>
          <w:ilvl w:val="1"/>
          <w:numId w:val="3"/>
        </w:numPr>
        <w:ind w:left="1440" w:hanging="360"/>
        <w:rPr/>
      </w:pPr>
      <w:sdt>
        <w:sdtPr>
          <w:tag w:val="goog_rdk_4"/>
        </w:sdtPr>
        <w:sdtContent>
          <w:r w:rsidDel="00000000" w:rsidR="00000000" w:rsidRPr="00000000">
            <w:rPr>
              <w:rFonts w:ascii="Arial Unicode MS" w:cs="Arial Unicode MS" w:eastAsia="Arial Unicode MS" w:hAnsi="Arial Unicode MS"/>
              <w:rtl w:val="0"/>
            </w:rPr>
            <w:t xml:space="preserve">Terminology that is written in 『』 should be one of the two:</w:t>
          </w:r>
        </w:sdtContent>
      </w:sdt>
    </w:p>
    <w:p w:rsidR="00000000" w:rsidDel="00000000" w:rsidP="00000000" w:rsidRDefault="00000000" w:rsidRPr="00000000" w14:paraId="00000025">
      <w:pPr>
        <w:numPr>
          <w:ilvl w:val="2"/>
          <w:numId w:val="3"/>
        </w:numPr>
        <w:ind w:left="2160" w:hanging="360"/>
        <w:rPr/>
      </w:pPr>
      <w:r w:rsidDel="00000000" w:rsidR="00000000" w:rsidRPr="00000000">
        <w:rPr>
          <w:rtl w:val="0"/>
        </w:rPr>
        <w:t xml:space="preserve">If they are keywords, they should be capitalized (except connectors), and the double quote marks deleted. Examples:</w:t>
      </w:r>
    </w:p>
    <w:p w:rsidR="00000000" w:rsidDel="00000000" w:rsidP="00000000" w:rsidRDefault="00000000" w:rsidRPr="00000000" w14:paraId="00000026">
      <w:pPr>
        <w:numPr>
          <w:ilvl w:val="3"/>
          <w:numId w:val="3"/>
        </w:numPr>
        <w:ind w:left="2880" w:hanging="360"/>
        <w:rPr/>
      </w:pPr>
      <w:sdt>
        <w:sdtPr>
          <w:tag w:val="goog_rdk_5"/>
        </w:sdtPr>
        <w:sdtContent>
          <w:r w:rsidDel="00000000" w:rsidR="00000000" w:rsidRPr="00000000">
            <w:rPr>
              <w:rFonts w:ascii="Arial Unicode MS" w:cs="Arial Unicode MS" w:eastAsia="Arial Unicode MS" w:hAnsi="Arial Unicode MS"/>
              <w:rtl w:val="0"/>
            </w:rPr>
            <w:t xml:space="preserve">『嫉妬の魔女』- Witch of Envy</w:t>
          </w:r>
        </w:sdtContent>
      </w:sdt>
    </w:p>
    <w:p w:rsidR="00000000" w:rsidDel="00000000" w:rsidP="00000000" w:rsidRDefault="00000000" w:rsidRPr="00000000" w14:paraId="00000027">
      <w:pPr>
        <w:numPr>
          <w:ilvl w:val="3"/>
          <w:numId w:val="3"/>
        </w:numPr>
        <w:ind w:left="2880" w:hanging="360"/>
        <w:rPr/>
      </w:pPr>
      <w:sdt>
        <w:sdtPr>
          <w:tag w:val="goog_rdk_6"/>
        </w:sdtPr>
        <w:sdtContent>
          <w:r w:rsidDel="00000000" w:rsidR="00000000" w:rsidRPr="00000000">
            <w:rPr>
              <w:rFonts w:ascii="Arial Unicode MS" w:cs="Arial Unicode MS" w:eastAsia="Arial Unicode MS" w:hAnsi="Arial Unicode MS"/>
              <w:rtl w:val="0"/>
            </w:rPr>
            <w:t xml:space="preserve">『インビジブル • プロヴィデンス』- Invisible Providence</w:t>
          </w:r>
        </w:sdtContent>
      </w:sdt>
    </w:p>
    <w:p w:rsidR="00000000" w:rsidDel="00000000" w:rsidP="00000000" w:rsidRDefault="00000000" w:rsidRPr="00000000" w14:paraId="00000028">
      <w:pPr>
        <w:numPr>
          <w:ilvl w:val="2"/>
          <w:numId w:val="3"/>
        </w:numPr>
        <w:ind w:left="2160" w:hanging="360"/>
        <w:rPr>
          <w:u w:val="none"/>
        </w:rPr>
      </w:pPr>
      <w:r w:rsidDel="00000000" w:rsidR="00000000" w:rsidRPr="00000000">
        <w:rPr>
          <w:rtl w:val="0"/>
        </w:rPr>
        <w:t xml:space="preserve">If they are common words, they should be put in English quotation marks. </w:t>
      </w:r>
    </w:p>
    <w:p w:rsidR="00000000" w:rsidDel="00000000" w:rsidP="00000000" w:rsidRDefault="00000000" w:rsidRPr="00000000" w14:paraId="00000029">
      <w:pPr>
        <w:numPr>
          <w:ilvl w:val="3"/>
          <w:numId w:val="3"/>
        </w:numPr>
        <w:ind w:left="2880" w:hanging="360"/>
        <w:rPr>
          <w:b w:val="1"/>
        </w:rPr>
      </w:pPr>
      <w:r w:rsidDel="00000000" w:rsidR="00000000" w:rsidRPr="00000000">
        <w:rPr>
          <w:b w:val="1"/>
          <w:rtl w:val="0"/>
        </w:rPr>
        <w:t xml:space="preserve">Examples:</w:t>
      </w:r>
    </w:p>
    <w:p w:rsidR="00000000" w:rsidDel="00000000" w:rsidP="00000000" w:rsidRDefault="00000000" w:rsidRPr="00000000" w14:paraId="0000002A">
      <w:pPr>
        <w:numPr>
          <w:ilvl w:val="4"/>
          <w:numId w:val="3"/>
        </w:numPr>
        <w:ind w:left="3600" w:hanging="360"/>
        <w:rPr>
          <w:u w:val="none"/>
        </w:rPr>
      </w:pPr>
      <w:sdt>
        <w:sdtPr>
          <w:tag w:val="goog_rdk_7"/>
        </w:sdtPr>
        <w:sdtContent>
          <w:r w:rsidDel="00000000" w:rsidR="00000000" w:rsidRPr="00000000">
            <w:rPr>
              <w:rFonts w:ascii="Arial Unicode MS" w:cs="Arial Unicode MS" w:eastAsia="Arial Unicode MS" w:hAnsi="Arial Unicode MS"/>
              <w:rtl w:val="0"/>
            </w:rPr>
            <w:t xml:space="preserve">『夢物語』 - “pipe dream”</w:t>
          </w:r>
        </w:sdtContent>
      </w:sdt>
    </w:p>
    <w:p w:rsidR="00000000" w:rsidDel="00000000" w:rsidP="00000000" w:rsidRDefault="00000000" w:rsidRPr="00000000" w14:paraId="0000002B">
      <w:pPr>
        <w:numPr>
          <w:ilvl w:val="4"/>
          <w:numId w:val="3"/>
        </w:numPr>
        <w:ind w:left="3600" w:hanging="360"/>
        <w:rPr>
          <w:u w:val="none"/>
        </w:rPr>
      </w:pPr>
      <w:sdt>
        <w:sdtPr>
          <w:tag w:val="goog_rdk_8"/>
        </w:sdtPr>
        <w:sdtContent>
          <w:r w:rsidDel="00000000" w:rsidR="00000000" w:rsidRPr="00000000">
            <w:rPr>
              <w:rFonts w:ascii="Arial Unicode MS" w:cs="Arial Unicode MS" w:eastAsia="Arial Unicode MS" w:hAnsi="Arial Unicode MS"/>
              <w:rtl w:val="0"/>
            </w:rPr>
            <w:t xml:space="preserve">『人間』- “human”</w:t>
          </w:r>
        </w:sdtContent>
      </w:sdt>
    </w:p>
    <w:p w:rsidR="00000000" w:rsidDel="00000000" w:rsidP="00000000" w:rsidRDefault="00000000" w:rsidRPr="00000000" w14:paraId="0000002C">
      <w:pPr>
        <w:numPr>
          <w:ilvl w:val="4"/>
          <w:numId w:val="3"/>
        </w:numPr>
        <w:ind w:left="3600" w:hanging="360"/>
        <w:rPr>
          <w:u w:val="none"/>
        </w:rPr>
      </w:pPr>
      <w:sdt>
        <w:sdtPr>
          <w:tag w:val="goog_rdk_9"/>
        </w:sdtPr>
        <w:sdtContent>
          <w:r w:rsidDel="00000000" w:rsidR="00000000" w:rsidRPr="00000000">
            <w:rPr>
              <w:rFonts w:ascii="Arial Unicode MS" w:cs="Arial Unicode MS" w:eastAsia="Arial Unicode MS" w:hAnsi="Arial Unicode MS"/>
              <w:rtl w:val="0"/>
            </w:rPr>
            <w:t xml:space="preserve">『資源』- “resources”</w:t>
          </w:r>
        </w:sdtContent>
      </w:sdt>
    </w:p>
    <w:p w:rsidR="00000000" w:rsidDel="00000000" w:rsidP="00000000" w:rsidRDefault="00000000" w:rsidRPr="00000000" w14:paraId="0000002D">
      <w:pPr>
        <w:numPr>
          <w:ilvl w:val="3"/>
          <w:numId w:val="3"/>
        </w:numPr>
        <w:ind w:left="2880" w:hanging="360"/>
      </w:pPr>
      <w:r w:rsidDel="00000000" w:rsidR="00000000" w:rsidRPr="00000000">
        <w:rPr>
          <w:b w:val="1"/>
          <w:rtl w:val="0"/>
        </w:rPr>
        <w:t xml:space="preserve">Exceptions:</w:t>
      </w:r>
    </w:p>
    <w:p w:rsidR="00000000" w:rsidDel="00000000" w:rsidP="00000000" w:rsidRDefault="00000000" w:rsidRPr="00000000" w14:paraId="0000002E">
      <w:pPr>
        <w:numPr>
          <w:ilvl w:val="4"/>
          <w:numId w:val="3"/>
        </w:numPr>
        <w:ind w:left="3600" w:hanging="360"/>
      </w:pPr>
      <w:sdt>
        <w:sdtPr>
          <w:tag w:val="goog_rdk_10"/>
        </w:sdtPr>
        <w:sdtContent>
          <w:r w:rsidDel="00000000" w:rsidR="00000000" w:rsidRPr="00000000">
            <w:rPr>
              <w:rFonts w:ascii="Arial Unicode MS" w:cs="Arial Unicode MS" w:eastAsia="Arial Unicode MS" w:hAnsi="Arial Unicode MS"/>
              <w:rtl w:val="0"/>
            </w:rPr>
            <w:t xml:space="preserve">『死』- Death</w:t>
          </w:r>
        </w:sdtContent>
      </w:sdt>
    </w:p>
    <w:p w:rsidR="00000000" w:rsidDel="00000000" w:rsidP="00000000" w:rsidRDefault="00000000" w:rsidRPr="00000000" w14:paraId="0000002F">
      <w:pPr>
        <w:numPr>
          <w:ilvl w:val="4"/>
          <w:numId w:val="3"/>
        </w:numPr>
        <w:ind w:left="3600" w:hanging="360"/>
      </w:pPr>
      <w:sdt>
        <w:sdtPr>
          <w:tag w:val="goog_rdk_11"/>
        </w:sdtPr>
        <w:sdtContent>
          <w:r w:rsidDel="00000000" w:rsidR="00000000" w:rsidRPr="00000000">
            <w:rPr>
              <w:rFonts w:ascii="Arial Unicode MS" w:cs="Arial Unicode MS" w:eastAsia="Arial Unicode MS" w:hAnsi="Arial Unicode MS"/>
              <w:rtl w:val="0"/>
            </w:rPr>
            <w:t xml:space="preserve">『記憶』- Memories</w:t>
          </w:r>
        </w:sdtContent>
      </w:sdt>
    </w:p>
    <w:p w:rsidR="00000000" w:rsidDel="00000000" w:rsidP="00000000" w:rsidRDefault="00000000" w:rsidRPr="00000000" w14:paraId="00000030">
      <w:pPr>
        <w:numPr>
          <w:ilvl w:val="4"/>
          <w:numId w:val="3"/>
        </w:numPr>
        <w:ind w:left="3600" w:hanging="360"/>
      </w:pPr>
      <w:sdt>
        <w:sdtPr>
          <w:tag w:val="goog_rdk_12"/>
        </w:sdtPr>
        <w:sdtContent>
          <w:r w:rsidDel="00000000" w:rsidR="00000000" w:rsidRPr="00000000">
            <w:rPr>
              <w:rFonts w:ascii="Arial Unicode MS" w:cs="Arial Unicode MS" w:eastAsia="Arial Unicode MS" w:hAnsi="Arial Unicode MS"/>
              <w:rtl w:val="0"/>
            </w:rPr>
            <w:t xml:space="preserve">『名前』- Names</w:t>
          </w:r>
        </w:sdtContent>
      </w:sdt>
    </w:p>
    <w:p w:rsidR="00000000" w:rsidDel="00000000" w:rsidP="00000000" w:rsidRDefault="00000000" w:rsidRPr="00000000" w14:paraId="00000031">
      <w:pPr>
        <w:numPr>
          <w:ilvl w:val="1"/>
          <w:numId w:val="3"/>
        </w:numPr>
        <w:ind w:left="1440" w:hanging="360"/>
        <w:rPr/>
      </w:pPr>
      <w:r w:rsidDel="00000000" w:rsidR="00000000" w:rsidRPr="00000000">
        <w:rPr>
          <w:rtl w:val="0"/>
        </w:rPr>
        <w:t xml:space="preserve">For crossdressing characters, use "she/her" for those unaware (such as Jamal, Todd, etc…), "he/him" for those who are aware. Same logic goes for any female crossdresser that might appear in the story.</w:t>
      </w:r>
    </w:p>
    <w:p w:rsidR="00000000" w:rsidDel="00000000" w:rsidP="00000000" w:rsidRDefault="00000000" w:rsidRPr="00000000" w14:paraId="00000032">
      <w:pPr>
        <w:numPr>
          <w:ilvl w:val="2"/>
          <w:numId w:val="3"/>
        </w:numPr>
        <w:ind w:left="2160" w:hanging="360"/>
        <w:rPr/>
      </w:pPr>
      <w:r w:rsidDel="00000000" w:rsidR="00000000" w:rsidRPr="00000000">
        <w:rPr>
          <w:rtl w:val="0"/>
        </w:rPr>
        <w:t xml:space="preserve">Be mindful of the context, Subaru calling Flora/Flop a "he" in front of, say, Jamal, would be very odd.</w:t>
      </w:r>
    </w:p>
    <w:p w:rsidR="00000000" w:rsidDel="00000000" w:rsidP="00000000" w:rsidRDefault="00000000" w:rsidRPr="00000000" w14:paraId="00000033">
      <w:pPr>
        <w:numPr>
          <w:ilvl w:val="1"/>
          <w:numId w:val="3"/>
        </w:numPr>
        <w:ind w:left="1440" w:hanging="360"/>
        <w:rPr>
          <w:u w:val="none"/>
        </w:rPr>
      </w:pPr>
      <w:sdt>
        <w:sdtPr>
          <w:tag w:val="goog_rdk_13"/>
        </w:sdtPr>
        <w:sdtContent>
          <w:r w:rsidDel="00000000" w:rsidR="00000000" w:rsidRPr="00000000">
            <w:rPr>
              <w:rFonts w:ascii="Arial Unicode MS" w:cs="Arial Unicode MS" w:eastAsia="Arial Unicode MS" w:hAnsi="Arial Unicode MS"/>
              <w:rtl w:val="0"/>
            </w:rPr>
            <w:t xml:space="preserve">For a lone small っ that isn't followed by any text, “hk” is recommended. But if it’s preceded by text I.E. 「なっ!?」please use a dash - to cut off the word or sentence in the middle where appropriate instead.</w:t>
          </w:r>
        </w:sdtContent>
      </w:sdt>
    </w:p>
    <w:p w:rsidR="00000000" w:rsidDel="00000000" w:rsidP="00000000" w:rsidRDefault="00000000" w:rsidRPr="00000000" w14:paraId="00000034">
      <w:pPr>
        <w:numPr>
          <w:ilvl w:val="1"/>
          <w:numId w:val="3"/>
        </w:numPr>
        <w:ind w:left="1440" w:hanging="360"/>
        <w:rPr>
          <w:u w:val="none"/>
        </w:rPr>
      </w:pPr>
      <w:r w:rsidDel="00000000" w:rsidR="00000000" w:rsidRPr="00000000">
        <w:rPr>
          <w:rtl w:val="0"/>
        </w:rPr>
        <w:t xml:space="preserve">For case in which characters are stuttering their speech (check for lone syllables before a comma, following by a full word, e.g.: “”, “”), use “X-x” as a convention (e.g.: “T-that”, “Y-you”). If the stuttered word is the first in a sentence, capitalize only the first letter (see previous example).</w:t>
      </w:r>
    </w:p>
    <w:p w:rsidR="00000000" w:rsidDel="00000000" w:rsidP="00000000" w:rsidRDefault="00000000" w:rsidRPr="00000000" w14:paraId="00000035">
      <w:pPr>
        <w:numPr>
          <w:ilvl w:val="1"/>
          <w:numId w:val="3"/>
        </w:numPr>
        <w:ind w:left="1440" w:hanging="360"/>
        <w:rPr>
          <w:u w:val="none"/>
        </w:rPr>
      </w:pPr>
      <w:r w:rsidDel="00000000" w:rsidR="00000000" w:rsidRPr="00000000">
        <w:rPr>
          <w:rtl w:val="0"/>
        </w:rPr>
        <w:t xml:space="preserve">There are some instances in which characters elongate their speech, but the way this is done in Japanese is different.</w:t>
      </w:r>
    </w:p>
    <w:p w:rsidR="00000000" w:rsidDel="00000000" w:rsidP="00000000" w:rsidRDefault="00000000" w:rsidRPr="00000000" w14:paraId="00000036">
      <w:pPr>
        <w:numPr>
          <w:ilvl w:val="2"/>
          <w:numId w:val="3"/>
        </w:numPr>
        <w:ind w:left="2160" w:hanging="360"/>
        <w:rPr>
          <w:u w:val="none"/>
        </w:rPr>
      </w:pPr>
      <w:r w:rsidDel="00000000" w:rsidR="00000000" w:rsidRPr="00000000">
        <w:rPr>
          <w:rtl w:val="0"/>
        </w:rPr>
        <w:t xml:space="preserve">Elongation with vowels - add number of extra vowels plus one:</w:t>
      </w:r>
    </w:p>
    <w:p w:rsidR="00000000" w:rsidDel="00000000" w:rsidP="00000000" w:rsidRDefault="00000000" w:rsidRPr="00000000" w14:paraId="00000037">
      <w:pPr>
        <w:numPr>
          <w:ilvl w:val="3"/>
          <w:numId w:val="3"/>
        </w:numPr>
        <w:ind w:left="2880" w:hanging="360"/>
        <w:rPr>
          <w:u w:val="none"/>
        </w:rPr>
      </w:pPr>
      <w:sdt>
        <w:sdtPr>
          <w:tag w:val="goog_rdk_14"/>
        </w:sdtPr>
        <w:sdtContent>
          <w:r w:rsidDel="00000000" w:rsidR="00000000" w:rsidRPr="00000000">
            <w:rPr>
              <w:rFonts w:ascii="Arial Unicode MS" w:cs="Arial Unicode MS" w:eastAsia="Arial Unicode MS" w:hAnsi="Arial Unicode MS"/>
              <w:rtl w:val="0"/>
            </w:rPr>
            <w:t xml:space="preserve">いやぁ - “weeell”</w:t>
          </w:r>
        </w:sdtContent>
      </w:sdt>
    </w:p>
    <w:p w:rsidR="00000000" w:rsidDel="00000000" w:rsidP="00000000" w:rsidRDefault="00000000" w:rsidRPr="00000000" w14:paraId="00000038">
      <w:pPr>
        <w:numPr>
          <w:ilvl w:val="3"/>
          <w:numId w:val="3"/>
        </w:numPr>
        <w:ind w:left="2880" w:hanging="360"/>
        <w:rPr>
          <w:u w:val="none"/>
        </w:rPr>
      </w:pPr>
      <w:sdt>
        <w:sdtPr>
          <w:tag w:val="goog_rdk_15"/>
        </w:sdtPr>
        <w:sdtContent>
          <w:r w:rsidDel="00000000" w:rsidR="00000000" w:rsidRPr="00000000">
            <w:rPr>
              <w:rFonts w:ascii="Arial Unicode MS" w:cs="Arial Unicode MS" w:eastAsia="Arial Unicode MS" w:hAnsi="Arial Unicode MS"/>
              <w:rtl w:val="0"/>
            </w:rPr>
            <w:t xml:space="preserve">そうですねえ - “isn’t iiit?”</w:t>
          </w:r>
        </w:sdtContent>
      </w:sdt>
    </w:p>
    <w:p w:rsidR="00000000" w:rsidDel="00000000" w:rsidP="00000000" w:rsidRDefault="00000000" w:rsidRPr="00000000" w14:paraId="00000039">
      <w:pPr>
        <w:numPr>
          <w:ilvl w:val="2"/>
          <w:numId w:val="3"/>
        </w:numPr>
        <w:ind w:left="2160" w:hanging="360"/>
        <w:rPr>
          <w:u w:val="none"/>
        </w:rPr>
      </w:pPr>
      <w:r w:rsidDel="00000000" w:rsidR="00000000" w:rsidRPr="00000000">
        <w:rPr>
          <w:rtl w:val="0"/>
        </w:rPr>
        <w:t xml:space="preserve">Elongation with em-dashes and vowel - add number of dashes as vowels plus one and til-de at the end:</w:t>
      </w:r>
    </w:p>
    <w:p w:rsidR="00000000" w:rsidDel="00000000" w:rsidP="00000000" w:rsidRDefault="00000000" w:rsidRPr="00000000" w14:paraId="0000003A">
      <w:pPr>
        <w:numPr>
          <w:ilvl w:val="3"/>
          <w:numId w:val="3"/>
        </w:numPr>
        <w:ind w:left="2880" w:hanging="360"/>
        <w:rPr>
          <w:u w:val="none"/>
        </w:rPr>
      </w:pPr>
      <w:sdt>
        <w:sdtPr>
          <w:tag w:val="goog_rdk_16"/>
        </w:sdtPr>
        <w:sdtContent>
          <w:r w:rsidDel="00000000" w:rsidR="00000000" w:rsidRPr="00000000">
            <w:rPr>
              <w:rFonts w:ascii="Arial Unicode MS" w:cs="Arial Unicode MS" w:eastAsia="Arial Unicode MS" w:hAnsi="Arial Unicode MS"/>
              <w:rtl w:val="0"/>
            </w:rPr>
            <w:t xml:space="preserve">レムって、だーぁれのこと？- “Whooo~ is Rem?”</w:t>
          </w:r>
        </w:sdtContent>
      </w:sdt>
    </w:p>
    <w:p w:rsidR="00000000" w:rsidDel="00000000" w:rsidP="00000000" w:rsidRDefault="00000000" w:rsidRPr="00000000" w14:paraId="0000003B">
      <w:pPr>
        <w:numPr>
          <w:ilvl w:val="3"/>
          <w:numId w:val="3"/>
        </w:numPr>
        <w:ind w:left="2880" w:hanging="360"/>
        <w:rPr>
          <w:u w:val="none"/>
        </w:rPr>
      </w:pPr>
      <w:sdt>
        <w:sdtPr>
          <w:tag w:val="goog_rdk_17"/>
        </w:sdtPr>
        <w:sdtContent>
          <w:r w:rsidDel="00000000" w:rsidR="00000000" w:rsidRPr="00000000">
            <w:rPr>
              <w:rFonts w:ascii="Arial Unicode MS" w:cs="Arial Unicode MS" w:eastAsia="Arial Unicode MS" w:hAnsi="Arial Unicode MS"/>
              <w:rtl w:val="0"/>
            </w:rPr>
            <w:t xml:space="preserve">所持者の未来の一部はわかるようになっているねーぇ - “But it does reveal a portion of the owner’s fuuuture~”</w:t>
          </w:r>
        </w:sdtContent>
      </w:sdt>
    </w:p>
    <w:p w:rsidR="00000000" w:rsidDel="00000000" w:rsidP="00000000" w:rsidRDefault="00000000" w:rsidRPr="00000000" w14:paraId="0000003C">
      <w:pPr>
        <w:numPr>
          <w:ilvl w:val="2"/>
          <w:numId w:val="3"/>
        </w:numPr>
        <w:ind w:left="2160" w:hanging="360"/>
        <w:rPr>
          <w:u w:val="none"/>
        </w:rPr>
      </w:pPr>
      <w:r w:rsidDel="00000000" w:rsidR="00000000" w:rsidRPr="00000000">
        <w:rPr>
          <w:rtl w:val="0"/>
        </w:rPr>
        <w:t xml:space="preserve">Elongation with til-de at the end - only keep the til-de:</w:t>
      </w:r>
    </w:p>
    <w:p w:rsidR="00000000" w:rsidDel="00000000" w:rsidP="00000000" w:rsidRDefault="00000000" w:rsidRPr="00000000" w14:paraId="0000003D">
      <w:pPr>
        <w:numPr>
          <w:ilvl w:val="3"/>
          <w:numId w:val="3"/>
        </w:numPr>
        <w:ind w:left="2880" w:hanging="360"/>
        <w:rPr>
          <w:u w:val="none"/>
        </w:rPr>
      </w:pPr>
      <w:sdt>
        <w:sdtPr>
          <w:tag w:val="goog_rdk_18"/>
        </w:sdtPr>
        <w:sdtContent>
          <w:r w:rsidDel="00000000" w:rsidR="00000000" w:rsidRPr="00000000">
            <w:rPr>
              <w:rFonts w:ascii="Arial Unicode MS" w:cs="Arial Unicode MS" w:eastAsia="Arial Unicode MS" w:hAnsi="Arial Unicode MS"/>
              <w:rtl w:val="0"/>
            </w:rPr>
            <w:t xml:space="preserve">“あらあら~” - “Oh my~”</w:t>
          </w:r>
        </w:sdtContent>
      </w:sdt>
    </w:p>
    <w:p w:rsidR="00000000" w:rsidDel="00000000" w:rsidP="00000000" w:rsidRDefault="00000000" w:rsidRPr="00000000" w14:paraId="0000003E">
      <w:pPr>
        <w:numPr>
          <w:ilvl w:val="3"/>
          <w:numId w:val="3"/>
        </w:numPr>
        <w:ind w:left="2880" w:hanging="360"/>
        <w:rPr>
          <w:u w:val="none"/>
        </w:rPr>
      </w:pPr>
      <w:sdt>
        <w:sdtPr>
          <w:tag w:val="goog_rdk_19"/>
        </w:sdtPr>
        <w:sdtContent>
          <w:r w:rsidDel="00000000" w:rsidR="00000000" w:rsidRPr="00000000">
            <w:rPr>
              <w:rFonts w:ascii="Arial Unicode MS" w:cs="Arial Unicode MS" w:eastAsia="Arial Unicode MS" w:hAnsi="Arial Unicode MS"/>
              <w:rtl w:val="0"/>
            </w:rPr>
            <w:t xml:space="preserve">“きゃあ~” - “Kyaa~”</w:t>
          </w:r>
        </w:sdtContent>
      </w:sdt>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4"/>
        </w:numPr>
        <w:ind w:left="1080" w:hanging="360"/>
        <w:rPr>
          <w:b w:val="1"/>
        </w:rPr>
      </w:pPr>
      <w:r w:rsidDel="00000000" w:rsidR="00000000" w:rsidRPr="00000000">
        <w:rPr>
          <w:b w:val="1"/>
          <w:rtl w:val="0"/>
        </w:rPr>
        <w:t xml:space="preserve">For speaker assignment:</w:t>
      </w:r>
    </w:p>
    <w:p w:rsidR="00000000" w:rsidDel="00000000" w:rsidP="00000000" w:rsidRDefault="00000000" w:rsidRPr="00000000" w14:paraId="00000041">
      <w:pPr>
        <w:numPr>
          <w:ilvl w:val="1"/>
          <w:numId w:val="4"/>
        </w:numPr>
        <w:ind w:left="1800" w:hanging="360"/>
        <w:rPr/>
      </w:pPr>
      <w:r w:rsidDel="00000000" w:rsidR="00000000" w:rsidRPr="00000000">
        <w:rPr>
          <w:rtl w:val="0"/>
        </w:rPr>
        <w:t xml:space="preserve">If it is the first time a character is coming into a scene, consider assigning their speech as “???” until the narration identifies them. If they’re identified by a generic moniker (e.g.: “woman”, “child”, “young man”) before being identified by name, use that until the name’s name is mentioned in narration.</w:t>
      </w:r>
    </w:p>
    <w:p w:rsidR="00000000" w:rsidDel="00000000" w:rsidP="00000000" w:rsidRDefault="00000000" w:rsidRPr="00000000" w14:paraId="00000042">
      <w:pPr>
        <w:numPr>
          <w:ilvl w:val="1"/>
          <w:numId w:val="4"/>
        </w:numPr>
        <w:ind w:left="1800" w:hanging="360"/>
        <w:rPr/>
      </w:pPr>
      <w:r w:rsidDel="00000000" w:rsidR="00000000" w:rsidRPr="00000000">
        <w:rPr>
          <w:rtl w:val="0"/>
        </w:rPr>
        <w:t xml:space="preserve">For crossdressing characters, label their speech using their real names unless the POV is slanted through someone’s lens. Same logic goes for any female crossdresser that might appear in the story.</w:t>
      </w:r>
    </w:p>
    <w:p w:rsidR="00000000" w:rsidDel="00000000" w:rsidP="00000000" w:rsidRDefault="00000000" w:rsidRPr="00000000" w14:paraId="00000043">
      <w:pPr>
        <w:numPr>
          <w:ilvl w:val="1"/>
          <w:numId w:val="4"/>
        </w:numPr>
        <w:ind w:left="1800" w:hanging="360"/>
        <w:rPr>
          <w:u w:val="none"/>
        </w:rPr>
      </w:pPr>
      <w:r w:rsidDel="00000000" w:rsidR="00000000" w:rsidRPr="00000000">
        <w:rPr>
          <w:rtl w:val="0"/>
        </w:rPr>
        <w:t xml:space="preserve">For lines spoken by more than one person (and if it’s not everyone in the scene), use “A, B &amp; C: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4"/>
        </w:numPr>
        <w:ind w:left="1080" w:hanging="360"/>
        <w:rPr>
          <w:b w:val="1"/>
        </w:rPr>
      </w:pPr>
      <w:r w:rsidDel="00000000" w:rsidR="00000000" w:rsidRPr="00000000">
        <w:rPr>
          <w:b w:val="1"/>
          <w:rtl w:val="0"/>
        </w:rPr>
        <w:t xml:space="preserve">For narration:</w:t>
      </w:r>
    </w:p>
    <w:p w:rsidR="00000000" w:rsidDel="00000000" w:rsidP="00000000" w:rsidRDefault="00000000" w:rsidRPr="00000000" w14:paraId="00000046">
      <w:pPr>
        <w:numPr>
          <w:ilvl w:val="1"/>
          <w:numId w:val="4"/>
        </w:numPr>
        <w:ind w:left="1800" w:hanging="360"/>
        <w:rPr>
          <w:b w:val="1"/>
        </w:rPr>
      </w:pPr>
      <w:sdt>
        <w:sdtPr>
          <w:tag w:val="goog_rdk_20"/>
        </w:sdtPr>
        <w:sdtContent>
          <w:r w:rsidDel="00000000" w:rsidR="00000000" w:rsidRPr="00000000">
            <w:rPr>
              <w:rFonts w:ascii="Arial Unicode MS" w:cs="Arial Unicode MS" w:eastAsia="Arial Unicode MS" w:hAnsi="Arial Unicode MS"/>
              <w:rtl w:val="0"/>
            </w:rPr>
            <w:t xml:space="preserve">Narration is to be rendered almost exclusively in third-person; only in very few cases should it be done in first-person (the use of 自分 is NOT an indicator of first-person narration)</w:t>
          </w:r>
        </w:sdtContent>
      </w:sdt>
    </w:p>
    <w:p w:rsidR="00000000" w:rsidDel="00000000" w:rsidP="00000000" w:rsidRDefault="00000000" w:rsidRPr="00000000" w14:paraId="00000047">
      <w:pPr>
        <w:numPr>
          <w:ilvl w:val="1"/>
          <w:numId w:val="4"/>
        </w:numPr>
        <w:ind w:left="1800" w:hanging="360"/>
        <w:rPr>
          <w:b w:val="1"/>
        </w:rPr>
      </w:pPr>
      <w:r w:rsidDel="00000000" w:rsidR="00000000" w:rsidRPr="00000000">
        <w:rPr>
          <w:rtl w:val="0"/>
        </w:rPr>
        <w:t xml:space="preserve">Use contractions (“he’d” / “would’ve” / “hadn’t” / etc) only when the scene is light-hearted/not serious. Tension and graveness feels better conveyed when contractions aren’t used in the narration.</w:t>
      </w:r>
      <w:r w:rsidDel="00000000" w:rsidR="00000000" w:rsidRPr="00000000">
        <w:rPr>
          <w:rtl w:val="0"/>
        </w:rPr>
      </w:r>
    </w:p>
    <w:p w:rsidR="00000000" w:rsidDel="00000000" w:rsidP="00000000" w:rsidRDefault="00000000" w:rsidRPr="00000000" w14:paraId="00000048">
      <w:pPr>
        <w:numPr>
          <w:ilvl w:val="2"/>
          <w:numId w:val="4"/>
        </w:numPr>
        <w:ind w:left="2520" w:hanging="360"/>
        <w:rPr>
          <w:b w:val="1"/>
        </w:rPr>
      </w:pPr>
      <w:r w:rsidDel="00000000" w:rsidR="00000000" w:rsidRPr="00000000">
        <w:rPr>
          <w:rtl w:val="0"/>
        </w:rPr>
        <w:t xml:space="preserve">There may be a few exceptions for this, however. One of which was the Sirius scene in Arc 5 Chapter 19, in which using contractions heightens the intended dissonance between events and actions.</w:t>
      </w:r>
    </w:p>
    <w:p w:rsidR="00000000" w:rsidDel="00000000" w:rsidP="00000000" w:rsidRDefault="00000000" w:rsidRPr="00000000" w14:paraId="00000049">
      <w:pPr>
        <w:numPr>
          <w:ilvl w:val="1"/>
          <w:numId w:val="4"/>
        </w:numPr>
        <w:ind w:left="1800" w:hanging="360"/>
      </w:pPr>
      <w:r w:rsidDel="00000000" w:rsidR="00000000" w:rsidRPr="00000000">
        <w:rPr>
          <w:rtl w:val="0"/>
        </w:rPr>
        <w:t xml:space="preserve">Engrish in narration is often ignored, and so is not marked with an underline.</w:t>
      </w:r>
    </w:p>
    <w:p w:rsidR="00000000" w:rsidDel="00000000" w:rsidP="00000000" w:rsidRDefault="00000000" w:rsidRPr="00000000" w14:paraId="0000004A">
      <w:pPr>
        <w:numPr>
          <w:ilvl w:val="1"/>
          <w:numId w:val="4"/>
        </w:numPr>
        <w:ind w:left="1800" w:hanging="360"/>
        <w:rPr>
          <w:u w:val="none"/>
        </w:rPr>
      </w:pPr>
      <w:r w:rsidDel="00000000" w:rsidR="00000000" w:rsidRPr="00000000">
        <w:rPr>
          <w:rtl w:val="0"/>
        </w:rPr>
        <w:t xml:space="preserve">When speech is embedded in narration, use “” to distinguish it from the rest.</w:t>
      </w:r>
    </w:p>
    <w:p w:rsidR="00000000" w:rsidDel="00000000" w:rsidP="00000000" w:rsidRDefault="00000000" w:rsidRPr="00000000" w14:paraId="0000004B">
      <w:pPr>
        <w:numPr>
          <w:ilvl w:val="1"/>
          <w:numId w:val="4"/>
        </w:numPr>
        <w:ind w:left="1800" w:hanging="360"/>
        <w:rPr>
          <w:b w:val="1"/>
        </w:rPr>
      </w:pPr>
      <w:r w:rsidDel="00000000" w:rsidR="00000000" w:rsidRPr="00000000">
        <w:rPr>
          <w:rtl w:val="0"/>
        </w:rPr>
        <w:t xml:space="preserve">The tenses to use for conveying current actions, feelings or absolute truths in narration are the Past and Past Continuous tenses.</w:t>
      </w:r>
      <w:r w:rsidDel="00000000" w:rsidR="00000000" w:rsidRPr="00000000">
        <w:rPr>
          <w:rtl w:val="0"/>
        </w:rPr>
      </w:r>
    </w:p>
    <w:p w:rsidR="00000000" w:rsidDel="00000000" w:rsidP="00000000" w:rsidRDefault="00000000" w:rsidRPr="00000000" w14:paraId="0000004C">
      <w:pPr>
        <w:numPr>
          <w:ilvl w:val="1"/>
          <w:numId w:val="4"/>
        </w:numPr>
        <w:ind w:left="1800" w:hanging="360"/>
        <w:rPr>
          <w:b w:val="1"/>
        </w:rPr>
      </w:pPr>
      <w:r w:rsidDel="00000000" w:rsidR="00000000" w:rsidRPr="00000000">
        <w:rPr>
          <w:rtl w:val="0"/>
        </w:rPr>
        <w:t xml:space="preserve">The tenses to use for conveying past actions or feelings in narration are the Past Perfect and Past Perfect Continuous tenses.</w:t>
      </w:r>
      <w:r w:rsidDel="00000000" w:rsidR="00000000" w:rsidRPr="00000000">
        <w:rPr>
          <w:rtl w:val="0"/>
        </w:rPr>
      </w:r>
    </w:p>
    <w:p w:rsidR="00000000" w:rsidDel="00000000" w:rsidP="00000000" w:rsidRDefault="00000000" w:rsidRPr="00000000" w14:paraId="0000004D">
      <w:pPr>
        <w:numPr>
          <w:ilvl w:val="1"/>
          <w:numId w:val="4"/>
        </w:numPr>
        <w:ind w:left="1800" w:hanging="360"/>
        <w:rPr>
          <w:b w:val="1"/>
        </w:rPr>
      </w:pPr>
      <w:r w:rsidDel="00000000" w:rsidR="00000000" w:rsidRPr="00000000">
        <w:rPr>
          <w:rtl w:val="0"/>
        </w:rPr>
        <w:t xml:space="preserve">The tenses to use for conveying future or possible actions or feelings in narration are the Past Future, Past Future Continuous, Past Future Perfect and Past Future Perfect Continuous tenses.</w:t>
      </w:r>
      <w:r w:rsidDel="00000000" w:rsidR="00000000" w:rsidRPr="00000000">
        <w:rPr>
          <w:rtl w:val="0"/>
        </w:rPr>
      </w:r>
    </w:p>
    <w:p w:rsidR="00000000" w:rsidDel="00000000" w:rsidP="00000000" w:rsidRDefault="00000000" w:rsidRPr="00000000" w14:paraId="0000004E">
      <w:pPr>
        <w:numPr>
          <w:ilvl w:val="1"/>
          <w:numId w:val="4"/>
        </w:numPr>
        <w:ind w:left="1800" w:hanging="360"/>
        <w:rPr>
          <w:b w:val="1"/>
        </w:rPr>
      </w:pPr>
      <w:r w:rsidDel="00000000" w:rsidR="00000000" w:rsidRPr="00000000">
        <w:rPr>
          <w:rtl w:val="0"/>
        </w:rPr>
        <w:t xml:space="preserve">For crossdressing characters, use "he/her” pronouns unless the POV is slanted through the eyes of someone unaware of their crossdressing status.</w:t>
      </w:r>
    </w:p>
    <w:p w:rsidR="00000000" w:rsidDel="00000000" w:rsidP="00000000" w:rsidRDefault="00000000" w:rsidRPr="00000000" w14:paraId="0000004F">
      <w:pPr>
        <w:numPr>
          <w:ilvl w:val="2"/>
          <w:numId w:val="4"/>
        </w:numPr>
        <w:ind w:left="2520" w:hanging="360"/>
        <w:rPr>
          <w:u w:val="none"/>
        </w:rPr>
      </w:pPr>
      <w:sdt>
        <w:sdtPr>
          <w:tag w:val="goog_rdk_21"/>
        </w:sdtPr>
        <w:sdtContent>
          <w:r w:rsidDel="00000000" w:rsidR="00000000" w:rsidRPr="00000000">
            <w:rPr>
              <w:rFonts w:ascii="Arial Unicode MS" w:cs="Arial Unicode MS" w:eastAsia="Arial Unicode MS" w:hAnsi="Arial Unicode MS"/>
              <w:rtl w:val="0"/>
            </w:rPr>
            <w:t xml:space="preserve">This is because the narration more often than not uses “彼” (gender-neutral) over “彼女” (female-specific) for these characters, possibly because the “normal” POV is Subaru’s.</w:t>
          </w:r>
        </w:sdtContent>
      </w:sdt>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jc w:val="center"/>
        <w:rPr/>
      </w:pPr>
      <w:bookmarkStart w:colFirst="0" w:colLast="0" w:name="_heading=h.gjdgxs" w:id="1"/>
      <w:bookmarkEnd w:id="1"/>
      <w:r w:rsidDel="00000000" w:rsidR="00000000" w:rsidRPr="00000000">
        <w:rPr>
          <w:rtl w:val="0"/>
        </w:rPr>
        <w:t xml:space="preserve">Glossary</w:t>
      </w:r>
    </w:p>
    <w:p w:rsidR="00000000" w:rsidDel="00000000" w:rsidP="00000000" w:rsidRDefault="00000000" w:rsidRPr="00000000" w14:paraId="00000054">
      <w:pPr>
        <w:rPr>
          <w:b w:val="1"/>
          <w:sz w:val="28"/>
          <w:szCs w:val="28"/>
          <w:u w:val="single"/>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ll6odthmn36d" w:id="2"/>
      <w:bookmarkEnd w:id="2"/>
      <w:r w:rsidDel="00000000" w:rsidR="00000000" w:rsidRPr="00000000">
        <w:rPr>
          <w:rtl w:val="0"/>
        </w:rPr>
        <w:t xml:space="preserve">Terms</w:t>
      </w:r>
    </w:p>
    <w:p w:rsidR="00000000" w:rsidDel="00000000" w:rsidP="00000000" w:rsidRDefault="00000000" w:rsidRPr="00000000" w14:paraId="00000056">
      <w:pPr>
        <w:pStyle w:val="Heading3"/>
        <w:ind w:firstLine="720"/>
        <w:rPr/>
      </w:pPr>
      <w:bookmarkStart w:colFirst="0" w:colLast="0" w:name="_heading=h.gtdqcyz0cjfb" w:id="3"/>
      <w:bookmarkEnd w:id="3"/>
      <w:r w:rsidDel="00000000" w:rsidR="00000000" w:rsidRPr="00000000">
        <w:rPr>
          <w:rtl w:val="0"/>
        </w:rPr>
        <w:t xml:space="preserve">Titles</w:t>
      </w:r>
    </w:p>
    <w:p w:rsidR="00000000" w:rsidDel="00000000" w:rsidP="00000000" w:rsidRDefault="00000000" w:rsidRPr="00000000" w14:paraId="00000057">
      <w:pPr>
        <w:rPr/>
      </w:pPr>
      <w:r w:rsidDel="00000000" w:rsidR="00000000" w:rsidRPr="00000000">
        <w:rPr>
          <w:rtl w:val="0"/>
        </w:rPr>
      </w:r>
    </w:p>
    <w:tbl>
      <w:tblPr>
        <w:tblStyle w:val="Table1"/>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widowControl w:val="0"/>
              <w:spacing w:line="240" w:lineRule="auto"/>
              <w:rPr>
                <w:b w:val="1"/>
              </w:rPr>
            </w:pPr>
            <w:r w:rsidDel="00000000" w:rsidR="00000000" w:rsidRPr="00000000">
              <w:rPr>
                <w:b w:val="1"/>
                <w:rtl w:val="0"/>
              </w:rPr>
              <w:t xml:space="preserve">English translation</w:t>
            </w:r>
          </w:p>
        </w:tc>
        <w:tc>
          <w:tcPr>
            <w:vAlign w:val="center"/>
          </w:tcPr>
          <w:p w:rsidR="00000000" w:rsidDel="00000000" w:rsidP="00000000" w:rsidRDefault="00000000" w:rsidRPr="00000000" w14:paraId="0000005A">
            <w:pPr>
              <w:widowControl w:val="0"/>
              <w:spacing w:line="240" w:lineRule="auto"/>
              <w:rPr>
                <w:b w:val="1"/>
              </w:rPr>
            </w:pPr>
            <w:r w:rsidDel="00000000" w:rsidR="00000000" w:rsidRPr="00000000">
              <w:rPr>
                <w:b w:val="1"/>
                <w:rtl w:val="0"/>
              </w:rPr>
              <w:t xml:space="preserve">Used for</w:t>
            </w:r>
          </w:p>
        </w:tc>
        <w:tc>
          <w:tcPr>
            <w:vAlign w:val="center"/>
          </w:tcPr>
          <w:p w:rsidR="00000000" w:rsidDel="00000000" w:rsidP="00000000" w:rsidRDefault="00000000" w:rsidRPr="00000000" w14:paraId="0000005B">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C">
            <w:pPr>
              <w:widowControl w:val="0"/>
              <w:spacing w:line="240" w:lineRule="auto"/>
              <w:rPr>
                <w:color w:val="000000"/>
              </w:rPr>
            </w:pPr>
            <w:sdt>
              <w:sdtPr>
                <w:tag w:val="goog_rdk_22"/>
              </w:sdtPr>
              <w:sdtContent>
                <w:r w:rsidDel="00000000" w:rsidR="00000000" w:rsidRPr="00000000">
                  <w:rPr>
                    <w:rFonts w:ascii="Arial Unicode MS" w:cs="Arial Unicode MS" w:eastAsia="Arial Unicode MS" w:hAnsi="Arial Unicode MS"/>
                    <w:color w:val="000000"/>
                    <w:rtl w:val="0"/>
                  </w:rPr>
                  <w:t xml:space="preserve">大賢人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widowControl w:val="0"/>
              <w:spacing w:line="240" w:lineRule="auto"/>
              <w:rPr>
                <w:color w:val="000000"/>
              </w:rPr>
            </w:pPr>
            <w:r w:rsidDel="00000000" w:rsidR="00000000" w:rsidRPr="00000000">
              <w:rPr>
                <w:color w:val="000000"/>
                <w:rtl w:val="0"/>
              </w:rPr>
              <w:t xml:space="preserve">Great Sage</w:t>
            </w:r>
          </w:p>
        </w:tc>
        <w:tc>
          <w:tcPr>
            <w:vAlign w:val="center"/>
          </w:tcPr>
          <w:p w:rsidR="00000000" w:rsidDel="00000000" w:rsidP="00000000" w:rsidRDefault="00000000" w:rsidRPr="00000000" w14:paraId="0000005E">
            <w:pPr>
              <w:widowControl w:val="0"/>
              <w:spacing w:line="240" w:lineRule="auto"/>
              <w:rPr/>
            </w:pPr>
            <w:r w:rsidDel="00000000" w:rsidR="00000000" w:rsidRPr="00000000">
              <w:rPr>
                <w:rtl w:val="0"/>
              </w:rPr>
              <w:t xml:space="preserve">Flugel</w:t>
            </w:r>
          </w:p>
        </w:tc>
        <w:tc>
          <w:tcPr>
            <w:vAlign w:val="center"/>
          </w:tcPr>
          <w:p w:rsidR="00000000" w:rsidDel="00000000" w:rsidP="00000000" w:rsidRDefault="00000000" w:rsidRPr="00000000" w14:paraId="0000005F">
            <w:pPr>
              <w:widowControl w:val="0"/>
              <w:spacing w:line="240" w:lineRule="auto"/>
              <w:rPr/>
            </w:pPr>
            <w:r w:rsidDel="00000000" w:rsidR="00000000" w:rsidRPr="00000000">
              <w:rPr>
                <w:rtl w:val="0"/>
              </w:rPr>
              <w:t xml:space="preserve">Used exclusively by Shaula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0">
            <w:pPr>
              <w:widowControl w:val="0"/>
              <w:spacing w:line="240" w:lineRule="auto"/>
              <w:rPr>
                <w:color w:val="000000"/>
              </w:rPr>
            </w:pPr>
            <w:sdt>
              <w:sdtPr>
                <w:tag w:val="goog_rdk_23"/>
              </w:sdtPr>
              <w:sdtContent>
                <w:r w:rsidDel="00000000" w:rsidR="00000000" w:rsidRPr="00000000">
                  <w:rPr>
                    <w:rFonts w:ascii="Arial Unicode MS" w:cs="Arial Unicode MS" w:eastAsia="Arial Unicode MS" w:hAnsi="Arial Unicode MS"/>
                    <w:rtl w:val="0"/>
                  </w:rPr>
                  <w:t xml:space="preserve">三英傑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widowControl w:val="0"/>
              <w:spacing w:line="240" w:lineRule="auto"/>
              <w:rPr>
                <w:color w:val="000000"/>
              </w:rPr>
            </w:pPr>
            <w:r w:rsidDel="00000000" w:rsidR="00000000" w:rsidRPr="00000000">
              <w:rPr>
                <w:rtl w:val="0"/>
              </w:rPr>
              <w:t xml:space="preserve">Three Great Heroes</w:t>
            </w:r>
            <w:r w:rsidDel="00000000" w:rsidR="00000000" w:rsidRPr="00000000">
              <w:rPr>
                <w:rtl w:val="0"/>
              </w:rPr>
            </w:r>
          </w:p>
        </w:tc>
        <w:tc>
          <w:tcPr>
            <w:vAlign w:val="center"/>
          </w:tcPr>
          <w:p w:rsidR="00000000" w:rsidDel="00000000" w:rsidP="00000000" w:rsidRDefault="00000000" w:rsidRPr="00000000" w14:paraId="00000062">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3">
            <w:pPr>
              <w:widowControl w:val="0"/>
              <w:spacing w:line="240" w:lineRule="auto"/>
              <w:rPr/>
            </w:pPr>
            <w:r w:rsidDel="00000000" w:rsidR="00000000" w:rsidRPr="00000000">
              <w:rPr>
                <w:rtl w:val="0"/>
              </w:rPr>
              <w:t xml:space="preserve">Shaula</w:t>
            </w:r>
          </w:p>
          <w:p w:rsidR="00000000" w:rsidDel="00000000" w:rsidP="00000000" w:rsidRDefault="00000000" w:rsidRPr="00000000" w14:paraId="00000064">
            <w:pPr>
              <w:widowControl w:val="0"/>
              <w:spacing w:line="240" w:lineRule="auto"/>
              <w:rPr/>
            </w:pPr>
            <w:r w:rsidDel="00000000" w:rsidR="00000000" w:rsidRPr="00000000">
              <w:rPr>
                <w:rtl w:val="0"/>
              </w:rPr>
              <w:t xml:space="preserve">Reid Astrea</w:t>
            </w:r>
          </w:p>
          <w:p w:rsidR="00000000" w:rsidDel="00000000" w:rsidP="00000000" w:rsidRDefault="00000000" w:rsidRPr="00000000" w14:paraId="00000065">
            <w:pPr>
              <w:widowControl w:val="0"/>
              <w:spacing w:line="240" w:lineRule="auto"/>
              <w:rPr/>
            </w:pPr>
            <w:r w:rsidDel="00000000" w:rsidR="00000000" w:rsidRPr="00000000">
              <w:rPr>
                <w:rtl w:val="0"/>
              </w:rPr>
              <w:t xml:space="preserve">Volcanica</w:t>
            </w:r>
          </w:p>
        </w:tc>
        <w:tc>
          <w:tcPr>
            <w:vAlign w:val="center"/>
          </w:tcPr>
          <w:p w:rsidR="00000000" w:rsidDel="00000000" w:rsidP="00000000" w:rsidRDefault="00000000" w:rsidRPr="00000000" w14:paraId="0000006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7">
            <w:pPr>
              <w:widowControl w:val="0"/>
              <w:spacing w:line="240" w:lineRule="auto"/>
              <w:rPr>
                <w:color w:val="000000"/>
              </w:rPr>
            </w:pPr>
            <w:sdt>
              <w:sdtPr>
                <w:tag w:val="goog_rdk_24"/>
              </w:sdtPr>
              <w:sdtContent>
                <w:r w:rsidDel="00000000" w:rsidR="00000000" w:rsidRPr="00000000">
                  <w:rPr>
                    <w:rFonts w:ascii="Arial Unicode MS" w:cs="Arial Unicode MS" w:eastAsia="Arial Unicode MS" w:hAnsi="Arial Unicode MS"/>
                    <w:color w:val="000000"/>
                    <w:rtl w:val="0"/>
                  </w:rPr>
                  <w:t xml:space="preserve">賢人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widowControl w:val="0"/>
              <w:spacing w:line="240" w:lineRule="auto"/>
              <w:rPr>
                <w:color w:val="000000"/>
              </w:rPr>
            </w:pPr>
            <w:r w:rsidDel="00000000" w:rsidR="00000000" w:rsidRPr="00000000">
              <w:rPr>
                <w:color w:val="000000"/>
                <w:rtl w:val="0"/>
              </w:rPr>
              <w:t xml:space="preserve">Sage</w:t>
            </w:r>
          </w:p>
        </w:tc>
        <w:tc>
          <w:tcPr>
            <w:vAlign w:val="center"/>
          </w:tcPr>
          <w:p w:rsidR="00000000" w:rsidDel="00000000" w:rsidP="00000000" w:rsidRDefault="00000000" w:rsidRPr="00000000" w14:paraId="00000069">
            <w:pPr>
              <w:widowControl w:val="0"/>
              <w:spacing w:line="240" w:lineRule="auto"/>
              <w:rPr/>
            </w:pPr>
            <w:r w:rsidDel="00000000" w:rsidR="00000000" w:rsidRPr="00000000">
              <w:rPr>
                <w:rtl w:val="0"/>
              </w:rPr>
              <w:t xml:space="preserve">Flugel</w:t>
            </w:r>
          </w:p>
          <w:p w:rsidR="00000000" w:rsidDel="00000000" w:rsidP="00000000" w:rsidRDefault="00000000" w:rsidRPr="00000000" w14:paraId="0000006A">
            <w:pPr>
              <w:widowControl w:val="0"/>
              <w:spacing w:line="240" w:lineRule="auto"/>
              <w:rPr/>
            </w:pPr>
            <w:r w:rsidDel="00000000" w:rsidR="00000000" w:rsidRPr="00000000">
              <w:rPr>
                <w:rtl w:val="0"/>
              </w:rPr>
              <w:t xml:space="preserve">Shaula</w:t>
            </w:r>
          </w:p>
        </w:tc>
        <w:tc>
          <w:tcPr>
            <w:vAlign w:val="center"/>
          </w:tcPr>
          <w:p w:rsidR="00000000" w:rsidDel="00000000" w:rsidP="00000000" w:rsidRDefault="00000000" w:rsidRPr="00000000" w14:paraId="000000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C">
            <w:pPr>
              <w:widowControl w:val="0"/>
              <w:spacing w:line="240" w:lineRule="auto"/>
              <w:rPr>
                <w:color w:val="000000"/>
              </w:rPr>
            </w:pPr>
            <w:sdt>
              <w:sdtPr>
                <w:tag w:val="goog_rdk_25"/>
              </w:sdtPr>
              <w:sdtContent>
                <w:r w:rsidDel="00000000" w:rsidR="00000000" w:rsidRPr="00000000">
                  <w:rPr>
                    <w:rFonts w:ascii="Arial Unicode MS" w:cs="Arial Unicode MS" w:eastAsia="Arial Unicode MS" w:hAnsi="Arial Unicode MS"/>
                    <w:color w:val="000000"/>
                    <w:rtl w:val="0"/>
                  </w:rPr>
                  <w:t xml:space="preserve">賢人候補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widowControl w:val="0"/>
              <w:spacing w:line="240" w:lineRule="auto"/>
              <w:rPr>
                <w:color w:val="000000"/>
              </w:rPr>
            </w:pPr>
            <w:r w:rsidDel="00000000" w:rsidR="00000000" w:rsidRPr="00000000">
              <w:rPr>
                <w:color w:val="000000"/>
                <w:rtl w:val="0"/>
              </w:rPr>
              <w:t xml:space="preserve">Sage Candidate</w:t>
            </w:r>
          </w:p>
        </w:tc>
        <w:tc>
          <w:tcPr>
            <w:vAlign w:val="center"/>
          </w:tcPr>
          <w:p w:rsidR="00000000" w:rsidDel="00000000" w:rsidP="00000000" w:rsidRDefault="00000000" w:rsidRPr="00000000" w14:paraId="0000006E">
            <w:pPr>
              <w:widowControl w:val="0"/>
              <w:spacing w:line="240" w:lineRule="auto"/>
              <w:rPr/>
            </w:pPr>
            <w:r w:rsidDel="00000000" w:rsidR="00000000" w:rsidRPr="00000000">
              <w:rPr>
                <w:rtl w:val="0"/>
              </w:rPr>
              <w:t xml:space="preserve">Natsuki Subaru</w:t>
            </w:r>
          </w:p>
        </w:tc>
        <w:tc>
          <w:tcPr>
            <w:vAlign w:val="center"/>
          </w:tcPr>
          <w:p w:rsidR="00000000" w:rsidDel="00000000" w:rsidP="00000000" w:rsidRDefault="00000000" w:rsidRPr="00000000" w14:paraId="0000006F">
            <w:pPr>
              <w:widowControl w:val="0"/>
              <w:spacing w:line="240" w:lineRule="auto"/>
              <w:rPr/>
            </w:pPr>
            <w:r w:rsidDel="00000000" w:rsidR="00000000" w:rsidRPr="00000000">
              <w:rPr>
                <w:rtl w:val="0"/>
              </w:rPr>
            </w:r>
          </w:p>
        </w:tc>
      </w:tr>
      <w:tr>
        <w:trPr>
          <w:cantSplit w:val="0"/>
          <w:trHeight w:val="100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widowControl w:val="0"/>
              <w:spacing w:line="240" w:lineRule="auto"/>
              <w:rPr>
                <w:color w:val="000000"/>
              </w:rPr>
            </w:pPr>
            <w:sdt>
              <w:sdtPr>
                <w:tag w:val="goog_rdk_26"/>
              </w:sdtPr>
              <w:sdtContent>
                <w:r w:rsidDel="00000000" w:rsidR="00000000" w:rsidRPr="00000000">
                  <w:rPr>
                    <w:rFonts w:ascii="Arial Unicode MS" w:cs="Arial Unicode MS" w:eastAsia="Arial Unicode MS" w:hAnsi="Arial Unicode MS"/>
                    <w:color w:val="000000"/>
                    <w:rtl w:val="0"/>
                  </w:rPr>
                  <w:t xml:space="preserve">魔女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rPr>
                <w:color w:val="000000"/>
              </w:rPr>
            </w:pPr>
            <w:r w:rsidDel="00000000" w:rsidR="00000000" w:rsidRPr="00000000">
              <w:rPr>
                <w:color w:val="000000"/>
                <w:rtl w:val="0"/>
              </w:rPr>
              <w:t xml:space="preserve">Witch</w:t>
            </w:r>
          </w:p>
        </w:tc>
        <w:tc>
          <w:tcPr>
            <w:vAlign w:val="center"/>
          </w:tcPr>
          <w:p w:rsidR="00000000" w:rsidDel="00000000" w:rsidP="00000000" w:rsidRDefault="00000000" w:rsidRPr="00000000" w14:paraId="00000072">
            <w:pPr>
              <w:widowControl w:val="0"/>
              <w:spacing w:line="240" w:lineRule="auto"/>
              <w:rPr/>
            </w:pPr>
            <w:r w:rsidDel="00000000" w:rsidR="00000000" w:rsidRPr="00000000">
              <w:rPr>
                <w:rtl w:val="0"/>
              </w:rPr>
              <w:t xml:space="preserve">Carmilla</w:t>
            </w:r>
          </w:p>
          <w:p w:rsidR="00000000" w:rsidDel="00000000" w:rsidP="00000000" w:rsidRDefault="00000000" w:rsidRPr="00000000" w14:paraId="00000073">
            <w:pPr>
              <w:widowControl w:val="0"/>
              <w:spacing w:line="240" w:lineRule="auto"/>
              <w:rPr/>
            </w:pPr>
            <w:r w:rsidDel="00000000" w:rsidR="00000000" w:rsidRPr="00000000">
              <w:rPr>
                <w:rtl w:val="0"/>
              </w:rPr>
              <w:t xml:space="preserve">Daphne</w:t>
            </w:r>
          </w:p>
          <w:p w:rsidR="00000000" w:rsidDel="00000000" w:rsidP="00000000" w:rsidRDefault="00000000" w:rsidRPr="00000000" w14:paraId="00000074">
            <w:pPr>
              <w:widowControl w:val="0"/>
              <w:spacing w:line="240" w:lineRule="auto"/>
              <w:rPr/>
            </w:pPr>
            <w:r w:rsidDel="00000000" w:rsidR="00000000" w:rsidRPr="00000000">
              <w:rPr>
                <w:rtl w:val="0"/>
              </w:rPr>
              <w:t xml:space="preserve">Echidna</w:t>
            </w:r>
          </w:p>
          <w:p w:rsidR="00000000" w:rsidDel="00000000" w:rsidP="00000000" w:rsidRDefault="00000000" w:rsidRPr="00000000" w14:paraId="00000075">
            <w:pPr>
              <w:widowControl w:val="0"/>
              <w:spacing w:line="240" w:lineRule="auto"/>
              <w:rPr/>
            </w:pPr>
            <w:r w:rsidDel="00000000" w:rsidR="00000000" w:rsidRPr="00000000">
              <w:rPr>
                <w:rtl w:val="0"/>
              </w:rPr>
              <w:t xml:space="preserve">Minerva</w:t>
            </w:r>
          </w:p>
          <w:p w:rsidR="00000000" w:rsidDel="00000000" w:rsidP="00000000" w:rsidRDefault="00000000" w:rsidRPr="00000000" w14:paraId="00000076">
            <w:pPr>
              <w:widowControl w:val="0"/>
              <w:spacing w:line="240" w:lineRule="auto"/>
              <w:rPr/>
            </w:pPr>
            <w:r w:rsidDel="00000000" w:rsidR="00000000" w:rsidRPr="00000000">
              <w:rPr>
                <w:rtl w:val="0"/>
              </w:rPr>
              <w:t xml:space="preserve">Pandora</w:t>
            </w:r>
          </w:p>
          <w:p w:rsidR="00000000" w:rsidDel="00000000" w:rsidP="00000000" w:rsidRDefault="00000000" w:rsidRPr="00000000" w14:paraId="00000077">
            <w:pPr>
              <w:widowControl w:val="0"/>
              <w:spacing w:line="240" w:lineRule="auto"/>
              <w:rPr/>
            </w:pPr>
            <w:r w:rsidDel="00000000" w:rsidR="00000000" w:rsidRPr="00000000">
              <w:rPr>
                <w:rtl w:val="0"/>
              </w:rPr>
              <w:t xml:space="preserve">Satella</w:t>
            </w:r>
          </w:p>
          <w:p w:rsidR="00000000" w:rsidDel="00000000" w:rsidP="00000000" w:rsidRDefault="00000000" w:rsidRPr="00000000" w14:paraId="00000078">
            <w:pPr>
              <w:widowControl w:val="0"/>
              <w:spacing w:line="240" w:lineRule="auto"/>
              <w:rPr/>
            </w:pPr>
            <w:r w:rsidDel="00000000" w:rsidR="00000000" w:rsidRPr="00000000">
              <w:rPr>
                <w:rtl w:val="0"/>
              </w:rPr>
              <w:t xml:space="preserve">Sekhmet</w:t>
            </w:r>
          </w:p>
          <w:p w:rsidR="00000000" w:rsidDel="00000000" w:rsidP="00000000" w:rsidRDefault="00000000" w:rsidRPr="00000000" w14:paraId="00000079">
            <w:pPr>
              <w:widowControl w:val="0"/>
              <w:spacing w:line="240" w:lineRule="auto"/>
              <w:rPr/>
            </w:pPr>
            <w:r w:rsidDel="00000000" w:rsidR="00000000" w:rsidRPr="00000000">
              <w:rPr>
                <w:rtl w:val="0"/>
              </w:rPr>
              <w:t xml:space="preserve">Typhon</w:t>
            </w:r>
          </w:p>
        </w:tc>
        <w:tc>
          <w:tcPr>
            <w:vAlign w:val="center"/>
          </w:tcPr>
          <w:p w:rsidR="00000000" w:rsidDel="00000000" w:rsidP="00000000" w:rsidRDefault="00000000" w:rsidRPr="00000000" w14:paraId="0000007A">
            <w:pPr>
              <w:widowControl w:val="0"/>
              <w:spacing w:line="240" w:lineRule="auto"/>
              <w:rPr/>
            </w:pPr>
            <w:r w:rsidDel="00000000" w:rsidR="00000000" w:rsidRPr="00000000">
              <w:rPr>
                <w:rtl w:val="0"/>
              </w:rPr>
              <w:t xml:space="preserve">Also used for Emilia (is listed separately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B">
            <w:pPr>
              <w:widowControl w:val="0"/>
              <w:spacing w:line="240" w:lineRule="auto"/>
              <w:rPr>
                <w:color w:val="000000"/>
              </w:rPr>
            </w:pPr>
            <w:sdt>
              <w:sdtPr>
                <w:tag w:val="goog_rdk_27"/>
              </w:sdtPr>
              <w:sdtContent>
                <w:r w:rsidDel="00000000" w:rsidR="00000000" w:rsidRPr="00000000">
                  <w:rPr>
                    <w:rFonts w:ascii="Arial Unicode MS" w:cs="Arial Unicode MS" w:eastAsia="Arial Unicode MS" w:hAnsi="Arial Unicode MS"/>
                    <w:color w:val="000000"/>
                    <w:rtl w:val="0"/>
                  </w:rPr>
                  <w:t xml:space="preserve">魔人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widowControl w:val="0"/>
              <w:spacing w:line="240" w:lineRule="auto"/>
              <w:rPr>
                <w:color w:val="000000"/>
              </w:rPr>
            </w:pPr>
            <w:r w:rsidDel="00000000" w:rsidR="00000000" w:rsidRPr="00000000">
              <w:rPr>
                <w:color w:val="000000"/>
                <w:rtl w:val="0"/>
              </w:rPr>
              <w:t xml:space="preserve">Warlock</w:t>
            </w:r>
          </w:p>
        </w:tc>
        <w:tc>
          <w:tcPr>
            <w:vAlign w:val="center"/>
          </w:tcPr>
          <w:p w:rsidR="00000000" w:rsidDel="00000000" w:rsidP="00000000" w:rsidRDefault="00000000" w:rsidRPr="00000000" w14:paraId="0000007D">
            <w:pPr>
              <w:widowControl w:val="0"/>
              <w:spacing w:line="240" w:lineRule="auto"/>
              <w:rPr/>
            </w:pPr>
            <w:r w:rsidDel="00000000" w:rsidR="00000000" w:rsidRPr="00000000">
              <w:rPr>
                <w:rtl w:val="0"/>
              </w:rPr>
              <w:t xml:space="preserve">Hector</w:t>
            </w:r>
          </w:p>
        </w:tc>
        <w:tc>
          <w:tcPr>
            <w:vAlign w:val="center"/>
          </w:tcPr>
          <w:p w:rsidR="00000000" w:rsidDel="00000000" w:rsidP="00000000" w:rsidRDefault="00000000" w:rsidRPr="00000000" w14:paraId="0000007E">
            <w:pPr>
              <w:widowControl w:val="0"/>
              <w:spacing w:line="240" w:lineRule="auto"/>
              <w:rPr/>
            </w:pPr>
            <w:r w:rsidDel="00000000" w:rsidR="00000000" w:rsidRPr="00000000">
              <w:rPr>
                <w:rtl w:val="0"/>
              </w:rPr>
              <w:t xml:space="preserve">Also used for Roswaal L. Mathers and Ley Batenkaitos, but not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F">
            <w:pPr>
              <w:widowControl w:val="0"/>
              <w:spacing w:line="240" w:lineRule="auto"/>
              <w:rPr>
                <w:color w:val="000000"/>
              </w:rPr>
            </w:pPr>
            <w:sdt>
              <w:sdtPr>
                <w:tag w:val="goog_rdk_28"/>
              </w:sdtPr>
              <w:sdtContent>
                <w:r w:rsidDel="00000000" w:rsidR="00000000" w:rsidRPr="00000000">
                  <w:rPr>
                    <w:rFonts w:ascii="Arial Unicode MS" w:cs="Arial Unicode MS" w:eastAsia="Arial Unicode MS" w:hAnsi="Arial Unicode MS"/>
                    <w:color w:val="000000"/>
                    <w:rtl w:val="0"/>
                  </w:rPr>
                  <w:t xml:space="preserve">大罪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widowControl w:val="0"/>
              <w:spacing w:line="240" w:lineRule="auto"/>
              <w:rPr>
                <w:color w:val="000000"/>
              </w:rPr>
            </w:pPr>
            <w:r w:rsidDel="00000000" w:rsidR="00000000" w:rsidRPr="00000000">
              <w:rPr>
                <w:color w:val="000000"/>
                <w:rtl w:val="0"/>
              </w:rPr>
              <w:t xml:space="preserve">Sin Archbishop</w:t>
            </w:r>
          </w:p>
        </w:tc>
        <w:tc>
          <w:tcPr>
            <w:vAlign w:val="center"/>
          </w:tcPr>
          <w:p w:rsidR="00000000" w:rsidDel="00000000" w:rsidP="00000000" w:rsidRDefault="00000000" w:rsidRPr="00000000" w14:paraId="00000081">
            <w:pPr>
              <w:widowControl w:val="0"/>
              <w:spacing w:line="240" w:lineRule="auto"/>
              <w:rPr/>
            </w:pPr>
            <w:r w:rsidDel="00000000" w:rsidR="00000000" w:rsidRPr="00000000">
              <w:rPr>
                <w:rtl w:val="0"/>
              </w:rPr>
              <w:t xml:space="preserve">Capella Emerada Lugunica</w:t>
            </w:r>
          </w:p>
          <w:p w:rsidR="00000000" w:rsidDel="00000000" w:rsidP="00000000" w:rsidRDefault="00000000" w:rsidRPr="00000000" w14:paraId="00000082">
            <w:pPr>
              <w:widowControl w:val="0"/>
              <w:spacing w:line="240" w:lineRule="auto"/>
              <w:rPr/>
            </w:pPr>
            <w:r w:rsidDel="00000000" w:rsidR="00000000" w:rsidRPr="00000000">
              <w:rPr>
                <w:rtl w:val="0"/>
              </w:rPr>
              <w:t xml:space="preserve">Louis Arneb</w:t>
            </w:r>
          </w:p>
          <w:p w:rsidR="00000000" w:rsidDel="00000000" w:rsidP="00000000" w:rsidRDefault="00000000" w:rsidRPr="00000000" w14:paraId="00000083">
            <w:pPr>
              <w:widowControl w:val="0"/>
              <w:spacing w:line="240" w:lineRule="auto"/>
              <w:rPr/>
            </w:pPr>
            <w:r w:rsidDel="00000000" w:rsidR="00000000" w:rsidRPr="00000000">
              <w:rPr>
                <w:rtl w:val="0"/>
              </w:rPr>
              <w:t xml:space="preserve">Ley Batenkaitos</w:t>
            </w:r>
          </w:p>
          <w:p w:rsidR="00000000" w:rsidDel="00000000" w:rsidP="00000000" w:rsidRDefault="00000000" w:rsidRPr="00000000" w14:paraId="00000084">
            <w:pPr>
              <w:widowControl w:val="0"/>
              <w:spacing w:line="240" w:lineRule="auto"/>
              <w:rPr/>
            </w:pPr>
            <w:r w:rsidDel="00000000" w:rsidR="00000000" w:rsidRPr="00000000">
              <w:rPr>
                <w:rtl w:val="0"/>
              </w:rPr>
              <w:t xml:space="preserve">Petelgeuse Romanée-Conti</w:t>
            </w:r>
          </w:p>
          <w:p w:rsidR="00000000" w:rsidDel="00000000" w:rsidP="00000000" w:rsidRDefault="00000000" w:rsidRPr="00000000" w14:paraId="00000085">
            <w:pPr>
              <w:widowControl w:val="0"/>
              <w:spacing w:line="240" w:lineRule="auto"/>
              <w:rPr/>
            </w:pPr>
            <w:r w:rsidDel="00000000" w:rsidR="00000000" w:rsidRPr="00000000">
              <w:rPr>
                <w:rtl w:val="0"/>
              </w:rPr>
              <w:t xml:space="preserve">Regulus Corneas</w:t>
            </w:r>
          </w:p>
          <w:p w:rsidR="00000000" w:rsidDel="00000000" w:rsidP="00000000" w:rsidRDefault="00000000" w:rsidRPr="00000000" w14:paraId="00000086">
            <w:pPr>
              <w:widowControl w:val="0"/>
              <w:spacing w:line="240" w:lineRule="auto"/>
              <w:rPr/>
            </w:pPr>
            <w:r w:rsidDel="00000000" w:rsidR="00000000" w:rsidRPr="00000000">
              <w:rPr>
                <w:rtl w:val="0"/>
              </w:rPr>
              <w:t xml:space="preserve">Roy Alphard</w:t>
            </w:r>
          </w:p>
          <w:p w:rsidR="00000000" w:rsidDel="00000000" w:rsidP="00000000" w:rsidRDefault="00000000" w:rsidRPr="00000000" w14:paraId="00000087">
            <w:pPr>
              <w:widowControl w:val="0"/>
              <w:spacing w:line="240" w:lineRule="auto"/>
              <w:rPr/>
            </w:pPr>
            <w:r w:rsidDel="00000000" w:rsidR="00000000" w:rsidRPr="00000000">
              <w:rPr>
                <w:rtl w:val="0"/>
              </w:rPr>
              <w:t xml:space="preserve">Sirius Romanée-Conti</w:t>
            </w:r>
          </w:p>
          <w:p w:rsidR="00000000" w:rsidDel="00000000" w:rsidP="00000000" w:rsidRDefault="00000000" w:rsidRPr="00000000" w14:paraId="00000088">
            <w:pPr>
              <w:widowControl w:val="0"/>
              <w:spacing w:line="240" w:lineRule="auto"/>
              <w:rPr/>
            </w:pPr>
            <w:r w:rsidDel="00000000" w:rsidR="00000000" w:rsidRPr="00000000">
              <w:rPr>
                <w:rtl w:val="0"/>
              </w:rPr>
              <w:t xml:space="preserve">Stride Vollachia</w:t>
            </w:r>
          </w:p>
        </w:tc>
        <w:tc>
          <w:tcPr>
            <w:vAlign w:val="center"/>
          </w:tcPr>
          <w:p w:rsidR="00000000" w:rsidDel="00000000" w:rsidP="00000000" w:rsidRDefault="00000000" w:rsidRPr="00000000" w14:paraId="00000089">
            <w:pPr>
              <w:widowControl w:val="0"/>
              <w:spacing w:line="240" w:lineRule="auto"/>
              <w:rPr/>
            </w:pPr>
            <w:r w:rsidDel="00000000" w:rsidR="00000000" w:rsidRPr="00000000">
              <w:rPr>
                <w:rtl w:val="0"/>
              </w:rPr>
              <w:t xml:space="preserve">Also used for Natsuki Subaru in Ayamatsu IF</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rPr>
                <w:color w:val="000000"/>
              </w:rPr>
            </w:pPr>
            <w:sdt>
              <w:sdtPr>
                <w:tag w:val="goog_rdk_29"/>
              </w:sdtPr>
              <w:sdtContent>
                <w:r w:rsidDel="00000000" w:rsidR="00000000" w:rsidRPr="00000000">
                  <w:rPr>
                    <w:rFonts w:ascii="Arial Unicode MS" w:cs="Arial Unicode MS" w:eastAsia="Arial Unicode MS" w:hAnsi="Arial Unicode MS"/>
                    <w:color w:val="000000"/>
                    <w:rtl w:val="0"/>
                  </w:rPr>
                  <w:t xml:space="preserve">王選候補者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widowControl w:val="0"/>
              <w:spacing w:line="240" w:lineRule="auto"/>
              <w:rPr>
                <w:color w:val="000000"/>
              </w:rPr>
            </w:pPr>
            <w:r w:rsidDel="00000000" w:rsidR="00000000" w:rsidRPr="00000000">
              <w:rPr>
                <w:color w:val="000000"/>
                <w:rtl w:val="0"/>
              </w:rPr>
              <w:t xml:space="preserve">Royal Candidate</w:t>
            </w:r>
          </w:p>
        </w:tc>
        <w:tc>
          <w:tcPr>
            <w:vAlign w:val="center"/>
          </w:tcPr>
          <w:p w:rsidR="00000000" w:rsidDel="00000000" w:rsidP="00000000" w:rsidRDefault="00000000" w:rsidRPr="00000000" w14:paraId="0000008C">
            <w:pPr>
              <w:widowControl w:val="0"/>
              <w:spacing w:line="240" w:lineRule="auto"/>
              <w:rPr/>
            </w:pPr>
            <w:r w:rsidDel="00000000" w:rsidR="00000000" w:rsidRPr="00000000">
              <w:rPr>
                <w:rtl w:val="0"/>
              </w:rPr>
              <w:t xml:space="preserve">Anastasia Hoshin</w:t>
            </w:r>
          </w:p>
          <w:p w:rsidR="00000000" w:rsidDel="00000000" w:rsidP="00000000" w:rsidRDefault="00000000" w:rsidRPr="00000000" w14:paraId="0000008D">
            <w:pPr>
              <w:widowControl w:val="0"/>
              <w:spacing w:line="240" w:lineRule="auto"/>
              <w:rPr/>
            </w:pPr>
            <w:r w:rsidDel="00000000" w:rsidR="00000000" w:rsidRPr="00000000">
              <w:rPr>
                <w:rtl w:val="0"/>
              </w:rPr>
              <w:t xml:space="preserve">Crusch Karsten</w:t>
            </w:r>
          </w:p>
          <w:p w:rsidR="00000000" w:rsidDel="00000000" w:rsidP="00000000" w:rsidRDefault="00000000" w:rsidRPr="00000000" w14:paraId="0000008E">
            <w:pPr>
              <w:widowControl w:val="0"/>
              <w:spacing w:line="240" w:lineRule="auto"/>
              <w:rPr/>
            </w:pPr>
            <w:r w:rsidDel="00000000" w:rsidR="00000000" w:rsidRPr="00000000">
              <w:rPr>
                <w:rtl w:val="0"/>
              </w:rPr>
              <w:t xml:space="preserve">Emilia</w:t>
            </w:r>
          </w:p>
          <w:p w:rsidR="00000000" w:rsidDel="00000000" w:rsidP="00000000" w:rsidRDefault="00000000" w:rsidRPr="00000000" w14:paraId="0000008F">
            <w:pPr>
              <w:widowControl w:val="0"/>
              <w:spacing w:line="240" w:lineRule="auto"/>
              <w:rPr/>
            </w:pPr>
            <w:r w:rsidDel="00000000" w:rsidR="00000000" w:rsidRPr="00000000">
              <w:rPr>
                <w:rtl w:val="0"/>
              </w:rPr>
              <w:t xml:space="preserve">Felt</w:t>
            </w:r>
          </w:p>
          <w:p w:rsidR="00000000" w:rsidDel="00000000" w:rsidP="00000000" w:rsidRDefault="00000000" w:rsidRPr="00000000" w14:paraId="00000090">
            <w:pPr>
              <w:widowControl w:val="0"/>
              <w:spacing w:line="240" w:lineRule="auto"/>
              <w:rPr/>
            </w:pPr>
            <w:r w:rsidDel="00000000" w:rsidR="00000000" w:rsidRPr="00000000">
              <w:rPr>
                <w:rtl w:val="0"/>
              </w:rPr>
              <w:t xml:space="preserve">Priscilla Barielle</w:t>
            </w:r>
          </w:p>
        </w:tc>
        <w:tc>
          <w:tcPr>
            <w:vAlign w:val="center"/>
          </w:tcPr>
          <w:p w:rsidR="00000000" w:rsidDel="00000000" w:rsidP="00000000" w:rsidRDefault="00000000" w:rsidRPr="00000000" w14:paraId="0000009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2">
            <w:pPr>
              <w:widowControl w:val="0"/>
              <w:spacing w:line="240" w:lineRule="auto"/>
              <w:rPr>
                <w:color w:val="000000"/>
              </w:rPr>
            </w:pPr>
            <w:sdt>
              <w:sdtPr>
                <w:tag w:val="goog_rdk_30"/>
              </w:sdtPr>
              <w:sdtContent>
                <w:r w:rsidDel="00000000" w:rsidR="00000000" w:rsidRPr="00000000">
                  <w:rPr>
                    <w:rFonts w:ascii="Arial Unicode MS" w:cs="Arial Unicode MS" w:eastAsia="Arial Unicode MS" w:hAnsi="Arial Unicode MS"/>
                    <w:color w:val="000000"/>
                    <w:rtl w:val="0"/>
                  </w:rPr>
                  <w:t xml:space="preserve">辺境伯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widowControl w:val="0"/>
              <w:spacing w:line="240" w:lineRule="auto"/>
              <w:rPr>
                <w:color w:val="000000"/>
              </w:rPr>
            </w:pPr>
            <w:r w:rsidDel="00000000" w:rsidR="00000000" w:rsidRPr="00000000">
              <w:rPr>
                <w:color w:val="000000"/>
                <w:rtl w:val="0"/>
              </w:rPr>
              <w:t xml:space="preserve">Margrave</w:t>
            </w:r>
          </w:p>
        </w:tc>
        <w:tc>
          <w:tcPr>
            <w:vAlign w:val="center"/>
          </w:tcPr>
          <w:p w:rsidR="00000000" w:rsidDel="00000000" w:rsidP="00000000" w:rsidRDefault="00000000" w:rsidRPr="00000000" w14:paraId="00000094">
            <w:pPr>
              <w:widowControl w:val="0"/>
              <w:spacing w:line="240" w:lineRule="auto"/>
              <w:rPr/>
            </w:pPr>
            <w:r w:rsidDel="00000000" w:rsidR="00000000" w:rsidRPr="00000000">
              <w:rPr>
                <w:rtl w:val="0"/>
              </w:rPr>
              <w:t xml:space="preserve">Roswaal L. Mathers</w:t>
            </w:r>
          </w:p>
        </w:tc>
        <w:tc>
          <w:tcPr>
            <w:vAlign w:val="center"/>
          </w:tcPr>
          <w:p w:rsidR="00000000" w:rsidDel="00000000" w:rsidP="00000000" w:rsidRDefault="00000000" w:rsidRPr="00000000" w14:paraId="0000009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rPr/>
            </w:pPr>
            <w:sdt>
              <w:sdtPr>
                <w:tag w:val="goog_rdk_31"/>
              </w:sdtPr>
              <w:sdtContent>
                <w:r w:rsidDel="00000000" w:rsidR="00000000" w:rsidRPr="00000000">
                  <w:rPr>
                    <w:rFonts w:ascii="Arial Unicode MS" w:cs="Arial Unicode MS" w:eastAsia="Arial Unicode MS" w:hAnsi="Arial Unicode MS"/>
                    <w:color w:val="000000"/>
                    <w:rtl w:val="0"/>
                  </w:rPr>
                  <w:t xml:space="preserve">神将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widowControl w:val="0"/>
              <w:spacing w:line="240" w:lineRule="auto"/>
              <w:rPr/>
            </w:pPr>
            <w:r w:rsidDel="00000000" w:rsidR="00000000" w:rsidRPr="00000000">
              <w:rPr>
                <w:color w:val="000000"/>
                <w:rtl w:val="0"/>
              </w:rPr>
              <w:t xml:space="preserve">Divine General</w:t>
            </w:r>
            <w:r w:rsidDel="00000000" w:rsidR="00000000" w:rsidRPr="00000000">
              <w:rPr>
                <w:rtl w:val="0"/>
              </w:rPr>
            </w:r>
          </w:p>
        </w:tc>
        <w:tc>
          <w:tcPr>
            <w:vAlign w:val="center"/>
          </w:tcPr>
          <w:p w:rsidR="00000000" w:rsidDel="00000000" w:rsidP="00000000" w:rsidRDefault="00000000" w:rsidRPr="00000000" w14:paraId="00000098">
            <w:pPr>
              <w:widowControl w:val="0"/>
              <w:spacing w:line="240" w:lineRule="auto"/>
              <w:rPr/>
            </w:pPr>
            <w:r w:rsidDel="00000000" w:rsidR="00000000" w:rsidRPr="00000000">
              <w:rPr>
                <w:rtl w:val="0"/>
              </w:rPr>
              <w:t xml:space="preserve">Arakiya</w:t>
            </w:r>
          </w:p>
          <w:p w:rsidR="00000000" w:rsidDel="00000000" w:rsidP="00000000" w:rsidRDefault="00000000" w:rsidRPr="00000000" w14:paraId="00000099">
            <w:pPr>
              <w:widowControl w:val="0"/>
              <w:spacing w:line="240" w:lineRule="auto"/>
              <w:rPr/>
            </w:pPr>
            <w:r w:rsidDel="00000000" w:rsidR="00000000" w:rsidRPr="00000000">
              <w:rPr>
                <w:rtl w:val="0"/>
              </w:rPr>
              <w:t xml:space="preserve">Cecilus Segmunt</w:t>
            </w:r>
          </w:p>
          <w:p w:rsidR="00000000" w:rsidDel="00000000" w:rsidP="00000000" w:rsidRDefault="00000000" w:rsidRPr="00000000" w14:paraId="0000009A">
            <w:pPr>
              <w:widowControl w:val="0"/>
              <w:spacing w:line="240" w:lineRule="auto"/>
              <w:rPr/>
            </w:pPr>
            <w:r w:rsidDel="00000000" w:rsidR="00000000" w:rsidRPr="00000000">
              <w:rPr>
                <w:rtl w:val="0"/>
              </w:rPr>
              <w:t xml:space="preserve">Chisha Gold</w:t>
            </w:r>
          </w:p>
          <w:p w:rsidR="00000000" w:rsidDel="00000000" w:rsidP="00000000" w:rsidRDefault="00000000" w:rsidRPr="00000000" w14:paraId="0000009B">
            <w:pPr>
              <w:widowControl w:val="0"/>
              <w:spacing w:line="240" w:lineRule="auto"/>
              <w:rPr/>
            </w:pPr>
            <w:r w:rsidDel="00000000" w:rsidR="00000000" w:rsidRPr="00000000">
              <w:rPr>
                <w:rtl w:val="0"/>
              </w:rPr>
              <w:t xml:space="preserve">Goz Ralfon</w:t>
            </w:r>
          </w:p>
          <w:p w:rsidR="00000000" w:rsidDel="00000000" w:rsidP="00000000" w:rsidRDefault="00000000" w:rsidRPr="00000000" w14:paraId="0000009C">
            <w:pPr>
              <w:widowControl w:val="0"/>
              <w:spacing w:line="240" w:lineRule="auto"/>
              <w:rPr/>
            </w:pPr>
            <w:r w:rsidDel="00000000" w:rsidR="00000000" w:rsidRPr="00000000">
              <w:rPr>
                <w:rtl w:val="0"/>
              </w:rPr>
              <w:t xml:space="preserve">Groovy Gumlet</w:t>
            </w:r>
          </w:p>
          <w:p w:rsidR="00000000" w:rsidDel="00000000" w:rsidP="00000000" w:rsidRDefault="00000000" w:rsidRPr="00000000" w14:paraId="0000009D">
            <w:pPr>
              <w:widowControl w:val="0"/>
              <w:spacing w:line="240" w:lineRule="auto"/>
              <w:rPr/>
            </w:pPr>
            <w:r w:rsidDel="00000000" w:rsidR="00000000" w:rsidRPr="00000000">
              <w:rPr>
                <w:rtl w:val="0"/>
              </w:rPr>
              <w:t xml:space="preserve">Madelyn Eschart</w:t>
            </w:r>
          </w:p>
          <w:p w:rsidR="00000000" w:rsidDel="00000000" w:rsidP="00000000" w:rsidRDefault="00000000" w:rsidRPr="00000000" w14:paraId="0000009E">
            <w:pPr>
              <w:widowControl w:val="0"/>
              <w:spacing w:line="240" w:lineRule="auto"/>
              <w:rPr/>
            </w:pPr>
            <w:r w:rsidDel="00000000" w:rsidR="00000000" w:rsidRPr="00000000">
              <w:rPr>
                <w:rtl w:val="0"/>
              </w:rPr>
              <w:t xml:space="preserve">Moguro Hagane</w:t>
            </w:r>
          </w:p>
          <w:p w:rsidR="00000000" w:rsidDel="00000000" w:rsidP="00000000" w:rsidRDefault="00000000" w:rsidRPr="00000000" w14:paraId="0000009F">
            <w:pPr>
              <w:widowControl w:val="0"/>
              <w:spacing w:line="240" w:lineRule="auto"/>
              <w:rPr/>
            </w:pPr>
            <w:r w:rsidDel="00000000" w:rsidR="00000000" w:rsidRPr="00000000">
              <w:rPr>
                <w:rtl w:val="0"/>
              </w:rPr>
              <w:t xml:space="preserve">Olbart Dunklekenn</w:t>
            </w:r>
          </w:p>
          <w:p w:rsidR="00000000" w:rsidDel="00000000" w:rsidP="00000000" w:rsidRDefault="00000000" w:rsidRPr="00000000" w14:paraId="000000A0">
            <w:pPr>
              <w:widowControl w:val="0"/>
              <w:spacing w:line="240" w:lineRule="auto"/>
              <w:rPr/>
            </w:pPr>
            <w:r w:rsidDel="00000000" w:rsidR="00000000" w:rsidRPr="00000000">
              <w:rPr>
                <w:rtl w:val="0"/>
              </w:rPr>
              <w:t xml:space="preserve">Yorna Mishigure</w:t>
            </w:r>
          </w:p>
        </w:tc>
        <w:tc>
          <w:tcPr>
            <w:vAlign w:val="center"/>
          </w:tcPr>
          <w:p w:rsidR="00000000" w:rsidDel="00000000" w:rsidP="00000000" w:rsidRDefault="00000000" w:rsidRPr="00000000" w14:paraId="000000A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pPr>
            <w:sdt>
              <w:sdtPr>
                <w:tag w:val="goog_rdk_32"/>
              </w:sdtPr>
              <w:sdtContent>
                <w:r w:rsidDel="00000000" w:rsidR="00000000" w:rsidRPr="00000000">
                  <w:rPr>
                    <w:rFonts w:ascii="Arial Unicode MS" w:cs="Arial Unicode MS" w:eastAsia="Arial Unicode MS" w:hAnsi="Arial Unicode MS"/>
                    <w:rtl w:val="0"/>
                  </w:rPr>
                  <w:t xml:space="preserve">一将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widowControl w:val="0"/>
              <w:spacing w:line="240" w:lineRule="auto"/>
              <w:rPr/>
            </w:pPr>
            <w:r w:rsidDel="00000000" w:rsidR="00000000" w:rsidRPr="00000000">
              <w:rPr>
                <w:rtl w:val="0"/>
              </w:rPr>
              <w:t xml:space="preserve">General First-Class</w:t>
            </w:r>
          </w:p>
        </w:tc>
        <w:tc>
          <w:tcPr>
            <w:vAlign w:val="center"/>
          </w:tcPr>
          <w:p w:rsidR="00000000" w:rsidDel="00000000" w:rsidP="00000000" w:rsidRDefault="00000000" w:rsidRPr="00000000" w14:paraId="000000A4">
            <w:pPr>
              <w:widowControl w:val="0"/>
              <w:spacing w:line="240" w:lineRule="auto"/>
              <w:rPr/>
            </w:pPr>
            <w:r w:rsidDel="00000000" w:rsidR="00000000" w:rsidRPr="00000000">
              <w:rPr>
                <w:rtl w:val="0"/>
              </w:rPr>
              <w:t xml:space="preserve">All Divine Generals</w:t>
            </w:r>
          </w:p>
        </w:tc>
        <w:tc>
          <w:tcPr>
            <w:vAlign w:val="center"/>
          </w:tcPr>
          <w:p w:rsidR="00000000" w:rsidDel="00000000" w:rsidP="00000000" w:rsidRDefault="00000000" w:rsidRPr="00000000" w14:paraId="000000A5">
            <w:pPr>
              <w:widowControl w:val="0"/>
              <w:spacing w:line="240" w:lineRule="auto"/>
              <w:rPr/>
            </w:pPr>
            <w:r w:rsidDel="00000000" w:rsidR="00000000" w:rsidRPr="00000000">
              <w:rPr>
                <w:rtl w:val="0"/>
              </w:rPr>
              <w:t xml:space="preserve">Plural is “Generals of the First-Class”</w:t>
            </w:r>
          </w:p>
          <w:p w:rsidR="00000000" w:rsidDel="00000000" w:rsidP="00000000" w:rsidRDefault="00000000" w:rsidRPr="00000000" w14:paraId="000000A6">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color w:val="000000"/>
              </w:rPr>
            </w:pPr>
            <w:sdt>
              <w:sdtPr>
                <w:tag w:val="goog_rdk_33"/>
              </w:sdtPr>
              <w:sdtContent>
                <w:r w:rsidDel="00000000" w:rsidR="00000000" w:rsidRPr="00000000">
                  <w:rPr>
                    <w:rFonts w:ascii="Arial Unicode MS" w:cs="Arial Unicode MS" w:eastAsia="Arial Unicode MS" w:hAnsi="Arial Unicode MS"/>
                    <w:rtl w:val="0"/>
                  </w:rPr>
                  <w:t xml:space="preserve">二将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color w:val="000000"/>
              </w:rPr>
            </w:pPr>
            <w:r w:rsidDel="00000000" w:rsidR="00000000" w:rsidRPr="00000000">
              <w:rPr>
                <w:rtl w:val="0"/>
              </w:rPr>
              <w:t xml:space="preserve">General Second-Class</w:t>
            </w:r>
            <w:r w:rsidDel="00000000" w:rsidR="00000000" w:rsidRPr="00000000">
              <w:rPr>
                <w:rtl w:val="0"/>
              </w:rPr>
            </w:r>
          </w:p>
        </w:tc>
        <w:tc>
          <w:tcPr>
            <w:vAlign w:val="center"/>
          </w:tcPr>
          <w:p w:rsidR="00000000" w:rsidDel="00000000" w:rsidP="00000000" w:rsidRDefault="00000000" w:rsidRPr="00000000" w14:paraId="000000A9">
            <w:pPr>
              <w:widowControl w:val="0"/>
              <w:spacing w:line="240" w:lineRule="auto"/>
              <w:rPr/>
            </w:pPr>
            <w:r w:rsidDel="00000000" w:rsidR="00000000" w:rsidRPr="00000000">
              <w:rPr>
                <w:rtl w:val="0"/>
              </w:rPr>
              <w:t xml:space="preserve">Zikr Osman</w:t>
            </w:r>
          </w:p>
          <w:p w:rsidR="00000000" w:rsidDel="00000000" w:rsidP="00000000" w:rsidRDefault="00000000" w:rsidRPr="00000000" w14:paraId="000000AA">
            <w:pPr>
              <w:widowControl w:val="0"/>
              <w:spacing w:line="240" w:lineRule="auto"/>
              <w:rPr/>
            </w:pPr>
            <w:r w:rsidDel="00000000" w:rsidR="00000000" w:rsidRPr="00000000">
              <w:rPr>
                <w:rtl w:val="0"/>
              </w:rPr>
              <w:t xml:space="preserve">Kafma Irulux</w:t>
            </w:r>
          </w:p>
          <w:p w:rsidR="00000000" w:rsidDel="00000000" w:rsidP="00000000" w:rsidRDefault="00000000" w:rsidRPr="00000000" w14:paraId="000000AB">
            <w:pPr>
              <w:widowControl w:val="0"/>
              <w:spacing w:line="240" w:lineRule="auto"/>
              <w:rPr/>
            </w:pPr>
            <w:r w:rsidDel="00000000" w:rsidR="00000000" w:rsidRPr="00000000">
              <w:rPr>
                <w:rtl w:val="0"/>
              </w:rPr>
              <w:t xml:space="preserve">Gudda Dialmo</w:t>
              <w:br w:type="textWrapping"/>
              <w:t xml:space="preserve">Toledo Spiegel</w:t>
            </w:r>
          </w:p>
        </w:tc>
        <w:tc>
          <w:tcPr>
            <w:vAlign w:val="center"/>
          </w:tcPr>
          <w:p w:rsidR="00000000" w:rsidDel="00000000" w:rsidP="00000000" w:rsidRDefault="00000000" w:rsidRPr="00000000" w14:paraId="000000AC">
            <w:pPr>
              <w:widowControl w:val="0"/>
              <w:spacing w:line="240" w:lineRule="auto"/>
              <w:rPr/>
            </w:pPr>
            <w:r w:rsidDel="00000000" w:rsidR="00000000" w:rsidRPr="00000000">
              <w:rPr>
                <w:rtl w:val="0"/>
              </w:rPr>
              <w:t xml:space="preserve">Plural is “Generals of the Second-Class”</w:t>
            </w:r>
          </w:p>
          <w:p w:rsidR="00000000" w:rsidDel="00000000" w:rsidP="00000000" w:rsidRDefault="00000000" w:rsidRPr="00000000" w14:paraId="000000AD">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pPr>
            <w:sdt>
              <w:sdtPr>
                <w:tag w:val="goog_rdk_34"/>
              </w:sdtPr>
              <w:sdtContent>
                <w:r w:rsidDel="00000000" w:rsidR="00000000" w:rsidRPr="00000000">
                  <w:rPr>
                    <w:rFonts w:ascii="Arial Unicode MS" w:cs="Arial Unicode MS" w:eastAsia="Arial Unicode MS" w:hAnsi="Arial Unicode MS"/>
                    <w:rtl w:val="0"/>
                  </w:rPr>
                  <w:t xml:space="preserve">三将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pPr>
            <w:r w:rsidDel="00000000" w:rsidR="00000000" w:rsidRPr="00000000">
              <w:rPr>
                <w:rtl w:val="0"/>
              </w:rPr>
              <w:t xml:space="preserve">General Third-Class</w:t>
            </w:r>
          </w:p>
        </w:tc>
        <w:tc>
          <w:tcPr>
            <w:vAlign w:val="center"/>
          </w:tcPr>
          <w:p w:rsidR="00000000" w:rsidDel="00000000" w:rsidP="00000000" w:rsidRDefault="00000000" w:rsidRPr="00000000" w14:paraId="000000B0">
            <w:pPr>
              <w:widowControl w:val="0"/>
              <w:spacing w:line="240" w:lineRule="auto"/>
              <w:rPr/>
            </w:pPr>
            <w:r w:rsidDel="00000000" w:rsidR="00000000" w:rsidRPr="00000000">
              <w:rPr>
                <w:rtl w:val="0"/>
              </w:rPr>
              <w:t xml:space="preserve">None</w:t>
            </w:r>
          </w:p>
        </w:tc>
        <w:tc>
          <w:tcPr>
            <w:vAlign w:val="center"/>
          </w:tcPr>
          <w:p w:rsidR="00000000" w:rsidDel="00000000" w:rsidP="00000000" w:rsidRDefault="00000000" w:rsidRPr="00000000" w14:paraId="000000B1">
            <w:pPr>
              <w:widowControl w:val="0"/>
              <w:spacing w:line="240" w:lineRule="auto"/>
              <w:rPr/>
            </w:pPr>
            <w:r w:rsidDel="00000000" w:rsidR="00000000" w:rsidRPr="00000000">
              <w:rPr>
                <w:rtl w:val="0"/>
              </w:rPr>
              <w:t xml:space="preserve">Plural is “Generals of the Third-Class”</w:t>
            </w:r>
          </w:p>
          <w:p w:rsidR="00000000" w:rsidDel="00000000" w:rsidP="00000000" w:rsidRDefault="00000000" w:rsidRPr="00000000" w14:paraId="000000B2">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pPr>
            <w:sdt>
              <w:sdtPr>
                <w:tag w:val="goog_rdk_35"/>
              </w:sdtPr>
              <w:sdtContent>
                <w:r w:rsidDel="00000000" w:rsidR="00000000" w:rsidRPr="00000000">
                  <w:rPr>
                    <w:rFonts w:ascii="Arial Unicode MS" w:cs="Arial Unicode MS" w:eastAsia="Arial Unicode MS" w:hAnsi="Arial Unicode MS"/>
                    <w:rtl w:val="0"/>
                  </w:rPr>
                  <w:t xml:space="preserve">上等兵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widowControl w:val="0"/>
              <w:spacing w:line="240" w:lineRule="auto"/>
              <w:rPr/>
            </w:pPr>
            <w:r w:rsidDel="00000000" w:rsidR="00000000" w:rsidRPr="00000000">
              <w:rPr>
                <w:rtl w:val="0"/>
              </w:rPr>
              <w:t xml:space="preserve">Private First-Class</w:t>
            </w:r>
          </w:p>
        </w:tc>
        <w:tc>
          <w:tcPr>
            <w:vAlign w:val="center"/>
          </w:tcPr>
          <w:p w:rsidR="00000000" w:rsidDel="00000000" w:rsidP="00000000" w:rsidRDefault="00000000" w:rsidRPr="00000000" w14:paraId="000000B5">
            <w:pPr>
              <w:widowControl w:val="0"/>
              <w:spacing w:line="240" w:lineRule="auto"/>
              <w:rPr/>
            </w:pPr>
            <w:r w:rsidDel="00000000" w:rsidR="00000000" w:rsidRPr="00000000">
              <w:rPr>
                <w:rtl w:val="0"/>
              </w:rPr>
              <w:t xml:space="preserve">Jamal Aurélie</w:t>
            </w:r>
          </w:p>
          <w:p w:rsidR="00000000" w:rsidDel="00000000" w:rsidP="00000000" w:rsidRDefault="00000000" w:rsidRPr="00000000" w14:paraId="000000B6">
            <w:pPr>
              <w:widowControl w:val="0"/>
              <w:spacing w:line="240" w:lineRule="auto"/>
              <w:rPr/>
            </w:pPr>
            <w:r w:rsidDel="00000000" w:rsidR="00000000" w:rsidRPr="00000000">
              <w:rPr>
                <w:rtl w:val="0"/>
              </w:rPr>
              <w:t xml:space="preserve">Todd Fang (later)</w:t>
            </w:r>
          </w:p>
        </w:tc>
        <w:tc>
          <w:tcPr>
            <w:vAlign w:val="center"/>
          </w:tcPr>
          <w:p w:rsidR="00000000" w:rsidDel="00000000" w:rsidP="00000000" w:rsidRDefault="00000000" w:rsidRPr="00000000" w14:paraId="000000B7">
            <w:pPr>
              <w:widowControl w:val="0"/>
              <w:spacing w:line="240" w:lineRule="auto"/>
              <w:rPr/>
            </w:pPr>
            <w:r w:rsidDel="00000000" w:rsidR="00000000" w:rsidRPr="00000000">
              <w:rPr>
                <w:rtl w:val="0"/>
              </w:rPr>
              <w:t xml:space="preserve">Plural is “Privates of the First-Class”</w:t>
            </w:r>
          </w:p>
          <w:p w:rsidR="00000000" w:rsidDel="00000000" w:rsidP="00000000" w:rsidRDefault="00000000" w:rsidRPr="00000000" w14:paraId="000000B8">
            <w:pPr>
              <w:widowControl w:val="0"/>
              <w:spacing w:line="240" w:lineRule="auto"/>
              <w:rPr/>
            </w:pPr>
            <w:r w:rsidDel="00000000" w:rsidR="00000000" w:rsidRPr="00000000">
              <w:rPr>
                <w:rtl w:val="0"/>
              </w:rPr>
              <w:t xml:space="preserve">Can be employed as sort-of honorific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9">
            <w:pPr>
              <w:widowControl w:val="0"/>
              <w:spacing w:line="240" w:lineRule="auto"/>
              <w:rPr/>
            </w:pPr>
            <w:sdt>
              <w:sdtPr>
                <w:tag w:val="goog_rdk_36"/>
              </w:sdtPr>
              <w:sdtContent>
                <w:r w:rsidDel="00000000" w:rsidR="00000000" w:rsidRPr="00000000">
                  <w:rPr>
                    <w:rFonts w:ascii="Arial Unicode MS" w:cs="Arial Unicode MS" w:eastAsia="Arial Unicode MS" w:hAnsi="Arial Unicode MS"/>
                    <w:rtl w:val="0"/>
                  </w:rPr>
                  <w:t xml:space="preserve">兵卒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widowControl w:val="0"/>
              <w:spacing w:line="240" w:lineRule="auto"/>
              <w:rPr/>
            </w:pPr>
            <w:r w:rsidDel="00000000" w:rsidR="00000000" w:rsidRPr="00000000">
              <w:rPr>
                <w:rtl w:val="0"/>
              </w:rPr>
              <w:t xml:space="preserve">Private</w:t>
            </w:r>
          </w:p>
        </w:tc>
        <w:tc>
          <w:tcPr>
            <w:vAlign w:val="center"/>
          </w:tcPr>
          <w:p w:rsidR="00000000" w:rsidDel="00000000" w:rsidP="00000000" w:rsidRDefault="00000000" w:rsidRPr="00000000" w14:paraId="000000BB">
            <w:pPr>
              <w:widowControl w:val="0"/>
              <w:spacing w:line="240" w:lineRule="auto"/>
              <w:rPr/>
            </w:pPr>
            <w:r w:rsidDel="00000000" w:rsidR="00000000" w:rsidRPr="00000000">
              <w:rPr>
                <w:rtl w:val="0"/>
              </w:rPr>
              <w:t xml:space="preserve">--</w:t>
            </w:r>
          </w:p>
        </w:tc>
        <w:tc>
          <w:tcPr>
            <w:vAlign w:val="center"/>
          </w:tcPr>
          <w:p w:rsidR="00000000" w:rsidDel="00000000" w:rsidP="00000000" w:rsidRDefault="00000000" w:rsidRPr="00000000" w14:paraId="000000B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rPr/>
            </w:pPr>
            <w:sdt>
              <w:sdtPr>
                <w:tag w:val="goog_rdk_37"/>
              </w:sdtPr>
              <w:sdtContent>
                <w:r w:rsidDel="00000000" w:rsidR="00000000" w:rsidRPr="00000000">
                  <w:rPr>
                    <w:rFonts w:ascii="Arial Unicode MS" w:cs="Arial Unicode MS" w:eastAsia="Arial Unicode MS" w:hAnsi="Arial Unicode MS"/>
                    <w:rtl w:val="0"/>
                  </w:rPr>
                  <w:t xml:space="preserve">筆頭宮廷魔導師</w:t>
                  <w:br w:type="textWrapping"/>
                  <w:t xml:space="preserve">(筆頭宮廷魔術師)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spacing w:line="240" w:lineRule="auto"/>
              <w:rPr/>
            </w:pPr>
            <w:r w:rsidDel="00000000" w:rsidR="00000000" w:rsidRPr="00000000">
              <w:rPr>
                <w:rtl w:val="0"/>
              </w:rPr>
              <w:t xml:space="preserve">Head Magician of the Court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spacing w:line="240" w:lineRule="auto"/>
              <w:rPr/>
            </w:pPr>
            <w:sdt>
              <w:sdtPr>
                <w:tag w:val="goog_rdk_38"/>
              </w:sdtPr>
              <w:sdtContent>
                <w:r w:rsidDel="00000000" w:rsidR="00000000" w:rsidRPr="00000000">
                  <w:rPr>
                    <w:rFonts w:ascii="Arial Unicode MS" w:cs="Arial Unicode MS" w:eastAsia="Arial Unicode MS" w:hAnsi="Arial Unicode MS"/>
                    <w:rtl w:val="0"/>
                  </w:rPr>
                  <w:t xml:space="preserve">筆頭宮廷魔術師 was used in several instances from Arc 2 through Arc 4</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spacing w:line="240" w:lineRule="auto"/>
              <w:rPr>
                <w:color w:val="000000"/>
              </w:rPr>
            </w:pPr>
            <w:sdt>
              <w:sdtPr>
                <w:tag w:val="goog_rdk_39"/>
              </w:sdtPr>
              <w:sdtContent>
                <w:r w:rsidDel="00000000" w:rsidR="00000000" w:rsidRPr="00000000">
                  <w:rPr>
                    <w:rFonts w:ascii="Arial Unicode MS" w:cs="Arial Unicode MS" w:eastAsia="Arial Unicode MS" w:hAnsi="Arial Unicode MS"/>
                    <w:color w:val="000000"/>
                    <w:rtl w:val="0"/>
                  </w:rPr>
                  <w:t xml:space="preserve">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spacing w:line="240" w:lineRule="auto"/>
              <w:rPr>
                <w:color w:val="000000"/>
              </w:rPr>
            </w:pPr>
            <w:r w:rsidDel="00000000" w:rsidR="00000000" w:rsidRPr="00000000">
              <w:rPr>
                <w:color w:val="000000"/>
                <w:rtl w:val="0"/>
              </w:rPr>
              <w:t xml:space="preserve">Knight</w:t>
            </w:r>
          </w:p>
        </w:tc>
        <w:tc>
          <w:tcPr>
            <w:vAlign w:val="center"/>
          </w:tcPr>
          <w:p w:rsidR="00000000" w:rsidDel="00000000" w:rsidP="00000000" w:rsidRDefault="00000000" w:rsidRPr="00000000" w14:paraId="000000C3">
            <w:pPr>
              <w:widowControl w:val="0"/>
              <w:spacing w:line="240" w:lineRule="auto"/>
              <w:rPr/>
            </w:pPr>
            <w:r w:rsidDel="00000000" w:rsidR="00000000" w:rsidRPr="00000000">
              <w:rPr>
                <w:rtl w:val="0"/>
              </w:rPr>
              <w:t xml:space="preserve">Julius Juukulius</w:t>
            </w:r>
          </w:p>
          <w:p w:rsidR="00000000" w:rsidDel="00000000" w:rsidP="00000000" w:rsidRDefault="00000000" w:rsidRPr="00000000" w14:paraId="000000C4">
            <w:pPr>
              <w:widowControl w:val="0"/>
              <w:spacing w:line="240" w:lineRule="auto"/>
              <w:rPr/>
            </w:pPr>
            <w:r w:rsidDel="00000000" w:rsidR="00000000" w:rsidRPr="00000000">
              <w:rPr>
                <w:rtl w:val="0"/>
              </w:rPr>
              <w:t xml:space="preserve">Felix Argyle</w:t>
            </w:r>
          </w:p>
          <w:p w:rsidR="00000000" w:rsidDel="00000000" w:rsidP="00000000" w:rsidRDefault="00000000" w:rsidRPr="00000000" w14:paraId="000000C5">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0C6">
            <w:pPr>
              <w:widowControl w:val="0"/>
              <w:spacing w:line="240" w:lineRule="auto"/>
              <w:rPr/>
            </w:pPr>
            <w:r w:rsidDel="00000000" w:rsidR="00000000" w:rsidRPr="00000000">
              <w:rPr>
                <w:rtl w:val="0"/>
              </w:rPr>
              <w:t xml:space="preserve">Heinkel Astrea</w:t>
            </w:r>
          </w:p>
          <w:p w:rsidR="00000000" w:rsidDel="00000000" w:rsidP="00000000" w:rsidRDefault="00000000" w:rsidRPr="00000000" w14:paraId="000000C7">
            <w:pPr>
              <w:widowControl w:val="0"/>
              <w:spacing w:line="240" w:lineRule="auto"/>
              <w:rPr/>
            </w:pPr>
            <w:r w:rsidDel="00000000" w:rsidR="00000000" w:rsidRPr="00000000">
              <w:rPr>
                <w:rtl w:val="0"/>
              </w:rPr>
              <w:t xml:space="preserve">Marcos Gildark</w:t>
            </w:r>
          </w:p>
        </w:tc>
        <w:tc>
          <w:tcPr>
            <w:vAlign w:val="center"/>
          </w:tcPr>
          <w:p w:rsidR="00000000" w:rsidDel="00000000" w:rsidP="00000000" w:rsidRDefault="00000000" w:rsidRPr="00000000" w14:paraId="000000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rPr>
                <w:color w:val="000000"/>
              </w:rPr>
            </w:pPr>
            <w:sdt>
              <w:sdtPr>
                <w:tag w:val="goog_rdk_40"/>
              </w:sdtPr>
              <w:sdtContent>
                <w:r w:rsidDel="00000000" w:rsidR="00000000" w:rsidRPr="00000000">
                  <w:rPr>
                    <w:rFonts w:ascii="Arial Unicode MS" w:cs="Arial Unicode MS" w:eastAsia="Arial Unicode MS" w:hAnsi="Arial Unicode MS"/>
                    <w:rtl w:val="0"/>
                  </w:rPr>
                  <w:t xml:space="preserve">皇帝</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rPr>
                <w:color w:val="000000"/>
              </w:rPr>
            </w:pPr>
            <w:r w:rsidDel="00000000" w:rsidR="00000000" w:rsidRPr="00000000">
              <w:rPr>
                <w:rtl w:val="0"/>
              </w:rPr>
              <w:t xml:space="preserve">Emperor</w:t>
            </w:r>
            <w:r w:rsidDel="00000000" w:rsidR="00000000" w:rsidRPr="00000000">
              <w:rPr>
                <w:rtl w:val="0"/>
              </w:rPr>
            </w:r>
          </w:p>
        </w:tc>
        <w:tc>
          <w:tcPr>
            <w:vAlign w:val="center"/>
          </w:tcPr>
          <w:p w:rsidR="00000000" w:rsidDel="00000000" w:rsidP="00000000" w:rsidRDefault="00000000" w:rsidRPr="00000000" w14:paraId="000000CB">
            <w:pPr>
              <w:widowControl w:val="0"/>
              <w:spacing w:line="240" w:lineRule="auto"/>
              <w:rPr/>
            </w:pPr>
            <w:r w:rsidDel="00000000" w:rsidR="00000000" w:rsidRPr="00000000">
              <w:rPr>
                <w:rtl w:val="0"/>
              </w:rPr>
              <w:t xml:space="preserve">Drizen Vollachia</w:t>
            </w:r>
          </w:p>
          <w:p w:rsidR="00000000" w:rsidDel="00000000" w:rsidP="00000000" w:rsidRDefault="00000000" w:rsidRPr="00000000" w14:paraId="000000CC">
            <w:pPr>
              <w:widowControl w:val="0"/>
              <w:spacing w:line="240" w:lineRule="auto"/>
              <w:rPr/>
            </w:pPr>
            <w:r w:rsidDel="00000000" w:rsidR="00000000" w:rsidRPr="00000000">
              <w:rPr>
                <w:rtl w:val="0"/>
              </w:rPr>
              <w:t xml:space="preserve">Vincent Vollachia</w:t>
            </w:r>
          </w:p>
          <w:p w:rsidR="00000000" w:rsidDel="00000000" w:rsidP="00000000" w:rsidRDefault="00000000" w:rsidRPr="00000000" w14:paraId="000000CD">
            <w:pPr>
              <w:widowControl w:val="0"/>
              <w:spacing w:line="240" w:lineRule="auto"/>
              <w:rPr/>
            </w:pPr>
            <w:r w:rsidDel="00000000" w:rsidR="00000000" w:rsidRPr="00000000">
              <w:rPr>
                <w:rtl w:val="0"/>
              </w:rPr>
              <w:t xml:space="preserve">(et al.)</w:t>
            </w:r>
          </w:p>
        </w:tc>
        <w:tc>
          <w:tcPr>
            <w:vAlign w:val="center"/>
          </w:tcPr>
          <w:p w:rsidR="00000000" w:rsidDel="00000000" w:rsidP="00000000" w:rsidRDefault="00000000" w:rsidRPr="00000000" w14:paraId="000000CE">
            <w:pPr>
              <w:widowControl w:val="0"/>
              <w:spacing w:line="240" w:lineRule="auto"/>
              <w:rPr/>
            </w:pPr>
            <w:r w:rsidDel="00000000" w:rsidR="00000000" w:rsidRPr="00000000">
              <w:rPr>
                <w:rtl w:val="0"/>
              </w:rPr>
              <w:t xml:space="preserve">There are some derivations on this, see Abel’s section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spacing w:line="240" w:lineRule="auto"/>
              <w:rPr/>
            </w:pPr>
            <w:sdt>
              <w:sdtPr>
                <w:tag w:val="goog_rdk_41"/>
              </w:sdtPr>
              <w:sdtContent>
                <w:r w:rsidDel="00000000" w:rsidR="00000000" w:rsidRPr="00000000">
                  <w:rPr>
                    <w:rFonts w:ascii="Arial Unicode MS" w:cs="Arial Unicode MS" w:eastAsia="Arial Unicode MS" w:hAnsi="Arial Unicode MS"/>
                    <w:rtl w:val="0"/>
                  </w:rPr>
                  <w:t xml:space="preserve">宰相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spacing w:line="240" w:lineRule="auto"/>
              <w:rPr/>
            </w:pPr>
            <w:r w:rsidDel="00000000" w:rsidR="00000000" w:rsidRPr="00000000">
              <w:rPr>
                <w:rtl w:val="0"/>
              </w:rPr>
              <w:t xml:space="preserve">Prime Minister</w:t>
            </w:r>
          </w:p>
        </w:tc>
        <w:tc>
          <w:tcPr>
            <w:vAlign w:val="center"/>
          </w:tcPr>
          <w:p w:rsidR="00000000" w:rsidDel="00000000" w:rsidP="00000000" w:rsidRDefault="00000000" w:rsidRPr="00000000" w14:paraId="000000D1">
            <w:pPr>
              <w:widowControl w:val="0"/>
              <w:spacing w:line="240" w:lineRule="auto"/>
              <w:rPr/>
            </w:pPr>
            <w:r w:rsidDel="00000000" w:rsidR="00000000" w:rsidRPr="00000000">
              <w:rPr>
                <w:rtl w:val="0"/>
              </w:rPr>
              <w:t xml:space="preserve">Berstetz Fondalfon</w:t>
            </w:r>
          </w:p>
        </w:tc>
        <w:tc>
          <w:tcPr>
            <w:vAlign w:val="center"/>
          </w:tcPr>
          <w:p w:rsidR="00000000" w:rsidDel="00000000" w:rsidP="00000000" w:rsidRDefault="00000000" w:rsidRPr="00000000" w14:paraId="000000D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rPr/>
            </w:pPr>
            <w:sdt>
              <w:sdtPr>
                <w:tag w:val="goog_rdk_42"/>
              </w:sdtPr>
              <w:sdtContent>
                <w:r w:rsidDel="00000000" w:rsidR="00000000" w:rsidRPr="00000000">
                  <w:rPr>
                    <w:rFonts w:ascii="Arial Unicode MS" w:cs="Arial Unicode MS" w:eastAsia="Arial Unicode MS" w:hAnsi="Arial Unicode MS"/>
                    <w:rtl w:val="0"/>
                  </w:rPr>
                  <w:t xml:space="preserve">王様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rPr/>
            </w:pPr>
            <w:r w:rsidDel="00000000" w:rsidR="00000000" w:rsidRPr="00000000">
              <w:rPr>
                <w:rtl w:val="0"/>
              </w:rPr>
              <w:t xml:space="preserve">King/Monarch</w:t>
            </w:r>
          </w:p>
        </w:tc>
        <w:tc>
          <w:tcPr>
            <w:vAlign w:val="center"/>
          </w:tcPr>
          <w:p w:rsidR="00000000" w:rsidDel="00000000" w:rsidP="00000000" w:rsidRDefault="00000000" w:rsidRPr="00000000" w14:paraId="000000D5">
            <w:pPr>
              <w:widowControl w:val="0"/>
              <w:spacing w:line="240" w:lineRule="auto"/>
              <w:rPr/>
            </w:pPr>
            <w:r w:rsidDel="00000000" w:rsidR="00000000" w:rsidRPr="00000000">
              <w:rPr>
                <w:rtl w:val="0"/>
              </w:rPr>
              <w:t xml:space="preserve">Gionis Lugunica</w:t>
            </w:r>
          </w:p>
          <w:p w:rsidR="00000000" w:rsidDel="00000000" w:rsidP="00000000" w:rsidRDefault="00000000" w:rsidRPr="00000000" w14:paraId="000000D6">
            <w:pPr>
              <w:widowControl w:val="0"/>
              <w:spacing w:line="240" w:lineRule="auto"/>
              <w:rPr/>
            </w:pPr>
            <w:r w:rsidDel="00000000" w:rsidR="00000000" w:rsidRPr="00000000">
              <w:rPr>
                <w:rtl w:val="0"/>
              </w:rPr>
              <w:t xml:space="preserve">Randohal Lugunica</w:t>
            </w:r>
          </w:p>
        </w:tc>
        <w:tc>
          <w:tcPr>
            <w:vAlign w:val="center"/>
          </w:tcPr>
          <w:p w:rsidR="00000000" w:rsidDel="00000000" w:rsidP="00000000" w:rsidRDefault="00000000" w:rsidRPr="00000000" w14:paraId="000000D7">
            <w:pPr>
              <w:widowControl w:val="0"/>
              <w:spacing w:line="240" w:lineRule="auto"/>
              <w:rPr/>
            </w:pPr>
            <w:r w:rsidDel="00000000" w:rsidR="00000000" w:rsidRPr="00000000">
              <w:rPr>
                <w:rtl w:val="0"/>
              </w:rPr>
              <w:t xml:space="preserve">Use King for Gionis/Randohal/any other male king</w:t>
              <w:br w:type="textWrapping"/>
              <w:t xml:space="preserve">Use Monarch for the candidates’ prospective position (using Queen doesn’t fit so well)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rPr/>
            </w:pPr>
            <w:sdt>
              <w:sdtPr>
                <w:tag w:val="goog_rdk_43"/>
              </w:sdtPr>
              <w:sdtContent>
                <w:r w:rsidDel="00000000" w:rsidR="00000000" w:rsidRPr="00000000">
                  <w:rPr>
                    <w:rFonts w:ascii="Arial Unicode MS" w:cs="Arial Unicode MS" w:eastAsia="Arial Unicode MS" w:hAnsi="Arial Unicode MS"/>
                    <w:rtl w:val="0"/>
                  </w:rPr>
                  <w:t xml:space="preserve">族長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rPr/>
            </w:pPr>
            <w:r w:rsidDel="00000000" w:rsidR="00000000" w:rsidRPr="00000000">
              <w:rPr>
                <w:rtl w:val="0"/>
              </w:rPr>
              <w:t xml:space="preserve">Chieftain</w:t>
            </w:r>
          </w:p>
        </w:tc>
        <w:tc>
          <w:tcPr>
            <w:vAlign w:val="center"/>
          </w:tcPr>
          <w:p w:rsidR="00000000" w:rsidDel="00000000" w:rsidP="00000000" w:rsidRDefault="00000000" w:rsidRPr="00000000" w14:paraId="000000DA">
            <w:pPr>
              <w:widowControl w:val="0"/>
              <w:spacing w:line="240" w:lineRule="auto"/>
              <w:rPr/>
            </w:pPr>
            <w:r w:rsidDel="00000000" w:rsidR="00000000" w:rsidRPr="00000000">
              <w:rPr>
                <w:rtl w:val="0"/>
              </w:rPr>
              <w:t xml:space="preserve">Mizelda</w:t>
            </w:r>
          </w:p>
          <w:p w:rsidR="00000000" w:rsidDel="00000000" w:rsidP="00000000" w:rsidRDefault="00000000" w:rsidRPr="00000000" w14:paraId="000000DB">
            <w:pPr>
              <w:widowControl w:val="0"/>
              <w:spacing w:line="240" w:lineRule="auto"/>
              <w:rPr/>
            </w:pPr>
            <w:r w:rsidDel="00000000" w:rsidR="00000000" w:rsidRPr="00000000">
              <w:rPr>
                <w:rtl w:val="0"/>
              </w:rPr>
              <w:t xml:space="preserve">Taritta</w:t>
            </w:r>
          </w:p>
        </w:tc>
        <w:tc>
          <w:tcPr>
            <w:vAlign w:val="center"/>
          </w:tcPr>
          <w:p w:rsidR="00000000" w:rsidDel="00000000" w:rsidP="00000000" w:rsidRDefault="00000000" w:rsidRPr="00000000" w14:paraId="000000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rPr/>
            </w:pPr>
            <w:sdt>
              <w:sdtPr>
                <w:tag w:val="goog_rdk_44"/>
              </w:sdtPr>
              <w:sdtContent>
                <w:r w:rsidDel="00000000" w:rsidR="00000000" w:rsidRPr="00000000">
                  <w:rPr>
                    <w:rFonts w:ascii="Arial Unicode MS" w:cs="Arial Unicode MS" w:eastAsia="Arial Unicode MS" w:hAnsi="Arial Unicode MS"/>
                    <w:rtl w:val="0"/>
                  </w:rPr>
                  <w:t xml:space="preserve">上級伯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rPr/>
            </w:pPr>
            <w:r w:rsidDel="00000000" w:rsidR="00000000" w:rsidRPr="00000000">
              <w:rPr>
                <w:rtl w:val="0"/>
              </w:rPr>
              <w:t xml:space="preserve">High Count(ess)</w:t>
            </w:r>
          </w:p>
        </w:tc>
        <w:tc>
          <w:tcPr>
            <w:vAlign w:val="center"/>
          </w:tcPr>
          <w:p w:rsidR="00000000" w:rsidDel="00000000" w:rsidP="00000000" w:rsidRDefault="00000000" w:rsidRPr="00000000" w14:paraId="000000DF">
            <w:pPr>
              <w:widowControl w:val="0"/>
              <w:spacing w:line="240" w:lineRule="auto"/>
              <w:rPr/>
            </w:pPr>
            <w:r w:rsidDel="00000000" w:rsidR="00000000" w:rsidRPr="00000000">
              <w:rPr>
                <w:rtl w:val="0"/>
              </w:rPr>
              <w:t xml:space="preserve">Serena Dracroy</w:t>
            </w:r>
          </w:p>
        </w:tc>
        <w:tc>
          <w:tcPr>
            <w:vAlign w:val="center"/>
          </w:tcPr>
          <w:p w:rsidR="00000000" w:rsidDel="00000000" w:rsidP="00000000" w:rsidRDefault="00000000" w:rsidRPr="00000000" w14:paraId="000000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rPr/>
            </w:pPr>
            <w:sdt>
              <w:sdtPr>
                <w:tag w:val="goog_rdk_45"/>
              </w:sdtPr>
              <w:sdtContent>
                <w:r w:rsidDel="00000000" w:rsidR="00000000" w:rsidRPr="00000000">
                  <w:rPr>
                    <w:rFonts w:ascii="Arial Unicode MS" w:cs="Arial Unicode MS" w:eastAsia="Arial Unicode MS" w:hAnsi="Arial Unicode MS"/>
                    <w:rtl w:val="0"/>
                  </w:rPr>
                  <w:t xml:space="preserve">中級伯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rPr/>
            </w:pPr>
            <w:r w:rsidDel="00000000" w:rsidR="00000000" w:rsidRPr="00000000">
              <w:rPr>
                <w:rtl w:val="0"/>
              </w:rPr>
              <w:t xml:space="preserve">Mid Count(ess)</w:t>
            </w:r>
          </w:p>
        </w:tc>
        <w:tc>
          <w:tcPr>
            <w:vAlign w:val="center"/>
          </w:tcPr>
          <w:p w:rsidR="00000000" w:rsidDel="00000000" w:rsidP="00000000" w:rsidRDefault="00000000" w:rsidRPr="00000000" w14:paraId="000000E3">
            <w:pPr>
              <w:widowControl w:val="0"/>
              <w:spacing w:line="240" w:lineRule="auto"/>
              <w:rPr/>
            </w:pPr>
            <w:r w:rsidDel="00000000" w:rsidR="00000000" w:rsidRPr="00000000">
              <w:rPr>
                <w:rtl w:val="0"/>
              </w:rPr>
              <w:t xml:space="preserve">Jorah Pendleton</w:t>
            </w:r>
          </w:p>
        </w:tc>
        <w:tc>
          <w:tcPr>
            <w:vAlign w:val="center"/>
          </w:tcPr>
          <w:p w:rsidR="00000000" w:rsidDel="00000000" w:rsidP="00000000" w:rsidRDefault="00000000" w:rsidRPr="00000000" w14:paraId="000000E4">
            <w:pPr>
              <w:widowControl w:val="0"/>
              <w:spacing w:line="240" w:lineRule="auto"/>
              <w:rPr/>
            </w:pPr>
            <w:r w:rsidDel="00000000" w:rsidR="00000000" w:rsidRPr="00000000">
              <w:rPr>
                <w:rtl w:val="0"/>
              </w:rPr>
              <w:t xml:space="preserve">If you have any suggestions, feel free to add; this hasn’t been used thus far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rPr/>
            </w:pPr>
            <w:sdt>
              <w:sdtPr>
                <w:tag w:val="goog_rdk_46"/>
              </w:sdtPr>
              <w:sdtContent>
                <w:r w:rsidDel="00000000" w:rsidR="00000000" w:rsidRPr="00000000">
                  <w:rPr>
                    <w:rFonts w:ascii="Arial Unicode MS" w:cs="Arial Unicode MS" w:eastAsia="Arial Unicode MS" w:hAnsi="Arial Unicode MS"/>
                    <w:rtl w:val="0"/>
                  </w:rPr>
                  <w:t xml:space="preserve">下級伯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rPr/>
            </w:pPr>
            <w:r w:rsidDel="00000000" w:rsidR="00000000" w:rsidRPr="00000000">
              <w:rPr>
                <w:rtl w:val="0"/>
              </w:rPr>
              <w:t xml:space="preserve">Low Count(ess)</w:t>
            </w:r>
          </w:p>
        </w:tc>
        <w:tc>
          <w:tcPr>
            <w:vAlign w:val="center"/>
          </w:tcPr>
          <w:p w:rsidR="00000000" w:rsidDel="00000000" w:rsidP="00000000" w:rsidRDefault="00000000" w:rsidRPr="00000000" w14:paraId="000000E7">
            <w:pPr>
              <w:widowControl w:val="0"/>
              <w:spacing w:line="240" w:lineRule="auto"/>
              <w:rPr/>
            </w:pPr>
            <w:r w:rsidDel="00000000" w:rsidR="00000000" w:rsidRPr="00000000">
              <w:rPr>
                <w:rtl w:val="0"/>
              </w:rPr>
              <w:t xml:space="preserve">Jamal Aurélie</w:t>
            </w:r>
          </w:p>
        </w:tc>
        <w:tc>
          <w:tcPr>
            <w:vAlign w:val="center"/>
          </w:tcPr>
          <w:p w:rsidR="00000000" w:rsidDel="00000000" w:rsidP="00000000" w:rsidRDefault="00000000" w:rsidRPr="00000000" w14:paraId="000000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76" w:lineRule="auto"/>
              <w:rPr/>
            </w:pPr>
            <w:sdt>
              <w:sdtPr>
                <w:tag w:val="goog_rdk_47"/>
              </w:sdtPr>
              <w:sdtContent>
                <w:r w:rsidDel="00000000" w:rsidR="00000000" w:rsidRPr="00000000">
                  <w:rPr>
                    <w:rFonts w:ascii="Arial Unicode MS" w:cs="Arial Unicode MS" w:eastAsia="Arial Unicode MS" w:hAnsi="Arial Unicode MS"/>
                    <w:rtl w:val="0"/>
                  </w:rPr>
                  <w:t xml:space="preserve">剣奴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rPr/>
            </w:pPr>
            <w:r w:rsidDel="00000000" w:rsidR="00000000" w:rsidRPr="00000000">
              <w:rPr>
                <w:rtl w:val="0"/>
              </w:rPr>
              <w:t xml:space="preserve">Gladiator</w:t>
            </w:r>
          </w:p>
        </w:tc>
        <w:tc>
          <w:tcPr>
            <w:vAlign w:val="center"/>
          </w:tcPr>
          <w:p w:rsidR="00000000" w:rsidDel="00000000" w:rsidP="00000000" w:rsidRDefault="00000000" w:rsidRPr="00000000" w14:paraId="000000EB">
            <w:pPr>
              <w:widowControl w:val="0"/>
              <w:spacing w:line="240" w:lineRule="auto"/>
              <w:rPr/>
            </w:pPr>
            <w:r w:rsidDel="00000000" w:rsidR="00000000" w:rsidRPr="00000000">
              <w:rPr>
                <w:rtl w:val="0"/>
              </w:rPr>
              <w:t xml:space="preserve">Aldebaran</w:t>
            </w:r>
          </w:p>
          <w:p w:rsidR="00000000" w:rsidDel="00000000" w:rsidP="00000000" w:rsidRDefault="00000000" w:rsidRPr="00000000" w14:paraId="000000EC">
            <w:pPr>
              <w:widowControl w:val="0"/>
              <w:spacing w:line="240" w:lineRule="auto"/>
              <w:rPr/>
            </w:pPr>
            <w:r w:rsidDel="00000000" w:rsidR="00000000" w:rsidRPr="00000000">
              <w:rPr>
                <w:rtl w:val="0"/>
              </w:rPr>
              <w:t xml:space="preserve">Hornet</w:t>
            </w:r>
          </w:p>
        </w:tc>
        <w:tc>
          <w:tcPr>
            <w:vAlign w:val="center"/>
          </w:tcPr>
          <w:p w:rsidR="00000000" w:rsidDel="00000000" w:rsidP="00000000" w:rsidRDefault="00000000" w:rsidRPr="00000000" w14:paraId="000000E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76" w:lineRule="auto"/>
              <w:rPr/>
            </w:pPr>
            <w:sdt>
              <w:sdtPr>
                <w:tag w:val="goog_rdk_48"/>
              </w:sdtPr>
              <w:sdtContent>
                <w:r w:rsidDel="00000000" w:rsidR="00000000" w:rsidRPr="00000000">
                  <w:rPr>
                    <w:rFonts w:ascii="Arial Unicode MS" w:cs="Arial Unicode MS" w:eastAsia="Arial Unicode MS" w:hAnsi="Arial Unicode MS"/>
                    <w:rtl w:val="0"/>
                  </w:rPr>
                  <w:t xml:space="preserve">(島の)管理者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rPr/>
            </w:pPr>
            <w:r w:rsidDel="00000000" w:rsidR="00000000" w:rsidRPr="00000000">
              <w:rPr>
                <w:rtl w:val="0"/>
              </w:rPr>
              <w:t xml:space="preserve">(Island) Chief</w:t>
            </w:r>
          </w:p>
        </w:tc>
        <w:tc>
          <w:tcPr>
            <w:vAlign w:val="center"/>
          </w:tcPr>
          <w:p w:rsidR="00000000" w:rsidDel="00000000" w:rsidP="00000000" w:rsidRDefault="00000000" w:rsidRPr="00000000" w14:paraId="000000F0">
            <w:pPr>
              <w:widowControl w:val="0"/>
              <w:spacing w:line="240" w:lineRule="auto"/>
              <w:rPr/>
            </w:pPr>
            <w:r w:rsidDel="00000000" w:rsidR="00000000" w:rsidRPr="00000000">
              <w:rPr>
                <w:rtl w:val="0"/>
              </w:rPr>
              <w:t xml:space="preserve">Gustav Morello</w:t>
            </w:r>
          </w:p>
        </w:tc>
        <w:tc>
          <w:tcPr>
            <w:vAlign w:val="center"/>
          </w:tcPr>
          <w:p w:rsidR="00000000" w:rsidDel="00000000" w:rsidP="00000000" w:rsidRDefault="00000000" w:rsidRPr="00000000" w14:paraId="000000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76" w:lineRule="auto"/>
              <w:rPr/>
            </w:pPr>
            <w:sdt>
              <w:sdtPr>
                <w:tag w:val="goog_rdk_49"/>
              </w:sdtPr>
              <w:sdtContent>
                <w:r w:rsidDel="00000000" w:rsidR="00000000" w:rsidRPr="00000000">
                  <w:rPr>
                    <w:rFonts w:ascii="Arial Unicode MS" w:cs="Arial Unicode MS" w:eastAsia="Arial Unicode MS" w:hAnsi="Arial Unicode MS"/>
                    <w:rtl w:val="0"/>
                  </w:rPr>
                  <w:t xml:space="preserve">神殿騎士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widowControl w:val="0"/>
              <w:spacing w:line="240" w:lineRule="auto"/>
              <w:rPr/>
            </w:pPr>
            <w:r w:rsidDel="00000000" w:rsidR="00000000" w:rsidRPr="00000000">
              <w:rPr>
                <w:rtl w:val="0"/>
              </w:rPr>
              <w:t xml:space="preserve">Acolyte Knight(s)</w:t>
            </w:r>
          </w:p>
        </w:tc>
        <w:tc>
          <w:tcPr>
            <w:vAlign w:val="center"/>
          </w:tcPr>
          <w:p w:rsidR="00000000" w:rsidDel="00000000" w:rsidP="00000000" w:rsidRDefault="00000000" w:rsidRPr="00000000" w14:paraId="000000F4">
            <w:pPr>
              <w:widowControl w:val="0"/>
              <w:spacing w:line="240" w:lineRule="auto"/>
              <w:rPr/>
            </w:pPr>
            <w:r w:rsidDel="00000000" w:rsidR="00000000" w:rsidRPr="00000000">
              <w:rPr>
                <w:rtl w:val="0"/>
              </w:rPr>
              <w:t xml:space="preserve">n/a</w:t>
            </w:r>
          </w:p>
        </w:tc>
        <w:tc>
          <w:tcPr>
            <w:vAlign w:val="center"/>
          </w:tcPr>
          <w:p w:rsidR="00000000" w:rsidDel="00000000" w:rsidP="00000000" w:rsidRDefault="00000000" w:rsidRPr="00000000" w14:paraId="000000F5">
            <w:pPr>
              <w:widowControl w:val="0"/>
              <w:spacing w:line="240" w:lineRule="auto"/>
              <w:rPr/>
            </w:pPr>
            <w:r w:rsidDel="00000000" w:rsidR="00000000" w:rsidRPr="00000000">
              <w:rPr>
                <w:rtl w:val="0"/>
              </w:rPr>
              <w:t xml:space="preserve">To be settled 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76" w:lineRule="auto"/>
              <w:rPr/>
            </w:pPr>
            <w:sdt>
              <w:sdtPr>
                <w:tag w:val="goog_rdk_50"/>
              </w:sdtPr>
              <w:sdtContent>
                <w:r w:rsidDel="00000000" w:rsidR="00000000" w:rsidRPr="00000000">
                  <w:rPr>
                    <w:rFonts w:ascii="Arial Unicode MS" w:cs="Arial Unicode MS" w:eastAsia="Arial Unicode MS" w:hAnsi="Arial Unicode MS"/>
                    <w:rtl w:val="0"/>
                  </w:rPr>
                  <w:t xml:space="preserve">大参謀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rPr/>
            </w:pPr>
            <w:r w:rsidDel="00000000" w:rsidR="00000000" w:rsidRPr="00000000">
              <w:rPr>
                <w:rtl w:val="0"/>
              </w:rPr>
              <w:t xml:space="preserve">Great Strategist</w:t>
            </w:r>
          </w:p>
        </w:tc>
        <w:tc>
          <w:tcPr>
            <w:vAlign w:val="center"/>
          </w:tcPr>
          <w:p w:rsidR="00000000" w:rsidDel="00000000" w:rsidP="00000000" w:rsidRDefault="00000000" w:rsidRPr="00000000" w14:paraId="000000F8">
            <w:pPr>
              <w:widowControl w:val="0"/>
              <w:spacing w:line="240" w:lineRule="auto"/>
              <w:rPr/>
            </w:pPr>
            <w:r w:rsidDel="00000000" w:rsidR="00000000" w:rsidRPr="00000000">
              <w:rPr>
                <w:rtl w:val="0"/>
              </w:rPr>
              <w:t xml:space="preserve">Valga Cromwell/Old Man Rom</w:t>
            </w:r>
          </w:p>
        </w:tc>
        <w:tc>
          <w:tcPr>
            <w:vAlign w:val="center"/>
          </w:tcPr>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76" w:lineRule="auto"/>
              <w:rPr/>
            </w:pPr>
            <w:sdt>
              <w:sdtPr>
                <w:tag w:val="goog_rdk_51"/>
              </w:sdtPr>
              <w:sdtContent>
                <w:r w:rsidDel="00000000" w:rsidR="00000000" w:rsidRPr="00000000">
                  <w:rPr>
                    <w:rFonts w:ascii="Arial Unicode MS" w:cs="Arial Unicode MS" w:eastAsia="Arial Unicode MS" w:hAnsi="Arial Unicode MS"/>
                    <w:rtl w:val="0"/>
                  </w:rPr>
                  <w:t xml:space="preserve">豚王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rPr/>
            </w:pPr>
            <w:r w:rsidDel="00000000" w:rsidR="00000000" w:rsidRPr="00000000">
              <w:rPr>
                <w:rtl w:val="0"/>
              </w:rPr>
              <w:t xml:space="preserve">King Pig</w:t>
            </w:r>
          </w:p>
        </w:tc>
        <w:tc>
          <w:tcPr>
            <w:vAlign w:val="center"/>
          </w:tcPr>
          <w:p w:rsidR="00000000" w:rsidDel="00000000" w:rsidP="00000000" w:rsidRDefault="00000000" w:rsidRPr="00000000" w14:paraId="000000FC">
            <w:pPr>
              <w:widowControl w:val="0"/>
              <w:spacing w:line="240" w:lineRule="auto"/>
              <w:rPr/>
            </w:pPr>
            <w:r w:rsidDel="00000000" w:rsidR="00000000" w:rsidRPr="00000000">
              <w:rPr>
                <w:rtl w:val="0"/>
              </w:rPr>
              <w:t xml:space="preserve">Doltero idk</w:t>
            </w:r>
          </w:p>
        </w:tc>
        <w:tc>
          <w:tcPr>
            <w:vAlign w:val="center"/>
          </w:tcPr>
          <w:p w:rsidR="00000000" w:rsidDel="00000000" w:rsidP="00000000" w:rsidRDefault="00000000" w:rsidRPr="00000000" w14:paraId="000000FD">
            <w:pPr>
              <w:widowControl w:val="0"/>
              <w:spacing w:line="240" w:lineRule="auto"/>
              <w:rPr/>
            </w:pPr>
            <w:r w:rsidDel="00000000" w:rsidR="00000000" w:rsidRPr="00000000">
              <w:rPr>
                <w:rtl w:val="0"/>
              </w:rPr>
            </w:r>
          </w:p>
        </w:tc>
      </w:tr>
    </w:tbl>
    <w:p w:rsidR="00000000" w:rsidDel="00000000" w:rsidP="00000000" w:rsidRDefault="00000000" w:rsidRPr="00000000" w14:paraId="000000FE">
      <w:pPr>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pStyle w:val="Heading3"/>
        <w:rPr/>
      </w:pPr>
      <w:bookmarkStart w:colFirst="0" w:colLast="0" w:name="_heading=h.9v6fch4e2trx" w:id="4"/>
      <w:bookmarkEnd w:id="4"/>
      <w:r w:rsidDel="00000000" w:rsidR="00000000" w:rsidRPr="00000000">
        <w:rPr>
          <w:rtl w:val="0"/>
        </w:rPr>
        <w:t xml:space="preserve">Major Concepts</w:t>
      </w:r>
    </w:p>
    <w:p w:rsidR="00000000" w:rsidDel="00000000" w:rsidP="00000000" w:rsidRDefault="00000000" w:rsidRPr="00000000" w14:paraId="00000101">
      <w:pPr>
        <w:ind w:firstLine="720"/>
        <w:rPr>
          <w:b w:val="1"/>
        </w:rPr>
      </w:pPr>
      <w:r w:rsidDel="00000000" w:rsidR="00000000" w:rsidRPr="00000000">
        <w:rPr>
          <w:rtl w:val="0"/>
        </w:rPr>
      </w:r>
    </w:p>
    <w:tbl>
      <w:tblPr>
        <w:tblStyle w:val="Table2"/>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04">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rPr/>
            </w:pPr>
            <w:sdt>
              <w:sdtPr>
                <w:tag w:val="goog_rdk_52"/>
              </w:sdtPr>
              <w:sdtContent>
                <w:r w:rsidDel="00000000" w:rsidR="00000000" w:rsidRPr="00000000">
                  <w:rPr>
                    <w:rFonts w:ascii="Arial Unicode MS" w:cs="Arial Unicode MS" w:eastAsia="Arial Unicode MS" w:hAnsi="Arial Unicode MS"/>
                    <w:rtl w:val="0"/>
                  </w:rPr>
                  <w:t xml:space="preserve">王選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rPr/>
            </w:pPr>
            <w:r w:rsidDel="00000000" w:rsidR="00000000" w:rsidRPr="00000000">
              <w:rPr>
                <w:rtl w:val="0"/>
              </w:rPr>
              <w:t xml:space="preserve">Royal Selection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rPr/>
            </w:pPr>
            <w:sdt>
              <w:sdtPr>
                <w:tag w:val="goog_rdk_53"/>
              </w:sdtPr>
              <w:sdtContent>
                <w:r w:rsidDel="00000000" w:rsidR="00000000" w:rsidRPr="00000000">
                  <w:rPr>
                    <w:rFonts w:ascii="Arial Unicode MS" w:cs="Arial Unicode MS" w:eastAsia="Arial Unicode MS" w:hAnsi="Arial Unicode MS"/>
                    <w:rtl w:val="0"/>
                  </w:rPr>
                  <w:t xml:space="preserve">選帝の儀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rPr/>
            </w:pPr>
            <w:r w:rsidDel="00000000" w:rsidR="00000000" w:rsidRPr="00000000">
              <w:rPr>
                <w:rtl w:val="0"/>
              </w:rPr>
              <w:t xml:space="preserve">Imperial Selection Ceremony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rPr/>
            </w:pPr>
            <w:sdt>
              <w:sdtPr>
                <w:tag w:val="goog_rdk_54"/>
              </w:sdtPr>
              <w:sdtContent>
                <w:r w:rsidDel="00000000" w:rsidR="00000000" w:rsidRPr="00000000">
                  <w:rPr>
                    <w:rFonts w:ascii="Arial Unicode MS" w:cs="Arial Unicode MS" w:eastAsia="Arial Unicode MS" w:hAnsi="Arial Unicode MS"/>
                    <w:rtl w:val="0"/>
                  </w:rPr>
                  <w:t xml:space="preserve">オド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rPr/>
            </w:pPr>
            <w:r w:rsidDel="00000000" w:rsidR="00000000" w:rsidRPr="00000000">
              <w:rPr>
                <w:rtl w:val="0"/>
              </w:rPr>
              <w:t xml:space="preserve">Od</w:t>
            </w:r>
          </w:p>
        </w:tc>
        <w:tc>
          <w:tcPr>
            <w:vAlign w:val="center"/>
          </w:tcPr>
          <w:p w:rsidR="00000000" w:rsidDel="00000000" w:rsidP="00000000" w:rsidRDefault="00000000" w:rsidRPr="00000000" w14:paraId="0000010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rPr/>
            </w:pPr>
            <w:sdt>
              <w:sdtPr>
                <w:tag w:val="goog_rdk_55"/>
              </w:sdtPr>
              <w:sdtContent>
                <w:r w:rsidDel="00000000" w:rsidR="00000000" w:rsidRPr="00000000">
                  <w:rPr>
                    <w:rFonts w:ascii="Arial Unicode MS" w:cs="Arial Unicode MS" w:eastAsia="Arial Unicode MS" w:hAnsi="Arial Unicode MS"/>
                    <w:rtl w:val="0"/>
                  </w:rPr>
                  <w:t xml:space="preserve">マナ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rPr/>
            </w:pPr>
            <w:r w:rsidDel="00000000" w:rsidR="00000000" w:rsidRPr="00000000">
              <w:rPr>
                <w:rtl w:val="0"/>
              </w:rPr>
              <w:t xml:space="preserve">Mana</w:t>
            </w:r>
          </w:p>
        </w:tc>
        <w:tc>
          <w:tcPr>
            <w:vAlign w:val="center"/>
          </w:tcPr>
          <w:p w:rsidR="00000000" w:rsidDel="00000000" w:rsidP="00000000" w:rsidRDefault="00000000" w:rsidRPr="00000000" w14:paraId="00000110">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rPr/>
            </w:pPr>
            <w:sdt>
              <w:sdtPr>
                <w:tag w:val="goog_rdk_56"/>
              </w:sdtPr>
              <w:sdtContent>
                <w:r w:rsidDel="00000000" w:rsidR="00000000" w:rsidRPr="00000000">
                  <w:rPr>
                    <w:rFonts w:ascii="Arial Unicode MS" w:cs="Arial Unicode MS" w:eastAsia="Arial Unicode MS" w:hAnsi="Arial Unicode MS"/>
                    <w:rtl w:val="0"/>
                  </w:rPr>
                  <w:t xml:space="preserve">ゲート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rPr/>
            </w:pPr>
            <w:r w:rsidDel="00000000" w:rsidR="00000000" w:rsidRPr="00000000">
              <w:rPr>
                <w:rtl w:val="0"/>
              </w:rPr>
              <w:t xml:space="preserve">Gate</w:t>
            </w:r>
          </w:p>
        </w:tc>
        <w:tc>
          <w:tcPr>
            <w:vAlign w:val="center"/>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rPr/>
            </w:pPr>
            <w:sdt>
              <w:sdtPr>
                <w:tag w:val="goog_rdk_57"/>
              </w:sdtPr>
              <w:sdtContent>
                <w:r w:rsidDel="00000000" w:rsidR="00000000" w:rsidRPr="00000000">
                  <w:rPr>
                    <w:rFonts w:ascii="Arial Unicode MS" w:cs="Arial Unicode MS" w:eastAsia="Arial Unicode MS" w:hAnsi="Arial Unicode MS"/>
                    <w:rtl w:val="0"/>
                  </w:rPr>
                  <w:t xml:space="preserve">大災厄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pPr>
            <w:r w:rsidDel="00000000" w:rsidR="00000000" w:rsidRPr="00000000">
              <w:rPr>
                <w:rtl w:val="0"/>
              </w:rPr>
              <w:t xml:space="preserve">Great Calamity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Refers to the events of 400 years ago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rPr/>
            </w:pPr>
            <w:sdt>
              <w:sdtPr>
                <w:tag w:val="goog_rdk_58"/>
              </w:sdtPr>
              <w:sdtContent>
                <w:r w:rsidDel="00000000" w:rsidR="00000000" w:rsidRPr="00000000">
                  <w:rPr>
                    <w:rFonts w:ascii="Arial Unicode MS" w:cs="Arial Unicode MS" w:eastAsia="Arial Unicode MS" w:hAnsi="Arial Unicode MS"/>
                    <w:rtl w:val="0"/>
                  </w:rPr>
                  <w:t xml:space="preserve">観覧者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rPr/>
            </w:pPr>
            <w:r w:rsidDel="00000000" w:rsidR="00000000" w:rsidRPr="00000000">
              <w:rPr>
                <w:rtl w:val="0"/>
              </w:rPr>
              <w:t xml:space="preserve">Observer(s)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rPr/>
            </w:pPr>
            <w:r w:rsidDel="00000000" w:rsidR="00000000" w:rsidRPr="00000000">
              <w:rPr>
                <w:rtl w:val="0"/>
              </w:rPr>
              <w:t xml:space="preserve">Unclear if it’s a group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rPr/>
            </w:pPr>
            <w:sdt>
              <w:sdtPr>
                <w:tag w:val="goog_rdk_59"/>
              </w:sdtPr>
              <w:sdtContent>
                <w:r w:rsidDel="00000000" w:rsidR="00000000" w:rsidRPr="00000000">
                  <w:rPr>
                    <w:rFonts w:ascii="Arial Unicode MS" w:cs="Arial Unicode MS" w:eastAsia="Arial Unicode MS" w:hAnsi="Arial Unicode MS"/>
                    <w:rtl w:val="0"/>
                  </w:rPr>
                  <w:t xml:space="preserve">オド・ラグナ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rPr/>
            </w:pPr>
            <w:r w:rsidDel="00000000" w:rsidR="00000000" w:rsidRPr="00000000">
              <w:rPr>
                <w:rtl w:val="0"/>
              </w:rPr>
              <w:t xml:space="preserve">Od Lagna</w:t>
            </w:r>
          </w:p>
        </w:tc>
        <w:tc>
          <w:tcPr>
            <w:vAlign w:val="center"/>
          </w:tcPr>
          <w:p w:rsidR="00000000" w:rsidDel="00000000" w:rsidP="00000000" w:rsidRDefault="00000000" w:rsidRPr="00000000" w14:paraId="0000011C">
            <w:pPr>
              <w:widowControl w:val="0"/>
              <w:spacing w:line="240" w:lineRule="auto"/>
              <w:rPr/>
            </w:pPr>
            <w:r w:rsidDel="00000000" w:rsidR="00000000" w:rsidRPr="00000000">
              <w:rPr>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rPr/>
            </w:pPr>
            <w:sdt>
              <w:sdtPr>
                <w:tag w:val="goog_rdk_60"/>
              </w:sdtPr>
              <w:sdtContent>
                <w:r w:rsidDel="00000000" w:rsidR="00000000" w:rsidRPr="00000000">
                  <w:rPr>
                    <w:rFonts w:ascii="Arial Unicode MS" w:cs="Arial Unicode MS" w:eastAsia="Arial Unicode MS" w:hAnsi="Arial Unicode MS"/>
                    <w:rtl w:val="0"/>
                  </w:rPr>
                  <w:t xml:space="preserve">加護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rPr/>
            </w:pPr>
            <w:r w:rsidDel="00000000" w:rsidR="00000000" w:rsidRPr="00000000">
              <w:rPr>
                <w:rtl w:val="0"/>
              </w:rPr>
              <w:t xml:space="preserve">Divine Protection</w:t>
            </w:r>
          </w:p>
        </w:tc>
        <w:tc>
          <w:tcPr>
            <w:vAlign w:val="center"/>
          </w:tcPr>
          <w:p w:rsidR="00000000" w:rsidDel="00000000" w:rsidP="00000000" w:rsidRDefault="00000000" w:rsidRPr="00000000" w14:paraId="000001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rPr/>
            </w:pPr>
            <w:sdt>
              <w:sdtPr>
                <w:tag w:val="goog_rdk_61"/>
              </w:sdtPr>
              <w:sdtContent>
                <w:r w:rsidDel="00000000" w:rsidR="00000000" w:rsidRPr="00000000">
                  <w:rPr>
                    <w:rFonts w:ascii="Arial Unicode MS" w:cs="Arial Unicode MS" w:eastAsia="Arial Unicode MS" w:hAnsi="Arial Unicode MS"/>
                    <w:rtl w:val="0"/>
                  </w:rPr>
                  <w:t xml:space="preserve">魔女因子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rPr/>
            </w:pPr>
            <w:r w:rsidDel="00000000" w:rsidR="00000000" w:rsidRPr="00000000">
              <w:rPr>
                <w:rtl w:val="0"/>
              </w:rPr>
              <w:t xml:space="preserve">Witch Factor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rPr/>
            </w:pPr>
            <w:sdt>
              <w:sdtPr>
                <w:tag w:val="goog_rdk_62"/>
              </w:sdtPr>
              <w:sdtContent>
                <w:r w:rsidDel="00000000" w:rsidR="00000000" w:rsidRPr="00000000">
                  <w:rPr>
                    <w:rFonts w:ascii="Arial Unicode MS" w:cs="Arial Unicode MS" w:eastAsia="Arial Unicode MS" w:hAnsi="Arial Unicode MS"/>
                    <w:rtl w:val="0"/>
                  </w:rPr>
                  <w:t xml:space="preserve">権能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r w:rsidDel="00000000" w:rsidR="00000000" w:rsidRPr="00000000">
              <w:rPr>
                <w:rtl w:val="0"/>
              </w:rPr>
              <w:t xml:space="preserve">Authority</w:t>
            </w:r>
          </w:p>
        </w:tc>
        <w:tc>
          <w:tcPr>
            <w:vAlign w:val="center"/>
          </w:tcPr>
          <w:p w:rsidR="00000000" w:rsidDel="00000000" w:rsidP="00000000" w:rsidRDefault="00000000" w:rsidRPr="00000000" w14:paraId="000001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rPr/>
            </w:pPr>
            <w:sdt>
              <w:sdtPr>
                <w:tag w:val="goog_rdk_63"/>
              </w:sdtPr>
              <w:sdtContent>
                <w:r w:rsidDel="00000000" w:rsidR="00000000" w:rsidRPr="00000000">
                  <w:rPr>
                    <w:rFonts w:ascii="Arial Unicode MS" w:cs="Arial Unicode MS" w:eastAsia="Arial Unicode MS" w:hAnsi="Arial Unicode MS"/>
                    <w:rtl w:val="0"/>
                  </w:rPr>
                  <w:t xml:space="preserve">瘴気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rPr/>
            </w:pPr>
            <w:r w:rsidDel="00000000" w:rsidR="00000000" w:rsidRPr="00000000">
              <w:rPr>
                <w:rtl w:val="0"/>
              </w:rPr>
              <w:t xml:space="preserve">Miasma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sdt>
              <w:sdtPr>
                <w:tag w:val="goog_rdk_64"/>
              </w:sdtPr>
              <w:sdtContent>
                <w:r w:rsidDel="00000000" w:rsidR="00000000" w:rsidRPr="00000000">
                  <w:rPr>
                    <w:rFonts w:ascii="Arial Unicode MS" w:cs="Arial Unicode MS" w:eastAsia="Arial Unicode MS" w:hAnsi="Arial Unicode MS"/>
                    <w:rtl w:val="0"/>
                  </w:rPr>
                  <w:t xml:space="preserve">魔女の香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rPr/>
            </w:pPr>
            <w:r w:rsidDel="00000000" w:rsidR="00000000" w:rsidRPr="00000000">
              <w:rPr>
                <w:rtl w:val="0"/>
              </w:rPr>
              <w:t xml:space="preserve">Witch’s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rPr/>
            </w:pPr>
            <w:sdt>
              <w:sdtPr>
                <w:tag w:val="goog_rdk_65"/>
              </w:sdtPr>
              <w:sdtContent>
                <w:r w:rsidDel="00000000" w:rsidR="00000000" w:rsidRPr="00000000">
                  <w:rPr>
                    <w:rFonts w:ascii="Arial Unicode MS" w:cs="Arial Unicode MS" w:eastAsia="Arial Unicode MS" w:hAnsi="Arial Unicode MS"/>
                    <w:rtl w:val="0"/>
                  </w:rPr>
                  <w:t xml:space="preserve">魔女の残り香</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rPr/>
            </w:pPr>
            <w:r w:rsidDel="00000000" w:rsidR="00000000" w:rsidRPr="00000000">
              <w:rPr>
                <w:rtl w:val="0"/>
              </w:rPr>
              <w:t xml:space="preserve">Witch’s Lingering Scent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rPr/>
            </w:pPr>
            <w:sdt>
              <w:sdtPr>
                <w:tag w:val="goog_rdk_66"/>
              </w:sdtPr>
              <w:sdtContent>
                <w:r w:rsidDel="00000000" w:rsidR="00000000" w:rsidRPr="00000000">
                  <w:rPr>
                    <w:rFonts w:ascii="Arial Unicode MS" w:cs="Arial Unicode MS" w:eastAsia="Arial Unicode MS" w:hAnsi="Arial Unicode MS"/>
                    <w:rtl w:val="0"/>
                  </w:rPr>
                  <w:t xml:space="preserve">禁忌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rPr/>
            </w:pPr>
            <w:r w:rsidDel="00000000" w:rsidR="00000000" w:rsidRPr="00000000">
              <w:rPr>
                <w:rtl w:val="0"/>
              </w:rPr>
              <w:t xml:space="preserve">Taboo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rPr/>
            </w:pPr>
            <w:r w:rsidDel="00000000" w:rsidR="00000000" w:rsidRPr="00000000">
              <w:rPr>
                <w:rtl w:val="0"/>
              </w:rPr>
              <w:t xml:space="preserve">In context of Subaru speaking of RbD (should be capitalized)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pPr>
            <w:sdt>
              <w:sdtPr>
                <w:tag w:val="goog_rdk_67"/>
              </w:sdtPr>
              <w:sdtContent>
                <w:r w:rsidDel="00000000" w:rsidR="00000000" w:rsidRPr="00000000">
                  <w:rPr>
                    <w:rFonts w:ascii="Arial Unicode MS" w:cs="Arial Unicode MS" w:eastAsia="Arial Unicode MS" w:hAnsi="Arial Unicode MS"/>
                    <w:rtl w:val="0"/>
                  </w:rPr>
                  <w:t xml:space="preserve">精霊術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rPr/>
            </w:pPr>
            <w:r w:rsidDel="00000000" w:rsidR="00000000" w:rsidRPr="00000000">
              <w:rPr>
                <w:rtl w:val="0"/>
              </w:rPr>
              <w:t xml:space="preserve">Spiritual Arts</w:t>
            </w:r>
          </w:p>
        </w:tc>
        <w:tc>
          <w:tcPr>
            <w:vAlign w:val="center"/>
          </w:tcPr>
          <w:p w:rsidR="00000000" w:rsidDel="00000000" w:rsidP="00000000" w:rsidRDefault="00000000" w:rsidRPr="00000000" w14:paraId="000001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rPr/>
            </w:pPr>
            <w:sdt>
              <w:sdtPr>
                <w:tag w:val="goog_rdk_68"/>
              </w:sdtPr>
              <w:sdtContent>
                <w:r w:rsidDel="00000000" w:rsidR="00000000" w:rsidRPr="00000000">
                  <w:rPr>
                    <w:rFonts w:ascii="Arial Unicode MS" w:cs="Arial Unicode MS" w:eastAsia="Arial Unicode MS" w:hAnsi="Arial Unicode MS"/>
                    <w:rtl w:val="0"/>
                  </w:rPr>
                  <w:t xml:space="preserve">精霊術師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rPr/>
            </w:pPr>
            <w:r w:rsidDel="00000000" w:rsidR="00000000" w:rsidRPr="00000000">
              <w:rPr>
                <w:rtl w:val="0"/>
              </w:rPr>
              <w:t xml:space="preserve">Spiritual Arts User(s)</w:t>
            </w:r>
          </w:p>
        </w:tc>
        <w:tc>
          <w:tcPr>
            <w:vAlign w:val="center"/>
          </w:tcPr>
          <w:p w:rsidR="00000000" w:rsidDel="00000000" w:rsidP="00000000" w:rsidRDefault="00000000" w:rsidRPr="00000000" w14:paraId="000001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sdt>
              <w:sdtPr>
                <w:tag w:val="goog_rdk_69"/>
              </w:sdtPr>
              <w:sdtContent>
                <w:r w:rsidDel="00000000" w:rsidR="00000000" w:rsidRPr="00000000">
                  <w:rPr>
                    <w:rFonts w:ascii="Arial Unicode MS" w:cs="Arial Unicode MS" w:eastAsia="Arial Unicode MS" w:hAnsi="Arial Unicode MS"/>
                    <w:rtl w:val="0"/>
                  </w:rPr>
                  <w:t xml:space="preserve">呪術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rPr/>
            </w:pPr>
            <w:r w:rsidDel="00000000" w:rsidR="00000000" w:rsidRPr="00000000">
              <w:rPr>
                <w:rtl w:val="0"/>
              </w:rPr>
              <w:t xml:space="preserve">Curse Arts</w:t>
            </w:r>
          </w:p>
        </w:tc>
        <w:tc>
          <w:tcPr>
            <w:vAlign w:val="center"/>
          </w:tcPr>
          <w:p w:rsidR="00000000" w:rsidDel="00000000" w:rsidP="00000000" w:rsidRDefault="00000000" w:rsidRPr="00000000" w14:paraId="0000013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sdt>
              <w:sdtPr>
                <w:tag w:val="goog_rdk_70"/>
              </w:sdtPr>
              <w:sdtContent>
                <w:r w:rsidDel="00000000" w:rsidR="00000000" w:rsidRPr="00000000">
                  <w:rPr>
                    <w:rFonts w:ascii="Arial Unicode MS" w:cs="Arial Unicode MS" w:eastAsia="Arial Unicode MS" w:hAnsi="Arial Unicode MS"/>
                    <w:rtl w:val="0"/>
                  </w:rPr>
                  <w:t xml:space="preserve">呪術師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rPr/>
            </w:pPr>
            <w:r w:rsidDel="00000000" w:rsidR="00000000" w:rsidRPr="00000000">
              <w:rPr>
                <w:rtl w:val="0"/>
              </w:rPr>
              <w:t xml:space="preserve">Curse Arts User(s)</w:t>
            </w:r>
          </w:p>
        </w:tc>
        <w:tc>
          <w:tcPr>
            <w:vAlign w:val="center"/>
          </w:tcPr>
          <w:p w:rsidR="00000000" w:rsidDel="00000000" w:rsidP="00000000" w:rsidRDefault="00000000" w:rsidRPr="00000000" w14:paraId="000001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E">
            <w:pPr>
              <w:widowControl w:val="0"/>
              <w:spacing w:line="240" w:lineRule="auto"/>
              <w:rPr/>
            </w:pPr>
            <w:sdt>
              <w:sdtPr>
                <w:tag w:val="goog_rdk_71"/>
              </w:sdtPr>
              <w:sdtContent>
                <w:r w:rsidDel="00000000" w:rsidR="00000000" w:rsidRPr="00000000">
                  <w:rPr>
                    <w:rFonts w:ascii="Arial Unicode MS" w:cs="Arial Unicode MS" w:eastAsia="Arial Unicode MS" w:hAnsi="Arial Unicode MS"/>
                    <w:rtl w:val="0"/>
                  </w:rPr>
                  <w:t xml:space="preserve">誓い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3F">
            <w:pPr>
              <w:widowControl w:val="0"/>
              <w:spacing w:line="240" w:lineRule="auto"/>
              <w:rPr/>
            </w:pPr>
            <w:r w:rsidDel="00000000" w:rsidR="00000000" w:rsidRPr="00000000">
              <w:rPr>
                <w:rtl w:val="0"/>
              </w:rPr>
              <w:t xml:space="preserve">vow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1">
            <w:pPr>
              <w:widowControl w:val="0"/>
              <w:spacing w:line="240" w:lineRule="auto"/>
              <w:rPr/>
            </w:pPr>
            <w:sdt>
              <w:sdtPr>
                <w:tag w:val="goog_rdk_72"/>
              </w:sdtPr>
              <w:sdtContent>
                <w:r w:rsidDel="00000000" w:rsidR="00000000" w:rsidRPr="00000000">
                  <w:rPr>
                    <w:rFonts w:ascii="Arial Unicode MS" w:cs="Arial Unicode MS" w:eastAsia="Arial Unicode MS" w:hAnsi="Arial Unicode MS"/>
                    <w:rtl w:val="0"/>
                  </w:rPr>
                  <w:t xml:space="preserve">約束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rPr/>
            </w:pPr>
            <w:r w:rsidDel="00000000" w:rsidR="00000000" w:rsidRPr="00000000">
              <w:rPr>
                <w:rtl w:val="0"/>
              </w:rPr>
              <w:t xml:space="preserve">promise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40" w:lineRule="auto"/>
              <w:rPr/>
            </w:pPr>
            <w:sdt>
              <w:sdtPr>
                <w:tag w:val="goog_rdk_73"/>
              </w:sdtPr>
              <w:sdtContent>
                <w:r w:rsidDel="00000000" w:rsidR="00000000" w:rsidRPr="00000000">
                  <w:rPr>
                    <w:rFonts w:ascii="Arial Unicode MS" w:cs="Arial Unicode MS" w:eastAsia="Arial Unicode MS" w:hAnsi="Arial Unicode MS"/>
                    <w:rtl w:val="0"/>
                  </w:rPr>
                  <w:t xml:space="preserve">誓約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40" w:lineRule="auto"/>
              <w:rPr/>
            </w:pPr>
            <w:r w:rsidDel="00000000" w:rsidR="00000000" w:rsidRPr="00000000">
              <w:rPr>
                <w:rtl w:val="0"/>
              </w:rPr>
              <w:t xml:space="preserve">Oath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rPr/>
            </w:pPr>
            <w:sdt>
              <w:sdtPr>
                <w:tag w:val="goog_rdk_74"/>
              </w:sdtPr>
              <w:sdtContent>
                <w:r w:rsidDel="00000000" w:rsidR="00000000" w:rsidRPr="00000000">
                  <w:rPr>
                    <w:rFonts w:ascii="Arial Unicode MS" w:cs="Arial Unicode MS" w:eastAsia="Arial Unicode MS" w:hAnsi="Arial Unicode MS"/>
                    <w:rtl w:val="0"/>
                  </w:rPr>
                  <w:t xml:space="preserve">盟約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rPr/>
            </w:pPr>
            <w:r w:rsidDel="00000000" w:rsidR="00000000" w:rsidRPr="00000000">
              <w:rPr>
                <w:rtl w:val="0"/>
              </w:rPr>
              <w:t xml:space="preserve">Covenant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rPr/>
            </w:pPr>
            <w:sdt>
              <w:sdtPr>
                <w:tag w:val="goog_rdk_75"/>
              </w:sdtPr>
              <w:sdtContent>
                <w:r w:rsidDel="00000000" w:rsidR="00000000" w:rsidRPr="00000000">
                  <w:rPr>
                    <w:rFonts w:ascii="Arial Unicode MS" w:cs="Arial Unicode MS" w:eastAsia="Arial Unicode MS" w:hAnsi="Arial Unicode MS"/>
                    <w:rtl w:val="0"/>
                  </w:rPr>
                  <w:t xml:space="preserve">契約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rPr/>
            </w:pPr>
            <w:r w:rsidDel="00000000" w:rsidR="00000000" w:rsidRPr="00000000">
              <w:rPr>
                <w:rtl w:val="0"/>
              </w:rPr>
              <w:t xml:space="preserve">Contract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D">
            <w:pPr>
              <w:widowControl w:val="0"/>
              <w:spacing w:line="240" w:lineRule="auto"/>
              <w:rPr/>
            </w:pPr>
            <w:sdt>
              <w:sdtPr>
                <w:tag w:val="goog_rdk_76"/>
              </w:sdtPr>
              <w:sdtContent>
                <w:r w:rsidDel="00000000" w:rsidR="00000000" w:rsidRPr="00000000">
                  <w:rPr>
                    <w:rFonts w:ascii="Arial Unicode MS" w:cs="Arial Unicode MS" w:eastAsia="Arial Unicode MS" w:hAnsi="Arial Unicode MS"/>
                    <w:rtl w:val="0"/>
                  </w:rPr>
                  <w:t xml:space="preserve">試練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40" w:lineRule="auto"/>
              <w:rPr/>
            </w:pPr>
            <w:r w:rsidDel="00000000" w:rsidR="00000000" w:rsidRPr="00000000">
              <w:rPr>
                <w:rtl w:val="0"/>
              </w:rPr>
              <w:t xml:space="preserve">Trial/Ordeal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widowControl w:val="0"/>
              <w:spacing w:line="240" w:lineRule="auto"/>
              <w:rPr/>
            </w:pPr>
            <w:r w:rsidDel="00000000" w:rsidR="00000000" w:rsidRPr="00000000">
              <w:rPr>
                <w:rtl w:val="0"/>
              </w:rPr>
              <w:t xml:space="preserve">Is used as Ordeal in the context of whatever Petelgeuse means/meant by it. Trial otherwise (only for Arc 4 Trials)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rPr/>
            </w:pPr>
            <w:sdt>
              <w:sdtPr>
                <w:tag w:val="goog_rdk_77"/>
              </w:sdtPr>
              <w:sdtContent>
                <w:r w:rsidDel="00000000" w:rsidR="00000000" w:rsidRPr="00000000">
                  <w:rPr>
                    <w:rFonts w:ascii="Arial Unicode MS" w:cs="Arial Unicode MS" w:eastAsia="Arial Unicode MS" w:hAnsi="Arial Unicode MS"/>
                    <w:rtl w:val="0"/>
                  </w:rPr>
                  <w:t xml:space="preserve">試験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rPr/>
            </w:pPr>
            <w:r w:rsidDel="00000000" w:rsidR="00000000" w:rsidRPr="00000000">
              <w:rPr>
                <w:rtl w:val="0"/>
              </w:rPr>
              <w:t xml:space="preserve">Trial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rPr/>
            </w:pPr>
            <w:r w:rsidDel="00000000" w:rsidR="00000000" w:rsidRPr="00000000">
              <w:rPr>
                <w:rtl w:val="0"/>
              </w:rPr>
              <w:t xml:space="preserve">Specifically for Arc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rPr/>
            </w:pPr>
            <w:sdt>
              <w:sdtPr>
                <w:tag w:val="goog_rdk_78"/>
              </w:sdtPr>
              <w:sdtContent>
                <w:r w:rsidDel="00000000" w:rsidR="00000000" w:rsidRPr="00000000">
                  <w:rPr>
                    <w:rFonts w:ascii="Arial Unicode MS" w:cs="Arial Unicode MS" w:eastAsia="Arial Unicode MS" w:hAnsi="Arial Unicode MS"/>
                    <w:rtl w:val="0"/>
                  </w:rPr>
                  <w:t xml:space="preserve">大災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rPr/>
            </w:pPr>
            <w:r w:rsidDel="00000000" w:rsidR="00000000" w:rsidRPr="00000000">
              <w:rPr>
                <w:rtl w:val="0"/>
              </w:rPr>
              <w:t xml:space="preserve">Great Disaster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rPr/>
            </w:pPr>
            <w:r w:rsidDel="00000000" w:rsidR="00000000" w:rsidRPr="00000000">
              <w:rPr>
                <w:rtl w:val="0"/>
              </w:rPr>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heading=h.fcnqw0mgvunu" w:id="5"/>
      <w:bookmarkEnd w:id="5"/>
      <w:r w:rsidDel="00000000" w:rsidR="00000000" w:rsidRPr="00000000">
        <w:rPr>
          <w:rtl w:val="0"/>
        </w:rPr>
        <w:t xml:space="preserve">Equipment (Items, Weapons)</w:t>
      </w:r>
    </w:p>
    <w:p w:rsidR="00000000" w:rsidDel="00000000" w:rsidP="00000000" w:rsidRDefault="00000000" w:rsidRPr="00000000" w14:paraId="00000159">
      <w:pPr>
        <w:ind w:firstLine="720"/>
        <w:rPr>
          <w:b w:val="1"/>
        </w:rPr>
      </w:pPr>
      <w:r w:rsidDel="00000000" w:rsidR="00000000" w:rsidRPr="00000000">
        <w:rPr>
          <w:rtl w:val="0"/>
        </w:rPr>
      </w:r>
    </w:p>
    <w:tbl>
      <w:tblPr>
        <w:tblStyle w:val="Table3"/>
        <w:tblW w:w="670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460"/>
        <w:gridCol w:w="2460"/>
        <w:tblGridChange w:id="0">
          <w:tblGrid>
            <w:gridCol w:w="1785"/>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5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rPr/>
            </w:pPr>
            <w:sdt>
              <w:sdtPr>
                <w:tag w:val="goog_rdk_79"/>
              </w:sdtPr>
              <w:sdtContent>
                <w:r w:rsidDel="00000000" w:rsidR="00000000" w:rsidRPr="00000000">
                  <w:rPr>
                    <w:rFonts w:ascii="Arial Unicode MS" w:cs="Arial Unicode MS" w:eastAsia="Arial Unicode MS" w:hAnsi="Arial Unicode MS"/>
                    <w:rtl w:val="0"/>
                  </w:rPr>
                  <w:t xml:space="preserve">鬼の面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rPr/>
            </w:pPr>
            <w:r w:rsidDel="00000000" w:rsidR="00000000" w:rsidRPr="00000000">
              <w:rPr>
                <w:rtl w:val="0"/>
              </w:rPr>
              <w:t xml:space="preserve">Oni mask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rPr/>
            </w:pPr>
            <w:r w:rsidDel="00000000" w:rsidR="00000000" w:rsidRPr="00000000">
              <w:rPr>
                <w:rtl w:val="0"/>
              </w:rPr>
              <w:t xml:space="preserve">Should be stylized as “oni mask”--no capitals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rPr/>
            </w:pPr>
            <w:sdt>
              <w:sdtPr>
                <w:tag w:val="goog_rdk_80"/>
              </w:sdtPr>
              <w:sdtContent>
                <w:r w:rsidDel="00000000" w:rsidR="00000000" w:rsidRPr="00000000">
                  <w:rPr>
                    <w:rFonts w:ascii="Arial Unicode MS" w:cs="Arial Unicode MS" w:eastAsia="Arial Unicode MS" w:hAnsi="Arial Unicode MS"/>
                    <w:rtl w:val="0"/>
                  </w:rPr>
                  <w:t xml:space="preserve">リュリーレ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rPr/>
            </w:pPr>
            <w:r w:rsidDel="00000000" w:rsidR="00000000" w:rsidRPr="00000000">
              <w:rPr>
                <w:rtl w:val="0"/>
              </w:rPr>
              <w:t xml:space="preserve">Lyulyre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3">
            <w:pPr>
              <w:widowControl w:val="0"/>
              <w:spacing w:line="240" w:lineRule="auto"/>
              <w:rPr/>
            </w:pPr>
            <w:sdt>
              <w:sdtPr>
                <w:tag w:val="goog_rdk_81"/>
              </w:sdtPr>
              <w:sdtContent>
                <w:r w:rsidDel="00000000" w:rsidR="00000000" w:rsidRPr="00000000">
                  <w:rPr>
                    <w:rFonts w:ascii="Arial Unicode MS" w:cs="Arial Unicode MS" w:eastAsia="Arial Unicode MS" w:hAnsi="Arial Unicode MS"/>
                    <w:rtl w:val="0"/>
                  </w:rPr>
                  <w:t xml:space="preserve">魔剣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widowControl w:val="0"/>
              <w:spacing w:line="240" w:lineRule="auto"/>
              <w:rPr/>
            </w:pPr>
            <w:r w:rsidDel="00000000" w:rsidR="00000000" w:rsidRPr="00000000">
              <w:rPr>
                <w:rtl w:val="0"/>
              </w:rPr>
              <w:t xml:space="preserve">Enchanted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6">
            <w:pPr>
              <w:widowControl w:val="0"/>
              <w:spacing w:line="240" w:lineRule="auto"/>
              <w:rPr/>
            </w:pPr>
            <w:sdt>
              <w:sdtPr>
                <w:tag w:val="goog_rdk_82"/>
              </w:sdtPr>
              <w:sdtContent>
                <w:r w:rsidDel="00000000" w:rsidR="00000000" w:rsidRPr="00000000">
                  <w:rPr>
                    <w:rFonts w:ascii="Arial Unicode MS" w:cs="Arial Unicode MS" w:eastAsia="Arial Unicode MS" w:hAnsi="Arial Unicode MS"/>
                    <w:rtl w:val="0"/>
                  </w:rPr>
                  <w:t xml:space="preserve">妖刀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240" w:lineRule="auto"/>
              <w:rPr/>
            </w:pPr>
            <w:r w:rsidDel="00000000" w:rsidR="00000000" w:rsidRPr="00000000">
              <w:rPr>
                <w:rtl w:val="0"/>
              </w:rPr>
              <w:t xml:space="preserve">Bewitched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9">
            <w:pPr>
              <w:widowControl w:val="0"/>
              <w:spacing w:line="240" w:lineRule="auto"/>
              <w:rPr/>
            </w:pPr>
            <w:sdt>
              <w:sdtPr>
                <w:tag w:val="goog_rdk_83"/>
              </w:sdtPr>
              <w:sdtContent>
                <w:r w:rsidDel="00000000" w:rsidR="00000000" w:rsidRPr="00000000">
                  <w:rPr>
                    <w:rFonts w:ascii="Arial Unicode MS" w:cs="Arial Unicode MS" w:eastAsia="Arial Unicode MS" w:hAnsi="Arial Unicode MS"/>
                    <w:rtl w:val="0"/>
                  </w:rPr>
                  <w:t xml:space="preserve">聖剣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A">
            <w:pPr>
              <w:widowControl w:val="0"/>
              <w:spacing w:line="240" w:lineRule="auto"/>
              <w:rPr/>
            </w:pPr>
            <w:r w:rsidDel="00000000" w:rsidR="00000000" w:rsidRPr="00000000">
              <w:rPr>
                <w:rtl w:val="0"/>
              </w:rPr>
              <w:t xml:space="preserve">Holy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40" w:lineRule="auto"/>
              <w:rPr/>
            </w:pPr>
            <w:sdt>
              <w:sdtPr>
                <w:tag w:val="goog_rdk_84"/>
              </w:sdtPr>
              <w:sdtContent>
                <w:r w:rsidDel="00000000" w:rsidR="00000000" w:rsidRPr="00000000">
                  <w:rPr>
                    <w:rFonts w:ascii="Arial Unicode MS" w:cs="Arial Unicode MS" w:eastAsia="Arial Unicode MS" w:hAnsi="Arial Unicode MS"/>
                    <w:rtl w:val="0"/>
                  </w:rPr>
                  <w:t xml:space="preserve">龍剣(レイド)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40" w:lineRule="auto"/>
              <w:rPr/>
            </w:pPr>
            <w:r w:rsidDel="00000000" w:rsidR="00000000" w:rsidRPr="00000000">
              <w:rPr>
                <w:rtl w:val="0"/>
              </w:rPr>
              <w:t xml:space="preserve">Dragon Sword( Reid)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40" w:lineRule="auto"/>
              <w:rPr/>
            </w:pPr>
            <w:sdt>
              <w:sdtPr>
                <w:tag w:val="goog_rdk_85"/>
              </w:sdtPr>
              <w:sdtContent>
                <w:r w:rsidDel="00000000" w:rsidR="00000000" w:rsidRPr="00000000">
                  <w:rPr>
                    <w:rFonts w:ascii="Arial Unicode MS" w:cs="Arial Unicode MS" w:eastAsia="Arial Unicode MS" w:hAnsi="Arial Unicode MS"/>
                    <w:rtl w:val="0"/>
                  </w:rPr>
                  <w:t xml:space="preserve">邪剣(ムラサメ)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40" w:lineRule="auto"/>
              <w:rPr/>
            </w:pPr>
            <w:r w:rsidDel="00000000" w:rsidR="00000000" w:rsidRPr="00000000">
              <w:rPr>
                <w:rtl w:val="0"/>
              </w:rPr>
              <w:t xml:space="preserve">Fiend Sword( Murasame)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rPr/>
            </w:pPr>
            <w:sdt>
              <w:sdtPr>
                <w:tag w:val="goog_rdk_86"/>
              </w:sdtPr>
              <w:sdtContent>
                <w:r w:rsidDel="00000000" w:rsidR="00000000" w:rsidRPr="00000000">
                  <w:rPr>
                    <w:rFonts w:ascii="Arial Unicode MS" w:cs="Arial Unicode MS" w:eastAsia="Arial Unicode MS" w:hAnsi="Arial Unicode MS"/>
                    <w:rtl w:val="0"/>
                  </w:rPr>
                  <w:t xml:space="preserve">Denoted as 1st rank (一番刀) in EX4, 2nd (二番刀)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40" w:lineRule="auto"/>
              <w:rPr/>
            </w:pPr>
            <w:sdt>
              <w:sdtPr>
                <w:tag w:val="goog_rdk_87"/>
              </w:sdtPr>
              <w:sdtContent>
                <w:r w:rsidDel="00000000" w:rsidR="00000000" w:rsidRPr="00000000">
                  <w:rPr>
                    <w:rFonts w:ascii="Arial Unicode MS" w:cs="Arial Unicode MS" w:eastAsia="Arial Unicode MS" w:hAnsi="Arial Unicode MS"/>
                    <w:rtl w:val="0"/>
                  </w:rPr>
                  <w:t xml:space="preserve">夢剣(マサユメ)</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rPr/>
            </w:pPr>
            <w:r w:rsidDel="00000000" w:rsidR="00000000" w:rsidRPr="00000000">
              <w:rPr>
                <w:rtl w:val="0"/>
              </w:rPr>
              <w:t xml:space="preserve">Dream Sword( Masayume)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rPr/>
            </w:pPr>
            <w:sdt>
              <w:sdtPr>
                <w:tag w:val="goog_rdk_88"/>
              </w:sdtPr>
              <w:sdtContent>
                <w:r w:rsidDel="00000000" w:rsidR="00000000" w:rsidRPr="00000000">
                  <w:rPr>
                    <w:rFonts w:ascii="Arial Unicode MS" w:cs="Arial Unicode MS" w:eastAsia="Arial Unicode MS" w:hAnsi="Arial Unicode MS"/>
                    <w:rtl w:val="0"/>
                  </w:rPr>
                  <w:t xml:space="preserve">Denoted as 2nd rank (二番刀) in EX4, 1st (一番刀) in Oboreru</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rPr/>
            </w:pPr>
            <w:sdt>
              <w:sdtPr>
                <w:tag w:val="goog_rdk_89"/>
              </w:sdtPr>
              <w:sdtContent>
                <w:r w:rsidDel="00000000" w:rsidR="00000000" w:rsidRPr="00000000">
                  <w:rPr>
                    <w:rFonts w:ascii="Arial Unicode MS" w:cs="Arial Unicode MS" w:eastAsia="Arial Unicode MS" w:hAnsi="Arial Unicode MS"/>
                    <w:rtl w:val="0"/>
                  </w:rPr>
                  <w:t xml:space="preserve">陽剣(ヴォラキア)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rPr/>
            </w:pPr>
            <w:r w:rsidDel="00000000" w:rsidR="00000000" w:rsidRPr="00000000">
              <w:rPr>
                <w:rtl w:val="0"/>
              </w:rPr>
              <w:t xml:space="preserve">Yang Sword(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pPr>
            <w:sdt>
              <w:sdtPr>
                <w:tag w:val="goog_rdk_90"/>
              </w:sdtPr>
              <w:sdtContent>
                <w:r w:rsidDel="00000000" w:rsidR="00000000" w:rsidRPr="00000000">
                  <w:rPr>
                    <w:rFonts w:ascii="Arial Unicode MS" w:cs="Arial Unicode MS" w:eastAsia="Arial Unicode MS" w:hAnsi="Arial Unicode MS"/>
                    <w:rtl w:val="0"/>
                  </w:rPr>
                  <w:t xml:space="preserve">Possesses an ability labelled as “Flame of the Yang Sword” (陽剣の焔)</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40" w:lineRule="auto"/>
              <w:rPr/>
            </w:pPr>
            <w:sdt>
              <w:sdtPr>
                <w:tag w:val="goog_rdk_91"/>
              </w:sdtPr>
              <w:sdtContent>
                <w:r w:rsidDel="00000000" w:rsidR="00000000" w:rsidRPr="00000000">
                  <w:rPr>
                    <w:rFonts w:ascii="Arial Unicode MS" w:cs="Arial Unicode MS" w:eastAsia="Arial Unicode MS" w:hAnsi="Arial Unicode MS"/>
                    <w:rtl w:val="0"/>
                  </w:rPr>
                  <w:t xml:space="preserve">命剣(ゼアム)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9">
            <w:pPr>
              <w:widowControl w:val="0"/>
              <w:spacing w:line="240" w:lineRule="auto"/>
              <w:rPr/>
            </w:pPr>
            <w:r w:rsidDel="00000000" w:rsidR="00000000" w:rsidRPr="00000000">
              <w:rPr>
                <w:rtl w:val="0"/>
              </w:rPr>
              <w:t xml:space="preserve">Life Sword( Zeam)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rPr/>
            </w:pPr>
            <w:sdt>
              <w:sdtPr>
                <w:tag w:val="goog_rdk_92"/>
              </w:sdtPr>
              <w:sdtContent>
                <w:r w:rsidDel="00000000" w:rsidR="00000000" w:rsidRPr="00000000">
                  <w:rPr>
                    <w:rFonts w:ascii="Arial Unicode MS" w:cs="Arial Unicode MS" w:eastAsia="Arial Unicode MS" w:hAnsi="Arial Unicode MS"/>
                    <w:rtl w:val="0"/>
                  </w:rPr>
                  <w:t xml:space="preserve">呪剣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C">
            <w:pPr>
              <w:widowControl w:val="0"/>
              <w:spacing w:line="240" w:lineRule="auto"/>
              <w:rPr/>
            </w:pPr>
            <w:r w:rsidDel="00000000" w:rsidR="00000000" w:rsidRPr="00000000">
              <w:rPr>
                <w:rtl w:val="0"/>
              </w:rPr>
              <w:t xml:space="preserve">Cursed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E">
            <w:pPr>
              <w:widowControl w:val="0"/>
              <w:spacing w:line="240" w:lineRule="auto"/>
              <w:rPr/>
            </w:pPr>
            <w:sdt>
              <w:sdtPr>
                <w:tag w:val="goog_rdk_93"/>
              </w:sdtPr>
              <w:sdtContent>
                <w:r w:rsidDel="00000000" w:rsidR="00000000" w:rsidRPr="00000000">
                  <w:rPr>
                    <w:rFonts w:ascii="Arial Unicode MS" w:cs="Arial Unicode MS" w:eastAsia="Arial Unicode MS" w:hAnsi="Arial Unicode MS"/>
                    <w:rtl w:val="0"/>
                  </w:rPr>
                  <w:t xml:space="preserve">愛剣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7F">
            <w:pPr>
              <w:widowControl w:val="0"/>
              <w:spacing w:line="240" w:lineRule="auto"/>
              <w:rPr/>
            </w:pPr>
            <w:r w:rsidDel="00000000" w:rsidR="00000000" w:rsidRPr="00000000">
              <w:rPr>
                <w:rtl w:val="0"/>
              </w:rPr>
              <w:t xml:space="preserve">Beloved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pPr>
            <w:sdt>
              <w:sdtPr>
                <w:tag w:val="goog_rdk_94"/>
              </w:sdtPr>
              <w:sdtContent>
                <w:r w:rsidDel="00000000" w:rsidR="00000000" w:rsidRPr="00000000">
                  <w:rPr>
                    <w:rFonts w:ascii="Arial Unicode MS" w:cs="Arial Unicode MS" w:eastAsia="Arial Unicode MS" w:hAnsi="Arial Unicode MS"/>
                    <w:rtl w:val="0"/>
                  </w:rPr>
                  <w:t xml:space="preserve">霊剣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2">
            <w:pPr>
              <w:widowControl w:val="0"/>
              <w:spacing w:line="240" w:lineRule="auto"/>
              <w:rPr/>
            </w:pPr>
            <w:r w:rsidDel="00000000" w:rsidR="00000000" w:rsidRPr="00000000">
              <w:rPr>
                <w:rtl w:val="0"/>
              </w:rPr>
              <w:t xml:space="preserve">Spirit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40" w:lineRule="auto"/>
              <w:rPr/>
            </w:pPr>
            <w:sdt>
              <w:sdtPr>
                <w:tag w:val="goog_rdk_95"/>
              </w:sdtPr>
              <w:sdtContent>
                <w:r w:rsidDel="00000000" w:rsidR="00000000" w:rsidRPr="00000000">
                  <w:rPr>
                    <w:rFonts w:ascii="Arial Unicode MS" w:cs="Arial Unicode MS" w:eastAsia="Arial Unicode MS" w:hAnsi="Arial Unicode MS"/>
                    <w:rtl w:val="0"/>
                  </w:rPr>
                  <w:t xml:space="preserve">影剣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40" w:lineRule="auto"/>
              <w:rPr/>
            </w:pPr>
            <w:r w:rsidDel="00000000" w:rsidR="00000000" w:rsidRPr="00000000">
              <w:rPr>
                <w:rtl w:val="0"/>
              </w:rPr>
              <w:t xml:space="preserve">Shadow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7">
            <w:pPr>
              <w:widowControl w:val="0"/>
              <w:spacing w:line="240" w:lineRule="auto"/>
              <w:rPr/>
            </w:pPr>
            <w:sdt>
              <w:sdtPr>
                <w:tag w:val="goog_rdk_96"/>
              </w:sdtPr>
              <w:sdtContent>
                <w:r w:rsidDel="00000000" w:rsidR="00000000" w:rsidRPr="00000000">
                  <w:rPr>
                    <w:rFonts w:ascii="Arial Unicode MS" w:cs="Arial Unicode MS" w:eastAsia="Arial Unicode MS" w:hAnsi="Arial Unicode MS"/>
                    <w:rtl w:val="0"/>
                  </w:rPr>
                  <w:t xml:space="preserve">疫剣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widowControl w:val="0"/>
              <w:spacing w:line="240" w:lineRule="auto"/>
              <w:rPr/>
            </w:pPr>
            <w:r w:rsidDel="00000000" w:rsidR="00000000" w:rsidRPr="00000000">
              <w:rPr>
                <w:rtl w:val="0"/>
              </w:rPr>
              <w:t xml:space="preserve">Blight 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A">
            <w:pPr>
              <w:widowControl w:val="0"/>
              <w:spacing w:line="240" w:lineRule="auto"/>
              <w:rPr/>
            </w:pPr>
            <w:sdt>
              <w:sdtPr>
                <w:tag w:val="goog_rdk_97"/>
              </w:sdtPr>
              <w:sdtContent>
                <w:r w:rsidDel="00000000" w:rsidR="00000000" w:rsidRPr="00000000">
                  <w:rPr>
                    <w:rFonts w:ascii="Arial Unicode MS" w:cs="Arial Unicode MS" w:eastAsia="Arial Unicode MS" w:hAnsi="Arial Unicode MS"/>
                    <w:rtl w:val="0"/>
                  </w:rPr>
                  <w:t xml:space="preserve">青龍刀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line="240" w:lineRule="auto"/>
              <w:rPr/>
            </w:pPr>
            <w:r w:rsidDel="00000000" w:rsidR="00000000" w:rsidRPr="00000000">
              <w:rPr>
                <w:rtl w:val="0"/>
              </w:rPr>
              <w:t xml:space="preserve">dao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D">
            <w:pPr>
              <w:widowControl w:val="0"/>
              <w:spacing w:line="240" w:lineRule="auto"/>
              <w:rPr/>
            </w:pPr>
            <w:sdt>
              <w:sdtPr>
                <w:tag w:val="goog_rdk_98"/>
              </w:sdtPr>
              <w:sdtContent>
                <w:r w:rsidDel="00000000" w:rsidR="00000000" w:rsidRPr="00000000">
                  <w:rPr>
                    <w:rFonts w:ascii="Arial Unicode MS" w:cs="Arial Unicode MS" w:eastAsia="Arial Unicode MS" w:hAnsi="Arial Unicode MS"/>
                    <w:rtl w:val="0"/>
                  </w:rPr>
                  <w:t xml:space="preserve">飛翼刃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widowControl w:val="0"/>
              <w:spacing w:line="240" w:lineRule="auto"/>
              <w:rPr/>
            </w:pPr>
            <w:r w:rsidDel="00000000" w:rsidR="00000000" w:rsidRPr="00000000">
              <w:rPr>
                <w:rtl w:val="0"/>
              </w:rPr>
              <w:t xml:space="preserve">Flying Winged Blade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rPr/>
            </w:pPr>
            <w:sdt>
              <w:sdtPr>
                <w:tag w:val="goog_rdk_99"/>
              </w:sdtPr>
              <w:sdtContent>
                <w:r w:rsidDel="00000000" w:rsidR="00000000" w:rsidRPr="00000000">
                  <w:rPr>
                    <w:rFonts w:ascii="Arial Unicode MS" w:cs="Arial Unicode MS" w:eastAsia="Arial Unicode MS" w:hAnsi="Arial Unicode MS"/>
                    <w:rtl w:val="0"/>
                  </w:rPr>
                  <w:t xml:space="preserve">ミーティア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line="240" w:lineRule="auto"/>
              <w:rPr/>
            </w:pPr>
            <w:r w:rsidDel="00000000" w:rsidR="00000000" w:rsidRPr="00000000">
              <w:rPr>
                <w:rtl w:val="0"/>
              </w:rPr>
              <w:t xml:space="preserve">Meteor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40" w:lineRule="auto"/>
              <w:rPr/>
            </w:pPr>
            <w:r w:rsidDel="00000000" w:rsidR="00000000" w:rsidRPr="00000000">
              <w:rPr>
                <w:rtl w:val="0"/>
              </w:rPr>
              <w:t xml:space="preserve">Used in Light Novel canon and post-Arc 6 Web Novel for the generality of magic devices</w:t>
            </w:r>
          </w:p>
          <w:p w:rsidR="00000000" w:rsidDel="00000000" w:rsidP="00000000" w:rsidRDefault="00000000" w:rsidRPr="00000000" w14:paraId="00000193">
            <w:pPr>
              <w:widowControl w:val="0"/>
              <w:spacing w:line="240" w:lineRule="auto"/>
              <w:rPr/>
            </w:pPr>
            <w:r w:rsidDel="00000000" w:rsidR="00000000" w:rsidRPr="00000000">
              <w:rPr>
                <w:rtl w:val="0"/>
              </w:rPr>
              <w:t xml:space="preserve">Used in Web Novel Arc 5 to refer to a specific device</w:t>
            </w:r>
          </w:p>
          <w:p w:rsidR="00000000" w:rsidDel="00000000" w:rsidP="00000000" w:rsidRDefault="00000000" w:rsidRPr="00000000" w14:paraId="00000194">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rPr/>
            </w:pPr>
            <w:sdt>
              <w:sdtPr>
                <w:tag w:val="goog_rdk_100"/>
              </w:sdtPr>
              <w:sdtContent>
                <w:r w:rsidDel="00000000" w:rsidR="00000000" w:rsidRPr="00000000">
                  <w:rPr>
                    <w:rFonts w:ascii="Arial Unicode MS" w:cs="Arial Unicode MS" w:eastAsia="Arial Unicode MS" w:hAnsi="Arial Unicode MS"/>
                    <w:rtl w:val="0"/>
                  </w:rPr>
                  <w:t xml:space="preserve">魔法器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40" w:lineRule="auto"/>
              <w:rPr/>
            </w:pPr>
            <w:r w:rsidDel="00000000" w:rsidR="00000000" w:rsidRPr="00000000">
              <w:rPr>
                <w:rtl w:val="0"/>
              </w:rPr>
              <w:t xml:space="preserve">magical device(s)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40" w:lineRule="auto"/>
              <w:rPr/>
            </w:pPr>
            <w:sdt>
              <w:sdtPr>
                <w:tag w:val="goog_rdk_101"/>
              </w:sdtPr>
              <w:sdtContent>
                <w:r w:rsidDel="00000000" w:rsidR="00000000" w:rsidRPr="00000000">
                  <w:rPr>
                    <w:rFonts w:ascii="Arial Unicode MS" w:cs="Arial Unicode MS" w:eastAsia="Arial Unicode MS" w:hAnsi="Arial Unicode MS"/>
                    <w:rtl w:val="0"/>
                  </w:rPr>
                  <w:t xml:space="preserve">Supplanted with “ミーティア” (Meteor) in Light Novel canon (and post Arc 6 Web Novel)</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40" w:lineRule="auto"/>
              <w:rPr/>
            </w:pPr>
            <w:sdt>
              <w:sdtPr>
                <w:tag w:val="goog_rdk_102"/>
              </w:sdtPr>
              <w:sdtContent>
                <w:r w:rsidDel="00000000" w:rsidR="00000000" w:rsidRPr="00000000">
                  <w:rPr>
                    <w:rFonts w:ascii="Arial Unicode MS" w:cs="Arial Unicode MS" w:eastAsia="Arial Unicode MS" w:hAnsi="Arial Unicode MS"/>
                    <w:color w:val="3a3a3a"/>
                    <w:sz w:val="21"/>
                    <w:szCs w:val="21"/>
                    <w:highlight w:val="white"/>
                    <w:rtl w:val="0"/>
                  </w:rPr>
                  <w:t xml:space="preserve">輝石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40" w:lineRule="auto"/>
              <w:rPr/>
            </w:pPr>
            <w:r w:rsidDel="00000000" w:rsidR="00000000" w:rsidRPr="00000000">
              <w:rPr>
                <w:rtl w:val="0"/>
              </w:rPr>
              <w:t xml:space="preserve">pyroxene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rPr/>
            </w:pPr>
            <w:sdt>
              <w:sdtPr>
                <w:tag w:val="goog_rdk_103"/>
              </w:sdtPr>
              <w:sdtContent>
                <w:r w:rsidDel="00000000" w:rsidR="00000000" w:rsidRPr="00000000">
                  <w:rPr>
                    <w:rFonts w:ascii="Arial Unicode MS" w:cs="Arial Unicode MS" w:eastAsia="Arial Unicode MS" w:hAnsi="Arial Unicode MS"/>
                    <w:rtl w:val="0"/>
                  </w:rPr>
                  <w:t xml:space="preserve">魔晶砲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rPr/>
            </w:pPr>
            <w:r w:rsidDel="00000000" w:rsidR="00000000" w:rsidRPr="00000000">
              <w:rPr>
                <w:rtl w:val="0"/>
              </w:rPr>
              <w:t xml:space="preserve">Magic Crystal Cannon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line="240" w:lineRule="auto"/>
              <w:rPr/>
            </w:pPr>
            <w:sdt>
              <w:sdtPr>
                <w:tag w:val="goog_rdk_104"/>
              </w:sdtPr>
              <w:sdtContent>
                <w:r w:rsidDel="00000000" w:rsidR="00000000" w:rsidRPr="00000000">
                  <w:rPr>
                    <w:rFonts w:ascii="Arial Unicode MS" w:cs="Arial Unicode MS" w:eastAsia="Arial Unicode MS" w:hAnsi="Arial Unicode MS"/>
                    <w:rtl w:val="0"/>
                  </w:rPr>
                  <w:t xml:space="preserve">呪具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pP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rPr/>
            </w:pPr>
            <w:sdt>
              <w:sdtPr>
                <w:tag w:val="goog_rdk_105"/>
              </w:sdtPr>
              <w:sdtContent>
                <w:r w:rsidDel="00000000" w:rsidR="00000000" w:rsidRPr="00000000">
                  <w:rPr>
                    <w:rFonts w:ascii="Arial Unicode MS" w:cs="Arial Unicode MS" w:eastAsia="Arial Unicode MS" w:hAnsi="Arial Unicode MS"/>
                    <w:rtl w:val="0"/>
                  </w:rPr>
                  <w:t xml:space="preserve">魔核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line="240" w:lineRule="auto"/>
              <w:rPr/>
            </w:pPr>
            <w:r w:rsidDel="00000000" w:rsidR="00000000" w:rsidRPr="00000000">
              <w:rPr>
                <w:rtl w:val="0"/>
              </w:rPr>
              <w:t xml:space="preserve">Magic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rPr/>
            </w:pPr>
            <w:r w:rsidDel="00000000" w:rsidR="00000000" w:rsidRPr="00000000">
              <w:rPr>
                <w:rtl w:val="0"/>
              </w:rPr>
              <w:t xml:space="preserve">As in, the Magic Core of the Crystal Palace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rPr/>
            </w:pPr>
            <w:sdt>
              <w:sdtPr>
                <w:tag w:val="goog_rdk_106"/>
              </w:sdtPr>
              <w:sdtContent>
                <w:r w:rsidDel="00000000" w:rsidR="00000000" w:rsidRPr="00000000">
                  <w:rPr>
                    <w:rFonts w:ascii="Arial Unicode MS" w:cs="Arial Unicode MS" w:eastAsia="Arial Unicode MS" w:hAnsi="Arial Unicode MS"/>
                    <w:rtl w:val="0"/>
                  </w:rPr>
                  <w:t xml:space="preserve">魔晶巨兵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rPr/>
            </w:pPr>
            <w:r w:rsidDel="00000000" w:rsidR="00000000" w:rsidRPr="00000000">
              <w:rPr>
                <w:rtl w:val="0"/>
              </w:rPr>
              <w:t xml:space="preserve">Giant Magic Crystal Soldier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rPr/>
            </w:pP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3"/>
        <w:ind w:firstLine="720"/>
        <w:rPr/>
      </w:pPr>
      <w:bookmarkStart w:colFirst="0" w:colLast="0" w:name="_heading=h.6rq0hrx845qq" w:id="6"/>
      <w:bookmarkEnd w:id="6"/>
      <w:r w:rsidDel="00000000" w:rsidR="00000000" w:rsidRPr="00000000">
        <w:rPr>
          <w:rtl w:val="0"/>
        </w:rPr>
        <w:t xml:space="preserve">Magics</w:t>
      </w:r>
      <w:r w:rsidDel="00000000" w:rsidR="00000000" w:rsidRPr="00000000">
        <w:rPr>
          <w:rtl w:val="0"/>
        </w:rPr>
      </w:r>
    </w:p>
    <w:p w:rsidR="00000000" w:rsidDel="00000000" w:rsidP="00000000" w:rsidRDefault="00000000" w:rsidRPr="00000000" w14:paraId="000001AA">
      <w:pPr>
        <w:ind w:firstLine="720"/>
        <w:rPr>
          <w:b w:val="1"/>
        </w:rPr>
      </w:pPr>
      <w:r w:rsidDel="00000000" w:rsidR="00000000" w:rsidRPr="00000000">
        <w:rPr>
          <w:rtl w:val="0"/>
        </w:rPr>
      </w:r>
    </w:p>
    <w:tbl>
      <w:tblPr>
        <w:tblStyle w:val="Table4"/>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1A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rPr/>
            </w:pPr>
            <w:sdt>
              <w:sdtPr>
                <w:tag w:val="goog_rdk_107"/>
              </w:sdtPr>
              <w:sdtContent>
                <w:r w:rsidDel="00000000" w:rsidR="00000000" w:rsidRPr="00000000">
                  <w:rPr>
                    <w:rFonts w:ascii="Arial Unicode MS" w:cs="Arial Unicode MS" w:eastAsia="Arial Unicode MS" w:hAnsi="Arial Unicode MS"/>
                    <w:rtl w:val="0"/>
                  </w:rPr>
                  <w:t xml:space="preserve">流法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rPr/>
            </w:pPr>
            <w:r w:rsidDel="00000000" w:rsidR="00000000" w:rsidRPr="00000000">
              <w:rPr>
                <w:rtl w:val="0"/>
              </w:rPr>
              <w:t xml:space="preserve">Flow Method</w:t>
            </w:r>
          </w:p>
        </w:tc>
        <w:tc>
          <w:tcPr>
            <w:vAlign w:val="center"/>
          </w:tcPr>
          <w:p w:rsidR="00000000" w:rsidDel="00000000" w:rsidP="00000000" w:rsidRDefault="00000000" w:rsidRPr="00000000" w14:paraId="000001B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rPr/>
            </w:pPr>
            <w:sdt>
              <w:sdtPr>
                <w:tag w:val="goog_rdk_108"/>
              </w:sdtPr>
              <w:sdtContent>
                <w:r w:rsidDel="00000000" w:rsidR="00000000" w:rsidRPr="00000000">
                  <w:rPr>
                    <w:rFonts w:ascii="Arial Unicode MS" w:cs="Arial Unicode MS" w:eastAsia="Arial Unicode MS" w:hAnsi="Arial Unicode MS"/>
                    <w:rtl w:val="0"/>
                  </w:rPr>
                  <w:t xml:space="preserve">エル・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rPr/>
            </w:pPr>
            <w:r w:rsidDel="00000000" w:rsidR="00000000" w:rsidRPr="00000000">
              <w:rPr>
                <w:rtl w:val="0"/>
              </w:rPr>
              <w:t xml:space="preserve">El </w:t>
            </w:r>
          </w:p>
        </w:tc>
        <w:tc>
          <w:tcPr>
            <w:vAlign w:val="center"/>
          </w:tcPr>
          <w:p w:rsidR="00000000" w:rsidDel="00000000" w:rsidP="00000000" w:rsidRDefault="00000000" w:rsidRPr="00000000" w14:paraId="000001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40" w:lineRule="auto"/>
              <w:rPr/>
            </w:pPr>
            <w:sdt>
              <w:sdtPr>
                <w:tag w:val="goog_rdk_109"/>
              </w:sdtPr>
              <w:sdtContent>
                <w:r w:rsidDel="00000000" w:rsidR="00000000" w:rsidRPr="00000000">
                  <w:rPr>
                    <w:rFonts w:ascii="Arial Unicode MS" w:cs="Arial Unicode MS" w:eastAsia="Arial Unicode MS" w:hAnsi="Arial Unicode MS"/>
                    <w:rtl w:val="0"/>
                  </w:rPr>
                  <w:t xml:space="preserve">ウル・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40" w:lineRule="auto"/>
              <w:rPr/>
            </w:pPr>
            <w:r w:rsidDel="00000000" w:rsidR="00000000" w:rsidRPr="00000000">
              <w:rPr>
                <w:rtl w:val="0"/>
              </w:rPr>
              <w:t xml:space="preserve">Ul </w:t>
            </w:r>
          </w:p>
        </w:tc>
        <w:tc>
          <w:tcPr>
            <w:vAlign w:val="center"/>
          </w:tcPr>
          <w:p w:rsidR="00000000" w:rsidDel="00000000" w:rsidP="00000000" w:rsidRDefault="00000000" w:rsidRPr="00000000" w14:paraId="000001B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40" w:lineRule="auto"/>
              <w:rPr/>
            </w:pPr>
            <w:sdt>
              <w:sdtPr>
                <w:tag w:val="goog_rdk_110"/>
              </w:sdtPr>
              <w:sdtContent>
                <w:r w:rsidDel="00000000" w:rsidR="00000000" w:rsidRPr="00000000">
                  <w:rPr>
                    <w:rFonts w:ascii="Arial Unicode MS" w:cs="Arial Unicode MS" w:eastAsia="Arial Unicode MS" w:hAnsi="Arial Unicode MS"/>
                    <w:rtl w:val="0"/>
                  </w:rPr>
                  <w:t xml:space="preserve">アル・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40" w:lineRule="auto"/>
              <w:rPr/>
            </w:pPr>
            <w:r w:rsidDel="00000000" w:rsidR="00000000" w:rsidRPr="00000000">
              <w:rPr>
                <w:rtl w:val="0"/>
              </w:rPr>
              <w:t xml:space="preserve">Al </w:t>
            </w:r>
          </w:p>
        </w:tc>
        <w:tc>
          <w:tcPr>
            <w:vAlign w:val="center"/>
          </w:tcPr>
          <w:p w:rsidR="00000000" w:rsidDel="00000000" w:rsidP="00000000" w:rsidRDefault="00000000" w:rsidRPr="00000000" w14:paraId="000001B9">
            <w:pPr>
              <w:widowControl w:val="0"/>
              <w:spacing w:line="240" w:lineRule="auto"/>
              <w:rPr/>
            </w:pPr>
            <w:r w:rsidDel="00000000" w:rsidR="00000000" w:rsidRPr="00000000">
              <w:rPr>
                <w:rtl w:val="0"/>
              </w:rPr>
            </w:r>
          </w:p>
        </w:tc>
      </w:tr>
      <w:sdt>
        <w:sdtPr>
          <w:tag w:val="goog_rdk_112"/>
        </w:sdtPr>
        <w:sdtContent>
          <w:tr>
            <w:trPr>
              <w:cantSplit w:val="0"/>
              <w:tblHeader w:val="0"/>
              <w:ins w:author="Shadow" w:id="0" w:date="2024-09-17T08:24:31Z"/>
            </w:trPr>
            <w:tc>
              <w:tcPr>
                <w:shd w:fill="auto" w:val="clear"/>
                <w:tcMar>
                  <w:top w:w="100.0" w:type="dxa"/>
                  <w:left w:w="100.0" w:type="dxa"/>
                  <w:bottom w:w="100.0" w:type="dxa"/>
                  <w:right w:w="100.0" w:type="dxa"/>
                </w:tcMar>
                <w:vAlign w:val="center"/>
              </w:tcPr>
              <w:sdt>
                <w:sdtPr>
                  <w:tag w:val="goog_rdk_114"/>
                </w:sdtPr>
                <w:sdtContent>
                  <w:p w:rsidR="00000000" w:rsidDel="00000000" w:rsidP="00000000" w:rsidRDefault="00000000" w:rsidRPr="00000000" w14:paraId="000001BA">
                    <w:pPr>
                      <w:widowControl w:val="0"/>
                      <w:spacing w:line="240" w:lineRule="auto"/>
                      <w:rPr>
                        <w:ins w:author="Shadow" w:id="0" w:date="2024-09-17T08:24:31Z"/>
                      </w:rPr>
                    </w:pPr>
                    <w:sdt>
                      <w:sdtPr>
                        <w:tag w:val="goog_rdk_113"/>
                      </w:sdtPr>
                      <w:sdtContent>
                        <w:ins w:author="Shadow" w:id="0" w:date="2024-09-17T08:24:31Z">
                          <w:r w:rsidDel="00000000" w:rsidR="00000000" w:rsidRPr="00000000">
                            <w:rPr>
                              <w:rtl w:val="0"/>
                            </w:rPr>
                            <w:t xml:space="preserve">オル・</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16"/>
                </w:sdtPr>
                <w:sdtContent>
                  <w:p w:rsidR="00000000" w:rsidDel="00000000" w:rsidP="00000000" w:rsidRDefault="00000000" w:rsidRPr="00000000" w14:paraId="000001BB">
                    <w:pPr>
                      <w:widowControl w:val="0"/>
                      <w:spacing w:line="240" w:lineRule="auto"/>
                      <w:rPr>
                        <w:ins w:author="Shadow" w:id="0" w:date="2024-09-17T08:24:31Z"/>
                      </w:rPr>
                    </w:pPr>
                    <w:sdt>
                      <w:sdtPr>
                        <w:tag w:val="goog_rdk_115"/>
                      </w:sdtPr>
                      <w:sdtContent>
                        <w:ins w:author="Shadow" w:id="0" w:date="2024-09-17T08:24:31Z">
                          <w:r w:rsidDel="00000000" w:rsidR="00000000" w:rsidRPr="00000000">
                            <w:rPr>
                              <w:rtl w:val="0"/>
                            </w:rPr>
                            <w:t xml:space="preserve">Ol</w:t>
                          </w:r>
                        </w:ins>
                      </w:sdtContent>
                    </w:sdt>
                  </w:p>
                </w:sdtContent>
              </w:sdt>
            </w:tc>
            <w:tc>
              <w:tcPr>
                <w:vAlign w:val="center"/>
              </w:tcPr>
              <w:sdt>
                <w:sdtPr>
                  <w:tag w:val="goog_rdk_118"/>
                </w:sdtPr>
                <w:sdtContent>
                  <w:p w:rsidR="00000000" w:rsidDel="00000000" w:rsidP="00000000" w:rsidRDefault="00000000" w:rsidRPr="00000000" w14:paraId="000001BC">
                    <w:pPr>
                      <w:widowControl w:val="0"/>
                      <w:spacing w:line="240" w:lineRule="auto"/>
                      <w:rPr>
                        <w:ins w:author="Shadow" w:id="0" w:date="2024-09-17T08:24:31Z"/>
                      </w:rPr>
                    </w:pPr>
                    <w:sdt>
                      <w:sdtPr>
                        <w:tag w:val="goog_rdk_117"/>
                      </w:sdtPr>
                      <w:sdtContent>
                        <w:ins w:author="Shadow" w:id="0" w:date="2024-09-17T08:24:31Z">
                          <w:r w:rsidDel="00000000" w:rsidR="00000000" w:rsidRPr="00000000">
                            <w:rPr>
                              <w:rtl w:val="0"/>
                            </w:rPr>
                            <w:t xml:space="preserve">Used only with Al</w:t>
                          </w:r>
                        </w:ins>
                      </w:sdtContent>
                    </w:sdt>
                  </w:p>
                </w:sdtContent>
              </w:sdt>
            </w:tc>
          </w:tr>
        </w:sdtContent>
      </w:sdt>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line="240" w:lineRule="auto"/>
              <w:rPr/>
            </w:pPr>
            <w:sdt>
              <w:sdtPr>
                <w:tag w:val="goog_rdk_119"/>
              </w:sdtPr>
              <w:sdtContent>
                <w:r w:rsidDel="00000000" w:rsidR="00000000" w:rsidRPr="00000000">
                  <w:rPr>
                    <w:rFonts w:ascii="Arial Unicode MS" w:cs="Arial Unicode MS" w:eastAsia="Arial Unicode MS" w:hAnsi="Arial Unicode MS"/>
                    <w:rtl w:val="0"/>
                  </w:rPr>
                  <w:t xml:space="preserve">フーラ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40" w:lineRule="auto"/>
              <w:rPr/>
            </w:pPr>
            <w:r w:rsidDel="00000000" w:rsidR="00000000" w:rsidRPr="00000000">
              <w:rPr>
                <w:rtl w:val="0"/>
              </w:rPr>
              <w:t xml:space="preserve">Fula</w:t>
            </w:r>
          </w:p>
        </w:tc>
        <w:tc>
          <w:tcPr>
            <w:vAlign w:val="center"/>
          </w:tcPr>
          <w:p w:rsidR="00000000" w:rsidDel="00000000" w:rsidP="00000000" w:rsidRDefault="00000000" w:rsidRPr="00000000" w14:paraId="000001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line="240" w:lineRule="auto"/>
              <w:rPr/>
            </w:pPr>
            <w:sdt>
              <w:sdtPr>
                <w:tag w:val="goog_rdk_120"/>
              </w:sdtPr>
              <w:sdtContent>
                <w:r w:rsidDel="00000000" w:rsidR="00000000" w:rsidRPr="00000000">
                  <w:rPr>
                    <w:rFonts w:ascii="Arial Unicode MS" w:cs="Arial Unicode MS" w:eastAsia="Arial Unicode MS" w:hAnsi="Arial Unicode MS"/>
                    <w:rtl w:val="0"/>
                  </w:rPr>
                  <w:t xml:space="preserve">ドーナ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line="240" w:lineRule="auto"/>
              <w:rPr/>
            </w:pPr>
            <w:r w:rsidDel="00000000" w:rsidR="00000000" w:rsidRPr="00000000">
              <w:rPr>
                <w:rtl w:val="0"/>
              </w:rPr>
              <w:t xml:space="preserve">Dona</w:t>
            </w:r>
          </w:p>
        </w:tc>
        <w:tc>
          <w:tcPr>
            <w:vAlign w:val="center"/>
          </w:tcPr>
          <w:p w:rsidR="00000000" w:rsidDel="00000000" w:rsidP="00000000" w:rsidRDefault="00000000" w:rsidRPr="00000000" w14:paraId="000001C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line="240" w:lineRule="auto"/>
              <w:rPr/>
            </w:pPr>
            <w:sdt>
              <w:sdtPr>
                <w:tag w:val="goog_rdk_121"/>
              </w:sdtPr>
              <w:sdtContent>
                <w:r w:rsidDel="00000000" w:rsidR="00000000" w:rsidRPr="00000000">
                  <w:rPr>
                    <w:rFonts w:ascii="Arial Unicode MS" w:cs="Arial Unicode MS" w:eastAsia="Arial Unicode MS" w:hAnsi="Arial Unicode MS"/>
                    <w:rtl w:val="0"/>
                  </w:rPr>
                  <w:t xml:space="preserve">ヒューマ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line="240" w:lineRule="auto"/>
              <w:rPr/>
            </w:pPr>
            <w:r w:rsidDel="00000000" w:rsidR="00000000" w:rsidRPr="00000000">
              <w:rPr>
                <w:rtl w:val="0"/>
              </w:rPr>
              <w:t xml:space="preserve">Huma</w:t>
            </w:r>
          </w:p>
        </w:tc>
        <w:tc>
          <w:tcPr>
            <w:vAlign w:val="center"/>
          </w:tcPr>
          <w:p w:rsidR="00000000" w:rsidDel="00000000" w:rsidP="00000000" w:rsidRDefault="00000000" w:rsidRPr="00000000" w14:paraId="000001C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rPr/>
            </w:pPr>
            <w:sdt>
              <w:sdtPr>
                <w:tag w:val="goog_rdk_122"/>
              </w:sdtPr>
              <w:sdtContent>
                <w:r w:rsidDel="00000000" w:rsidR="00000000" w:rsidRPr="00000000">
                  <w:rPr>
                    <w:rFonts w:ascii="Arial Unicode MS" w:cs="Arial Unicode MS" w:eastAsia="Arial Unicode MS" w:hAnsi="Arial Unicode MS"/>
                    <w:rtl w:val="0"/>
                  </w:rPr>
                  <w:t xml:space="preserve">ゴーア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pPr>
            <w:r w:rsidDel="00000000" w:rsidR="00000000" w:rsidRPr="00000000">
              <w:rPr>
                <w:rtl w:val="0"/>
              </w:rPr>
              <w:t xml:space="preserve">Goa</w:t>
            </w:r>
          </w:p>
        </w:tc>
        <w:tc>
          <w:tcPr>
            <w:vAlign w:val="center"/>
          </w:tcPr>
          <w:p w:rsidR="00000000" w:rsidDel="00000000" w:rsidP="00000000" w:rsidRDefault="00000000" w:rsidRPr="00000000" w14:paraId="000001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rPr/>
            </w:pPr>
            <w:sdt>
              <w:sdtPr>
                <w:tag w:val="goog_rdk_123"/>
              </w:sdtPr>
              <w:sdtContent>
                <w:r w:rsidDel="00000000" w:rsidR="00000000" w:rsidRPr="00000000">
                  <w:rPr>
                    <w:rFonts w:ascii="Arial Unicode MS" w:cs="Arial Unicode MS" w:eastAsia="Arial Unicode MS" w:hAnsi="Arial Unicode MS"/>
                    <w:rtl w:val="0"/>
                  </w:rPr>
                  <w:t xml:space="preserve">シャマク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rPr/>
            </w:pPr>
            <w:r w:rsidDel="00000000" w:rsidR="00000000" w:rsidRPr="00000000">
              <w:rPr>
                <w:rtl w:val="0"/>
              </w:rPr>
              <w:t xml:space="preserve">Shamak</w:t>
            </w:r>
          </w:p>
        </w:tc>
        <w:tc>
          <w:tcPr>
            <w:vAlign w:val="center"/>
          </w:tcPr>
          <w:p w:rsidR="00000000" w:rsidDel="00000000" w:rsidP="00000000" w:rsidRDefault="00000000" w:rsidRPr="00000000" w14:paraId="000001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rPr/>
            </w:pPr>
            <w:sdt>
              <w:sdtPr>
                <w:tag w:val="goog_rdk_124"/>
              </w:sdtPr>
              <w:sdtContent>
                <w:r w:rsidDel="00000000" w:rsidR="00000000" w:rsidRPr="00000000">
                  <w:rPr>
                    <w:rFonts w:ascii="Arial Unicode MS" w:cs="Arial Unicode MS" w:eastAsia="Arial Unicode MS" w:hAnsi="Arial Unicode MS"/>
                    <w:rtl w:val="0"/>
                  </w:rPr>
                  <w:t xml:space="preserve">ネクト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rPr/>
            </w:pPr>
            <w:r w:rsidDel="00000000" w:rsidR="00000000" w:rsidRPr="00000000">
              <w:rPr>
                <w:rtl w:val="0"/>
              </w:rPr>
              <w:t xml:space="preserve">Nect</w:t>
            </w:r>
          </w:p>
        </w:tc>
        <w:tc>
          <w:tcPr>
            <w:vAlign w:val="center"/>
          </w:tcPr>
          <w:p w:rsidR="00000000" w:rsidDel="00000000" w:rsidP="00000000" w:rsidRDefault="00000000" w:rsidRPr="00000000" w14:paraId="000001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40" w:lineRule="auto"/>
              <w:rPr/>
            </w:pPr>
            <w:sdt>
              <w:sdtPr>
                <w:tag w:val="goog_rdk_125"/>
              </w:sdtPr>
              <w:sdtContent>
                <w:r w:rsidDel="00000000" w:rsidR="00000000" w:rsidRPr="00000000">
                  <w:rPr>
                    <w:rFonts w:ascii="Arial Unicode MS" w:cs="Arial Unicode MS" w:eastAsia="Arial Unicode MS" w:hAnsi="Arial Unicode MS"/>
                    <w:rtl w:val="0"/>
                  </w:rPr>
                  <w:t xml:space="preserve">ミーニャ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rPr/>
            </w:pPr>
            <w:r w:rsidDel="00000000" w:rsidR="00000000" w:rsidRPr="00000000">
              <w:rPr>
                <w:rtl w:val="0"/>
              </w:rPr>
              <w:t xml:space="preserve">Minya</w:t>
            </w:r>
          </w:p>
        </w:tc>
        <w:tc>
          <w:tcPr>
            <w:vAlign w:val="center"/>
          </w:tcPr>
          <w:p w:rsidR="00000000" w:rsidDel="00000000" w:rsidP="00000000" w:rsidRDefault="00000000" w:rsidRPr="00000000" w14:paraId="000001D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rPr/>
            </w:pPr>
            <w:sdt>
              <w:sdtPr>
                <w:tag w:val="goog_rdk_126"/>
              </w:sdtPr>
              <w:sdtContent>
                <w:r w:rsidDel="00000000" w:rsidR="00000000" w:rsidRPr="00000000">
                  <w:rPr>
                    <w:rFonts w:ascii="Arial Unicode MS" w:cs="Arial Unicode MS" w:eastAsia="Arial Unicode MS" w:hAnsi="Arial Unicode MS"/>
                    <w:rtl w:val="0"/>
                  </w:rPr>
                  <w:t xml:space="preserve">ジワルド</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widowControl w:val="0"/>
              <w:spacing w:line="240" w:lineRule="auto"/>
              <w:rPr/>
            </w:pPr>
            <w:r w:rsidDel="00000000" w:rsidR="00000000" w:rsidRPr="00000000">
              <w:rPr>
                <w:rtl w:val="0"/>
              </w:rPr>
              <w:t xml:space="preserve">Jiwald</w:t>
            </w:r>
          </w:p>
        </w:tc>
        <w:tc>
          <w:tcPr>
            <w:vAlign w:val="center"/>
          </w:tcPr>
          <w:p w:rsidR="00000000" w:rsidDel="00000000" w:rsidP="00000000" w:rsidRDefault="00000000" w:rsidRPr="00000000" w14:paraId="000001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rPr/>
            </w:pPr>
            <w:sdt>
              <w:sdtPr>
                <w:tag w:val="goog_rdk_127"/>
              </w:sdtPr>
              <w:sdtContent>
                <w:r w:rsidDel="00000000" w:rsidR="00000000" w:rsidRPr="00000000">
                  <w:rPr>
                    <w:rFonts w:ascii="Arial Unicode MS" w:cs="Arial Unicode MS" w:eastAsia="Arial Unicode MS" w:hAnsi="Arial Unicode MS"/>
                    <w:rtl w:val="0"/>
                  </w:rPr>
                  <w:t xml:space="preserve">ムラク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rPr/>
            </w:pPr>
            <w:r w:rsidDel="00000000" w:rsidR="00000000" w:rsidRPr="00000000">
              <w:rPr>
                <w:rtl w:val="0"/>
              </w:rPr>
              <w:t xml:space="preserve">Murak</w:t>
            </w:r>
          </w:p>
        </w:tc>
        <w:tc>
          <w:tcPr>
            <w:vAlign w:val="center"/>
          </w:tcPr>
          <w:p w:rsidR="00000000" w:rsidDel="00000000" w:rsidP="00000000" w:rsidRDefault="00000000" w:rsidRPr="00000000" w14:paraId="000001D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rPr/>
            </w:pPr>
            <w:sdt>
              <w:sdtPr>
                <w:tag w:val="goog_rdk_128"/>
              </w:sdtPr>
              <w:sdtContent>
                <w:r w:rsidDel="00000000" w:rsidR="00000000" w:rsidRPr="00000000">
                  <w:rPr>
                    <w:rFonts w:ascii="Arial Unicode MS" w:cs="Arial Unicode MS" w:eastAsia="Arial Unicode MS" w:hAnsi="Arial Unicode MS"/>
                    <w:rtl w:val="0"/>
                  </w:rPr>
                  <w:t xml:space="preserve">ヴィータ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rPr/>
            </w:pPr>
            <w:r w:rsidDel="00000000" w:rsidR="00000000" w:rsidRPr="00000000">
              <w:rPr>
                <w:rtl w:val="0"/>
              </w:rPr>
              <w:t xml:space="preserve">Vita</w:t>
            </w:r>
          </w:p>
        </w:tc>
        <w:tc>
          <w:tcPr>
            <w:vAlign w:val="center"/>
          </w:tcPr>
          <w:p w:rsidR="00000000" w:rsidDel="00000000" w:rsidP="00000000" w:rsidRDefault="00000000" w:rsidRPr="00000000" w14:paraId="000001DA">
            <w:pPr>
              <w:widowControl w:val="0"/>
              <w:spacing w:line="240" w:lineRule="auto"/>
              <w:rPr/>
            </w:pPr>
            <w:r w:rsidDel="00000000" w:rsidR="00000000" w:rsidRPr="00000000">
              <w:rPr>
                <w:rtl w:val="0"/>
              </w:rPr>
            </w:r>
          </w:p>
        </w:tc>
      </w:tr>
      <w:sdt>
        <w:sdtPr>
          <w:tag w:val="goog_rdk_132"/>
        </w:sdtPr>
        <w:sdtContent>
          <w:tr>
            <w:trPr>
              <w:cantSplit w:val="0"/>
              <w:tblHeader w:val="0"/>
              <w:ins w:author="Shadow" w:id="1" w:date="2025-01-02T06:16:39Z"/>
            </w:trPr>
            <w:tc>
              <w:tcPr>
                <w:shd w:fill="auto" w:val="clear"/>
                <w:tcMar>
                  <w:top w:w="100.0" w:type="dxa"/>
                  <w:left w:w="100.0" w:type="dxa"/>
                  <w:bottom w:w="100.0" w:type="dxa"/>
                  <w:right w:w="100.0" w:type="dxa"/>
                </w:tcMar>
                <w:vAlign w:val="center"/>
              </w:tcPr>
              <w:sdt>
                <w:sdtPr>
                  <w:tag w:val="goog_rdk_133"/>
                </w:sdtPr>
                <w:sdtContent>
                  <w:p w:rsidR="00000000" w:rsidDel="00000000" w:rsidP="00000000" w:rsidRDefault="00000000" w:rsidRPr="00000000" w14:paraId="000001DB">
                    <w:pPr>
                      <w:widowControl w:val="0"/>
                      <w:spacing w:line="240" w:lineRule="auto"/>
                      <w:rPr>
                        <w:ins w:author="Shadow" w:id="1" w:date="2025-01-02T06:16:39Z"/>
                      </w:rPr>
                    </w:pPr>
                    <w:sdt>
                      <w:sdtPr>
                        <w:tag w:val="goog_rdk_130"/>
                      </w:sdtPr>
                      <w:sdtContent>
                        <w:ins w:author="Shadow" w:id="1" w:date="2025-01-02T06:16:39Z"/>
                        <w:sdt>
                          <w:sdtPr>
                            <w:tag w:val="goog_rdk_131"/>
                          </w:sdtPr>
                          <w:sdtContent>
                            <w:commentRangeStart w:id="0"/>
                          </w:sdtContent>
                        </w:sdt>
                        <w:ins w:author="Shadow" w:id="1" w:date="2025-01-02T06:16:39Z">
                          <w:r w:rsidDel="00000000" w:rsidR="00000000" w:rsidRPr="00000000">
                            <w:rPr>
                              <w:rtl w:val="0"/>
                            </w:rPr>
                            <w:t xml:space="preserve">クラム</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35"/>
                </w:sdtPr>
                <w:sdtContent>
                  <w:p w:rsidR="00000000" w:rsidDel="00000000" w:rsidP="00000000" w:rsidRDefault="00000000" w:rsidRPr="00000000" w14:paraId="000001DC">
                    <w:pPr>
                      <w:widowControl w:val="0"/>
                      <w:spacing w:line="240" w:lineRule="auto"/>
                      <w:rPr>
                        <w:ins w:author="Shadow" w:id="1" w:date="2025-01-02T06:16:39Z"/>
                      </w:rPr>
                    </w:pPr>
                    <w:sdt>
                      <w:sdtPr>
                        <w:tag w:val="goog_rdk_134"/>
                      </w:sdtPr>
                      <w:sdtContent>
                        <w:ins w:author="Shadow" w:id="1" w:date="2025-01-02T06:16:39Z">
                          <w:r w:rsidDel="00000000" w:rsidR="00000000" w:rsidRPr="00000000">
                            <w:rPr>
                              <w:rtl w:val="0"/>
                            </w:rPr>
                            <w:t xml:space="preserve">Karum</w:t>
                          </w:r>
                        </w:ins>
                      </w:sdtContent>
                    </w:sdt>
                  </w:p>
                </w:sdtContent>
              </w:sdt>
            </w:tc>
            <w:tc>
              <w:tcPr>
                <w:vAlign w:val="center"/>
              </w:tcPr>
              <w:sdt>
                <w:sdtPr>
                  <w:tag w:val="goog_rdk_137"/>
                </w:sdtPr>
                <w:sdtContent>
                  <w:p w:rsidR="00000000" w:rsidDel="00000000" w:rsidP="00000000" w:rsidRDefault="00000000" w:rsidRPr="00000000" w14:paraId="000001DD">
                    <w:pPr>
                      <w:widowControl w:val="0"/>
                      <w:spacing w:line="240" w:lineRule="auto"/>
                      <w:rPr>
                        <w:ins w:author="Shadow" w:id="1" w:date="2025-01-02T06:16:39Z"/>
                      </w:rPr>
                    </w:pPr>
                    <w:sdt>
                      <w:sdtPr>
                        <w:tag w:val="goog_rdk_136"/>
                      </w:sdtPr>
                      <w:sdtContent>
                        <w:ins w:author="Shadow" w:id="1" w:date="2025-01-02T06:16:39Z">
                          <w:r w:rsidDel="00000000" w:rsidR="00000000" w:rsidRPr="00000000">
                            <w:rPr>
                              <w:rtl w:val="0"/>
                            </w:rPr>
                            <w:t xml:space="preserve">ムラク but flipped</w:t>
                          </w:r>
                          <w:r w:rsidDel="00000000" w:rsidR="00000000" w:rsidRPr="00000000">
                            <w:rPr>
                              <w:rtl w:val="0"/>
                            </w:rPr>
                          </w:r>
                        </w:ins>
                      </w:sdtContent>
                    </w:sdt>
                  </w:p>
                </w:sdtContent>
              </w:sdt>
            </w:tc>
          </w:tr>
        </w:sdtContent>
      </w:sdt>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rPr/>
            </w:pPr>
            <w:commentRangeEnd w:id="0"/>
            <w:r w:rsidDel="00000000" w:rsidR="00000000" w:rsidRPr="00000000">
              <w:commentReference w:id="0"/>
            </w:r>
            <w:sdt>
              <w:sdtPr>
                <w:tag w:val="goog_rdk_138"/>
              </w:sdtPr>
              <w:sdtContent>
                <w:r w:rsidDel="00000000" w:rsidR="00000000" w:rsidRPr="00000000">
                  <w:rPr>
                    <w:rFonts w:ascii="Arial Unicode MS" w:cs="Arial Unicode MS" w:eastAsia="Arial Unicode MS" w:hAnsi="Arial Unicode MS"/>
                    <w:rtl w:val="0"/>
                  </w:rPr>
                  <w:t xml:space="preserve">クラリスタ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widowControl w:val="0"/>
              <w:spacing w:line="240" w:lineRule="auto"/>
              <w:rPr/>
            </w:pPr>
            <w:r w:rsidDel="00000000" w:rsidR="00000000" w:rsidRPr="00000000">
              <w:rPr>
                <w:rtl w:val="0"/>
              </w:rPr>
              <w:t xml:space="preserve">Clarista</w:t>
            </w:r>
          </w:p>
        </w:tc>
        <w:tc>
          <w:tcPr>
            <w:vAlign w:val="center"/>
          </w:tcPr>
          <w:p w:rsidR="00000000" w:rsidDel="00000000" w:rsidP="00000000" w:rsidRDefault="00000000" w:rsidRPr="00000000" w14:paraId="000001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40" w:lineRule="auto"/>
              <w:rPr/>
            </w:pPr>
            <w:sdt>
              <w:sdtPr>
                <w:tag w:val="goog_rdk_139"/>
              </w:sdtPr>
              <w:sdtContent>
                <w:r w:rsidDel="00000000" w:rsidR="00000000" w:rsidRPr="00000000">
                  <w:rPr>
                    <w:rFonts w:ascii="Arial Unicode MS" w:cs="Arial Unicode MS" w:eastAsia="Arial Unicode MS" w:hAnsi="Arial Unicode MS"/>
                    <w:rtl w:val="0"/>
                  </w:rPr>
                  <w:t xml:space="preserve">クラウゼリア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40" w:lineRule="auto"/>
              <w:rPr/>
            </w:pPr>
            <w:r w:rsidDel="00000000" w:rsidR="00000000" w:rsidRPr="00000000">
              <w:rPr>
                <w:rtl w:val="0"/>
              </w:rPr>
              <w:t xml:space="preserve">Clauseria</w:t>
            </w:r>
          </w:p>
        </w:tc>
        <w:tc>
          <w:tcPr>
            <w:vAlign w:val="center"/>
          </w:tcPr>
          <w:p w:rsidR="00000000" w:rsidDel="00000000" w:rsidP="00000000" w:rsidRDefault="00000000" w:rsidRPr="00000000" w14:paraId="000001E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rPr/>
            </w:pPr>
            <w:sdt>
              <w:sdtPr>
                <w:tag w:val="goog_rdk_140"/>
              </w:sdtPr>
              <w:sdtContent>
                <w:r w:rsidDel="00000000" w:rsidR="00000000" w:rsidRPr="00000000">
                  <w:rPr>
                    <w:rFonts w:ascii="Arial Unicode MS" w:cs="Arial Unicode MS" w:eastAsia="Arial Unicode MS" w:hAnsi="Arial Unicode MS"/>
                    <w:rtl w:val="0"/>
                  </w:rPr>
                  <w:t xml:space="preserve">クランヴェル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pPr>
            <w:r w:rsidDel="00000000" w:rsidR="00000000" w:rsidRPr="00000000">
              <w:rPr>
                <w:rtl w:val="0"/>
              </w:rPr>
              <w:t xml:space="preserve">Clanveir</w:t>
            </w:r>
          </w:p>
        </w:tc>
        <w:tc>
          <w:tcPr>
            <w:vAlign w:val="center"/>
          </w:tcPr>
          <w:p w:rsidR="00000000" w:rsidDel="00000000" w:rsidP="00000000" w:rsidRDefault="00000000" w:rsidRPr="00000000" w14:paraId="000001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40" w:lineRule="auto"/>
              <w:rPr/>
            </w:pPr>
            <w:sdt>
              <w:sdtPr>
                <w:tag w:val="goog_rdk_141"/>
              </w:sdtPr>
              <w:sdtContent>
                <w:r w:rsidDel="00000000" w:rsidR="00000000" w:rsidRPr="00000000">
                  <w:rPr>
                    <w:rFonts w:ascii="Arial Unicode MS" w:cs="Arial Unicode MS" w:eastAsia="Arial Unicode MS" w:hAnsi="Arial Unicode MS"/>
                    <w:rtl w:val="0"/>
                  </w:rPr>
                  <w:t xml:space="preserve">アイスブランド・アーツ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40" w:lineRule="auto"/>
              <w:rPr/>
            </w:pPr>
            <w:r w:rsidDel="00000000" w:rsidR="00000000" w:rsidRPr="00000000">
              <w:rPr>
                <w:rtl w:val="0"/>
              </w:rPr>
              <w:t xml:space="preserve">Ice Brand Arts</w:t>
            </w:r>
          </w:p>
        </w:tc>
        <w:tc>
          <w:tcPr>
            <w:vAlign w:val="center"/>
          </w:tcPr>
          <w:p w:rsidR="00000000" w:rsidDel="00000000" w:rsidP="00000000" w:rsidRDefault="00000000" w:rsidRPr="00000000" w14:paraId="000001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rPr/>
            </w:pPr>
            <w:sdt>
              <w:sdtPr>
                <w:tag w:val="goog_rdk_142"/>
              </w:sdtPr>
              <w:sdtContent>
                <w:r w:rsidDel="00000000" w:rsidR="00000000" w:rsidRPr="00000000">
                  <w:rPr>
                    <w:rFonts w:ascii="Arial Unicode MS" w:cs="Arial Unicode MS" w:eastAsia="Arial Unicode MS" w:hAnsi="Arial Unicode MS"/>
                    <w:rtl w:val="0"/>
                  </w:rPr>
                  <w:t xml:space="preserve">アイスブランド・アーツ、アイシクルライン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widowControl w:val="0"/>
              <w:spacing w:line="240" w:lineRule="auto"/>
              <w:rPr/>
            </w:pPr>
            <w:r w:rsidDel="00000000" w:rsidR="00000000" w:rsidRPr="00000000">
              <w:rPr>
                <w:rtl w:val="0"/>
              </w:rPr>
              <w:t xml:space="preserve">Ice Brand Arts: Icicle Line</w:t>
            </w:r>
          </w:p>
        </w:tc>
        <w:tc>
          <w:tcPr>
            <w:vAlign w:val="center"/>
          </w:tcPr>
          <w:p w:rsidR="00000000" w:rsidDel="00000000" w:rsidP="00000000" w:rsidRDefault="00000000" w:rsidRPr="00000000" w14:paraId="000001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D">
            <w:pPr>
              <w:widowControl w:val="0"/>
              <w:spacing w:line="240" w:lineRule="auto"/>
              <w:rPr/>
            </w:pPr>
            <w:sdt>
              <w:sdtPr>
                <w:tag w:val="goog_rdk_143"/>
              </w:sdtPr>
              <w:sdtContent>
                <w:r w:rsidDel="00000000" w:rsidR="00000000" w:rsidRPr="00000000">
                  <w:rPr>
                    <w:rFonts w:ascii="Arial Unicode MS" w:cs="Arial Unicode MS" w:eastAsia="Arial Unicode MS" w:hAnsi="Arial Unicode MS"/>
                    <w:rtl w:val="0"/>
                  </w:rPr>
                  <w:t xml:space="preserve">氷の兵隊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rPr/>
            </w:pPr>
            <w:r w:rsidDel="00000000" w:rsidR="00000000" w:rsidRPr="00000000">
              <w:rPr>
                <w:rtl w:val="0"/>
              </w:rPr>
              <w:t xml:space="preserve">Ice Soldiers</w:t>
            </w:r>
          </w:p>
        </w:tc>
        <w:tc>
          <w:tcPr>
            <w:vAlign w:val="center"/>
          </w:tcPr>
          <w:p w:rsidR="00000000" w:rsidDel="00000000" w:rsidP="00000000" w:rsidRDefault="00000000" w:rsidRPr="00000000" w14:paraId="000001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rPr/>
            </w:pPr>
            <w:sdt>
              <w:sdtPr>
                <w:tag w:val="goog_rdk_144"/>
              </w:sdtPr>
              <w:sdtContent>
                <w:r w:rsidDel="00000000" w:rsidR="00000000" w:rsidRPr="00000000">
                  <w:rPr>
                    <w:rFonts w:ascii="Arial Unicode MS" w:cs="Arial Unicode MS" w:eastAsia="Arial Unicode MS" w:hAnsi="Arial Unicode MS"/>
                    <w:rtl w:val="0"/>
                  </w:rPr>
                  <w:t xml:space="preserve">アブソリュート・ゼロ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rPr/>
            </w:pPr>
            <w:r w:rsidDel="00000000" w:rsidR="00000000" w:rsidRPr="00000000">
              <w:rPr>
                <w:rtl w:val="0"/>
              </w:rPr>
              <w:t xml:space="preserve">Absolute Zero</w:t>
            </w:r>
          </w:p>
        </w:tc>
        <w:tc>
          <w:tcPr>
            <w:vAlign w:val="center"/>
          </w:tcPr>
          <w:p w:rsidR="00000000" w:rsidDel="00000000" w:rsidP="00000000" w:rsidRDefault="00000000" w:rsidRPr="00000000" w14:paraId="000001F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40" w:lineRule="auto"/>
              <w:rPr/>
            </w:pPr>
            <w:sdt>
              <w:sdtPr>
                <w:tag w:val="goog_rdk_145"/>
              </w:sdtPr>
              <w:sdtContent>
                <w:r w:rsidDel="00000000" w:rsidR="00000000" w:rsidRPr="00000000">
                  <w:rPr>
                    <w:rFonts w:ascii="Arial Unicode MS" w:cs="Arial Unicode MS" w:eastAsia="Arial Unicode MS" w:hAnsi="Arial Unicode MS"/>
                    <w:rtl w:val="0"/>
                  </w:rPr>
                  <w:t xml:space="preserve">百人一太刀</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pPr>
            <w:r w:rsidDel="00000000" w:rsidR="00000000" w:rsidRPr="00000000">
              <w:rPr>
                <w:rtl w:val="0"/>
              </w:rPr>
              <w:t xml:space="preserve">One Blow,  One Hundred Felled</w:t>
            </w:r>
          </w:p>
        </w:tc>
        <w:tc>
          <w:tcPr>
            <w:vAlign w:val="center"/>
          </w:tcPr>
          <w:p w:rsidR="00000000" w:rsidDel="00000000" w:rsidP="00000000" w:rsidRDefault="00000000" w:rsidRPr="00000000" w14:paraId="000001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rPr/>
            </w:pPr>
            <w:sdt>
              <w:sdtPr>
                <w:tag w:val="goog_rdk_146"/>
              </w:sdtPr>
              <w:sdtContent>
                <w:r w:rsidDel="00000000" w:rsidR="00000000" w:rsidRPr="00000000">
                  <w:rPr>
                    <w:rFonts w:ascii="Arial Unicode MS" w:cs="Arial Unicode MS" w:eastAsia="Arial Unicode MS" w:hAnsi="Arial Unicode MS"/>
                    <w:rtl w:val="0"/>
                  </w:rPr>
                  <w:t xml:space="preserve">扉渡り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240" w:lineRule="auto"/>
              <w:rPr/>
            </w:pPr>
            <w:r w:rsidDel="00000000" w:rsidR="00000000" w:rsidRPr="00000000">
              <w:rPr>
                <w:rtl w:val="0"/>
              </w:rPr>
              <w:t xml:space="preserve">Door Crossing</w:t>
            </w:r>
          </w:p>
        </w:tc>
        <w:tc>
          <w:tcPr>
            <w:vAlign w:val="center"/>
          </w:tcPr>
          <w:p w:rsidR="00000000" w:rsidDel="00000000" w:rsidP="00000000" w:rsidRDefault="00000000" w:rsidRPr="00000000" w14:paraId="000001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line="240" w:lineRule="auto"/>
              <w:rPr/>
            </w:pPr>
            <w:sdt>
              <w:sdtPr>
                <w:tag w:val="goog_rdk_147"/>
              </w:sdtPr>
              <w:sdtContent>
                <w:r w:rsidDel="00000000" w:rsidR="00000000" w:rsidRPr="00000000">
                  <w:rPr>
                    <w:rFonts w:ascii="Arial Unicode MS" w:cs="Arial Unicode MS" w:eastAsia="Arial Unicode MS" w:hAnsi="Arial Unicode MS"/>
                    <w:color w:val="000000"/>
                    <w:rtl w:val="0"/>
                  </w:rPr>
                  <w:t xml:space="preserve">復元魔法</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rPr/>
            </w:pPr>
            <w:r w:rsidDel="00000000" w:rsidR="00000000" w:rsidRPr="00000000">
              <w:rPr>
                <w:color w:val="000000"/>
                <w:rtl w:val="0"/>
              </w:rPr>
              <w:t xml:space="preserve">Restoration Magic</w:t>
            </w:r>
            <w:r w:rsidDel="00000000" w:rsidR="00000000" w:rsidRPr="00000000">
              <w:rPr>
                <w:rtl w:val="0"/>
              </w:rPr>
            </w:r>
          </w:p>
        </w:tc>
        <w:tc>
          <w:tcPr>
            <w:vAlign w:val="center"/>
          </w:tcPr>
          <w:p w:rsidR="00000000" w:rsidDel="00000000" w:rsidP="00000000" w:rsidRDefault="00000000" w:rsidRPr="00000000" w14:paraId="000001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C">
            <w:pPr>
              <w:widowControl w:val="0"/>
              <w:spacing w:line="240" w:lineRule="auto"/>
              <w:rPr/>
            </w:pPr>
            <w:sdt>
              <w:sdtPr>
                <w:tag w:val="goog_rdk_148"/>
              </w:sdtPr>
              <w:sdtContent>
                <w:r w:rsidDel="00000000" w:rsidR="00000000" w:rsidRPr="00000000">
                  <w:rPr>
                    <w:rFonts w:ascii="Arial Unicode MS" w:cs="Arial Unicode MS" w:eastAsia="Arial Unicode MS" w:hAnsi="Arial Unicode MS"/>
                    <w:color w:val="000000"/>
                    <w:rtl w:val="0"/>
                  </w:rPr>
                  <w:t xml:space="preserve">不死王の秘蹟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rPr/>
            </w:pPr>
            <w:r w:rsidDel="00000000" w:rsidR="00000000" w:rsidRPr="00000000">
              <w:rPr>
                <w:color w:val="000000"/>
                <w:rtl w:val="0"/>
              </w:rPr>
              <w:t xml:space="preserve">Sacrament of the Immortal King</w:t>
            </w:r>
            <w:r w:rsidDel="00000000" w:rsidR="00000000" w:rsidRPr="00000000">
              <w:rPr>
                <w:rtl w:val="0"/>
              </w:rPr>
            </w:r>
          </w:p>
        </w:tc>
        <w:tc>
          <w:tcPr>
            <w:vAlign w:val="center"/>
          </w:tcPr>
          <w:p w:rsidR="00000000" w:rsidDel="00000000" w:rsidP="00000000" w:rsidRDefault="00000000" w:rsidRPr="00000000" w14:paraId="000001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rPr/>
            </w:pPr>
            <w:sdt>
              <w:sdtPr>
                <w:tag w:val="goog_rdk_149"/>
              </w:sdtPr>
              <w:sdtContent>
                <w:r w:rsidDel="00000000" w:rsidR="00000000" w:rsidRPr="00000000">
                  <w:rPr>
                    <w:rFonts w:ascii="Arial Unicode MS" w:cs="Arial Unicode MS" w:eastAsia="Arial Unicode MS" w:hAnsi="Arial Unicode MS"/>
                    <w:color w:val="000000"/>
                    <w:rtl w:val="0"/>
                  </w:rPr>
                  <w:t xml:space="preserve">共感覚</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widowControl w:val="0"/>
              <w:spacing w:line="240" w:lineRule="auto"/>
              <w:rPr/>
            </w:pPr>
            <w:r w:rsidDel="00000000" w:rsidR="00000000" w:rsidRPr="00000000">
              <w:rPr>
                <w:color w:val="000000"/>
                <w:rtl w:val="0"/>
              </w:rPr>
              <w:t xml:space="preserve">Synesthesia</w:t>
            </w:r>
            <w:r w:rsidDel="00000000" w:rsidR="00000000" w:rsidRPr="00000000">
              <w:rPr>
                <w:rtl w:val="0"/>
              </w:rPr>
            </w:r>
          </w:p>
        </w:tc>
        <w:tc>
          <w:tcPr>
            <w:vAlign w:val="center"/>
          </w:tcPr>
          <w:p w:rsidR="00000000" w:rsidDel="00000000" w:rsidP="00000000" w:rsidRDefault="00000000" w:rsidRPr="00000000" w14:paraId="000002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40" w:lineRule="auto"/>
              <w:rPr>
                <w:color w:val="000000"/>
              </w:rPr>
            </w:pPr>
            <w:sdt>
              <w:sdtPr>
                <w:tag w:val="goog_rdk_150"/>
              </w:sdtPr>
              <w:sdtContent>
                <w:r w:rsidDel="00000000" w:rsidR="00000000" w:rsidRPr="00000000">
                  <w:rPr>
                    <w:rFonts w:ascii="Arial Unicode MS" w:cs="Arial Unicode MS" w:eastAsia="Arial Unicode MS" w:hAnsi="Arial Unicode MS"/>
                    <w:rtl w:val="0"/>
                  </w:rPr>
                  <w:t xml:space="preserve">千里眼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rPr>
                <w:color w:val="000000"/>
              </w:rPr>
            </w:pPr>
            <w:r w:rsidDel="00000000" w:rsidR="00000000" w:rsidRPr="00000000">
              <w:rPr>
                <w:rtl w:val="0"/>
              </w:rPr>
              <w:t xml:space="preserve">Clairvoyance</w:t>
            </w:r>
            <w:r w:rsidDel="00000000" w:rsidR="00000000" w:rsidRPr="00000000">
              <w:rPr>
                <w:rtl w:val="0"/>
              </w:rPr>
            </w:r>
          </w:p>
        </w:tc>
        <w:tc>
          <w:tcPr>
            <w:vAlign w:val="center"/>
          </w:tcPr>
          <w:p w:rsidR="00000000" w:rsidDel="00000000" w:rsidP="00000000" w:rsidRDefault="00000000" w:rsidRPr="00000000" w14:paraId="000002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rPr/>
            </w:pPr>
            <w:sdt>
              <w:sdtPr>
                <w:tag w:val="goog_rdk_151"/>
              </w:sdtPr>
              <w:sdtContent>
                <w:r w:rsidDel="00000000" w:rsidR="00000000" w:rsidRPr="00000000">
                  <w:rPr>
                    <w:rFonts w:ascii="Arial Unicode MS" w:cs="Arial Unicode MS" w:eastAsia="Arial Unicode MS" w:hAnsi="Arial Unicode MS"/>
                    <w:rtl w:val="0"/>
                  </w:rPr>
                  <w:t xml:space="preserve">魂婚術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rPr/>
            </w:pPr>
            <w:r w:rsidDel="00000000" w:rsidR="00000000" w:rsidRPr="00000000">
              <w:rPr>
                <w:rtl w:val="0"/>
              </w:rPr>
              <w:t xml:space="preserve">Soul Marriage Technique</w:t>
            </w:r>
          </w:p>
        </w:tc>
        <w:tc>
          <w:tcPr>
            <w:vAlign w:val="center"/>
          </w:tcPr>
          <w:p w:rsidR="00000000" w:rsidDel="00000000" w:rsidP="00000000" w:rsidRDefault="00000000" w:rsidRPr="00000000" w14:paraId="000002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40" w:lineRule="auto"/>
              <w:rPr/>
            </w:pPr>
            <w:sdt>
              <w:sdtPr>
                <w:tag w:val="goog_rdk_152"/>
              </w:sdtPr>
              <w:sdtContent>
                <w:r w:rsidDel="00000000" w:rsidR="00000000" w:rsidRPr="00000000">
                  <w:rPr>
                    <w:rFonts w:ascii="Arial Unicode MS" w:cs="Arial Unicode MS" w:eastAsia="Arial Unicode MS" w:hAnsi="Arial Unicode MS"/>
                    <w:rtl w:val="0"/>
                  </w:rPr>
                  <w:t xml:space="preserve">短距離転移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40" w:lineRule="auto"/>
              <w:rPr/>
            </w:pPr>
            <w:r w:rsidDel="00000000" w:rsidR="00000000" w:rsidRPr="00000000">
              <w:rPr>
                <w:rtl w:val="0"/>
              </w:rPr>
              <w:t xml:space="preserve">Blink</w:t>
            </w:r>
          </w:p>
        </w:tc>
        <w:tc>
          <w:tcPr>
            <w:vAlign w:val="center"/>
          </w:tcPr>
          <w:p w:rsidR="00000000" w:rsidDel="00000000" w:rsidP="00000000" w:rsidRDefault="00000000" w:rsidRPr="00000000" w14:paraId="000002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B">
            <w:pPr>
              <w:widowControl w:val="0"/>
              <w:spacing w:line="240" w:lineRule="auto"/>
              <w:rPr/>
            </w:pPr>
            <w:sdt>
              <w:sdtPr>
                <w:tag w:val="goog_rdk_153"/>
              </w:sdtPr>
              <w:sdtContent>
                <w:r w:rsidDel="00000000" w:rsidR="00000000" w:rsidRPr="00000000">
                  <w:rPr>
                    <w:rFonts w:ascii="Arial Unicode MS" w:cs="Arial Unicode MS" w:eastAsia="Arial Unicode MS" w:hAnsi="Arial Unicode MS"/>
                    <w:rtl w:val="0"/>
                  </w:rPr>
                  <w:t xml:space="preserve">短距離ワープ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40" w:lineRule="auto"/>
              <w:rPr/>
            </w:pPr>
            <w:r w:rsidDel="00000000" w:rsidR="00000000" w:rsidRPr="00000000">
              <w:rPr>
                <w:rtl w:val="0"/>
              </w:rPr>
              <w:t xml:space="preserve">Short-distance warp</w:t>
            </w:r>
          </w:p>
        </w:tc>
        <w:tc>
          <w:tcPr>
            <w:vAlign w:val="center"/>
          </w:tcPr>
          <w:p w:rsidR="00000000" w:rsidDel="00000000" w:rsidP="00000000" w:rsidRDefault="00000000" w:rsidRPr="00000000" w14:paraId="0000020D">
            <w:pPr>
              <w:widowControl w:val="0"/>
              <w:spacing w:line="240" w:lineRule="auto"/>
              <w:rPr/>
            </w:pPr>
            <w:r w:rsidDel="00000000" w:rsidR="00000000" w:rsidRPr="00000000">
              <w:rPr>
                <w:rtl w:val="0"/>
              </w:rPr>
              <w:t xml:space="preserve">No capitalization needed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0E">
            <w:pPr>
              <w:widowControl w:val="0"/>
              <w:spacing w:line="240" w:lineRule="auto"/>
              <w:rPr/>
            </w:pPr>
            <w:sdt>
              <w:sdtPr>
                <w:tag w:val="goog_rdk_154"/>
              </w:sdtPr>
              <w:sdtContent>
                <w:r w:rsidDel="00000000" w:rsidR="00000000" w:rsidRPr="00000000">
                  <w:rPr>
                    <w:rFonts w:ascii="Arial Unicode MS" w:cs="Arial Unicode MS" w:eastAsia="Arial Unicode MS" w:hAnsi="Arial Unicode MS"/>
                    <w:rtl w:val="0"/>
                  </w:rPr>
                  <w:t xml:space="preserve">転移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line="240" w:lineRule="auto"/>
              <w:rPr/>
            </w:pPr>
            <w:r w:rsidDel="00000000" w:rsidR="00000000" w:rsidRPr="00000000">
              <w:rPr>
                <w:rtl w:val="0"/>
              </w:rPr>
              <w:t xml:space="preserve">Teleport</w:t>
            </w:r>
          </w:p>
        </w:tc>
        <w:tc>
          <w:tcPr>
            <w:vAlign w:val="center"/>
          </w:tcPr>
          <w:p w:rsidR="00000000" w:rsidDel="00000000" w:rsidP="00000000" w:rsidRDefault="00000000" w:rsidRPr="00000000" w14:paraId="00000210">
            <w:pPr>
              <w:widowControl w:val="0"/>
              <w:spacing w:line="240" w:lineRule="auto"/>
              <w:rPr/>
            </w:pPr>
            <w:r w:rsidDel="00000000" w:rsidR="00000000" w:rsidRPr="00000000">
              <w:rPr>
                <w:rtl w:val="0"/>
              </w:rPr>
              <w:t xml:space="preserve">No capitalization needed unless employed as a noun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rPr/>
            </w:pPr>
            <w:sdt>
              <w:sdtPr>
                <w:tag w:val="goog_rdk_155"/>
              </w:sdtPr>
              <w:sdtContent>
                <w:r w:rsidDel="00000000" w:rsidR="00000000" w:rsidRPr="00000000">
                  <w:rPr>
                    <w:rFonts w:ascii="Arial Unicode MS" w:cs="Arial Unicode MS" w:eastAsia="Arial Unicode MS" w:hAnsi="Arial Unicode MS"/>
                    <w:rtl w:val="0"/>
                  </w:rPr>
                  <w:t xml:space="preserve">魔装励起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40" w:lineRule="auto"/>
              <w:rPr/>
            </w:pPr>
            <w:r w:rsidDel="00000000" w:rsidR="00000000" w:rsidRPr="00000000">
              <w:rPr>
                <w:rtl w:val="0"/>
              </w:rPr>
              <w:t xml:space="preserve">Magical Shroud Excitation</w:t>
            </w:r>
          </w:p>
        </w:tc>
        <w:tc>
          <w:tcPr>
            <w:vAlign w:val="center"/>
          </w:tcPr>
          <w:p w:rsidR="00000000" w:rsidDel="00000000" w:rsidP="00000000" w:rsidRDefault="00000000" w:rsidRPr="00000000" w14:paraId="000002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4">
            <w:pPr>
              <w:widowControl w:val="0"/>
              <w:spacing w:line="240" w:lineRule="auto"/>
              <w:rPr/>
            </w:pPr>
            <w:sdt>
              <w:sdtPr>
                <w:tag w:val="goog_rdk_156"/>
              </w:sdtPr>
              <w:sdtContent>
                <w:r w:rsidDel="00000000" w:rsidR="00000000" w:rsidRPr="00000000">
                  <w:rPr>
                    <w:rFonts w:ascii="Arial Unicode MS" w:cs="Arial Unicode MS" w:eastAsia="Arial Unicode MS" w:hAnsi="Arial Unicode MS"/>
                    <w:rtl w:val="0"/>
                  </w:rPr>
                  <w:t xml:space="preserve">飛竜繰り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5">
            <w:pPr>
              <w:widowControl w:val="0"/>
              <w:spacing w:line="240" w:lineRule="auto"/>
              <w:rPr/>
            </w:pPr>
            <w:r w:rsidDel="00000000" w:rsidR="00000000" w:rsidRPr="00000000">
              <w:rPr>
                <w:rtl w:val="0"/>
              </w:rPr>
              <w:t xml:space="preserve">flying dragon taming / taming of flying dragons</w:t>
            </w:r>
          </w:p>
        </w:tc>
        <w:tc>
          <w:tcPr>
            <w:vAlign w:val="center"/>
          </w:tcPr>
          <w:p w:rsidR="00000000" w:rsidDel="00000000" w:rsidP="00000000" w:rsidRDefault="00000000" w:rsidRPr="00000000" w14:paraId="00000216">
            <w:pPr>
              <w:widowControl w:val="0"/>
              <w:spacing w:line="240" w:lineRule="auto"/>
              <w:rPr/>
            </w:pPr>
            <w:r w:rsidDel="00000000" w:rsidR="00000000" w:rsidRPr="00000000">
              <w:rPr>
                <w:rtl w:val="0"/>
              </w:rPr>
              <w:t xml:space="preserve">To be used freely, no capitalization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line="240" w:lineRule="auto"/>
              <w:rPr/>
            </w:pPr>
            <w:sdt>
              <w:sdtPr>
                <w:tag w:val="goog_rdk_157"/>
              </w:sdtPr>
              <w:sdtContent>
                <w:r w:rsidDel="00000000" w:rsidR="00000000" w:rsidRPr="00000000">
                  <w:rPr>
                    <w:rFonts w:ascii="Arial Unicode MS" w:cs="Arial Unicode MS" w:eastAsia="Arial Unicode MS" w:hAnsi="Arial Unicode MS"/>
                    <w:rtl w:val="0"/>
                  </w:rPr>
                  <w:t xml:space="preserve">認識阻害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40" w:lineRule="auto"/>
              <w:rPr/>
            </w:pPr>
            <w:r w:rsidDel="00000000" w:rsidR="00000000" w:rsidRPr="00000000">
              <w:rPr>
                <w:rtl w:val="0"/>
              </w:rPr>
              <w:t xml:space="preserve">cognitive disruption</w:t>
            </w:r>
          </w:p>
        </w:tc>
        <w:tc>
          <w:tcPr>
            <w:vAlign w:val="center"/>
          </w:tcPr>
          <w:p w:rsidR="00000000" w:rsidDel="00000000" w:rsidP="00000000" w:rsidRDefault="00000000" w:rsidRPr="00000000" w14:paraId="00000219">
            <w:pPr>
              <w:widowControl w:val="0"/>
              <w:spacing w:line="240" w:lineRule="auto"/>
              <w:rPr/>
            </w:pPr>
            <w:r w:rsidDel="00000000" w:rsidR="00000000" w:rsidRPr="00000000">
              <w:rPr>
                <w:rtl w:val="0"/>
              </w:rPr>
              <w:t xml:space="preserve">No capitalization</w:t>
            </w:r>
          </w:p>
        </w:tc>
      </w:tr>
    </w:tbl>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pStyle w:val="Heading3"/>
        <w:rPr/>
      </w:pPr>
      <w:bookmarkStart w:colFirst="0" w:colLast="0" w:name="_heading=h.qvchaol1luw1" w:id="7"/>
      <w:bookmarkEnd w:id="7"/>
      <w:r w:rsidDel="00000000" w:rsidR="00000000" w:rsidRPr="00000000">
        <w:rPr>
          <w:rtl w:val="0"/>
        </w:rPr>
        <w:t xml:space="preserve">Authorities</w:t>
      </w:r>
    </w:p>
    <w:p w:rsidR="00000000" w:rsidDel="00000000" w:rsidP="00000000" w:rsidRDefault="00000000" w:rsidRPr="00000000" w14:paraId="0000021D">
      <w:pPr>
        <w:ind w:firstLine="720"/>
        <w:rPr>
          <w:b w:val="1"/>
        </w:rPr>
      </w:pPr>
      <w:r w:rsidDel="00000000" w:rsidR="00000000" w:rsidRPr="00000000">
        <w:rPr>
          <w:rtl w:val="0"/>
        </w:rPr>
      </w:r>
    </w:p>
    <w:tbl>
      <w:tblPr>
        <w:tblStyle w:val="Table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2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1">
            <w:pPr>
              <w:widowControl w:val="0"/>
              <w:spacing w:line="240" w:lineRule="auto"/>
              <w:rPr/>
            </w:pPr>
            <w:sdt>
              <w:sdtPr>
                <w:tag w:val="goog_rdk_158"/>
              </w:sdtPr>
              <w:sdtContent>
                <w:r w:rsidDel="00000000" w:rsidR="00000000" w:rsidRPr="00000000">
                  <w:rPr>
                    <w:rFonts w:ascii="Arial Unicode MS" w:cs="Arial Unicode MS" w:eastAsia="Arial Unicode MS" w:hAnsi="Arial Unicode MS"/>
                    <w:rtl w:val="0"/>
                  </w:rPr>
                  <w:t xml:space="preserve">日食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line="240" w:lineRule="auto"/>
              <w:rPr/>
            </w:pPr>
            <w:r w:rsidDel="00000000" w:rsidR="00000000" w:rsidRPr="00000000">
              <w:rPr>
                <w:rtl w:val="0"/>
              </w:rPr>
              <w:t xml:space="preserve">Solar Eclipse</w:t>
            </w:r>
          </w:p>
        </w:tc>
        <w:tc>
          <w:tcPr>
            <w:vAlign w:val="center"/>
          </w:tcPr>
          <w:p w:rsidR="00000000" w:rsidDel="00000000" w:rsidP="00000000" w:rsidRDefault="00000000" w:rsidRPr="00000000" w14:paraId="0000022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4">
            <w:pPr>
              <w:widowControl w:val="0"/>
              <w:spacing w:line="240" w:lineRule="auto"/>
              <w:rPr/>
            </w:pPr>
            <w:sdt>
              <w:sdtPr>
                <w:tag w:val="goog_rdk_159"/>
              </w:sdtPr>
              <w:sdtContent>
                <w:r w:rsidDel="00000000" w:rsidR="00000000" w:rsidRPr="00000000">
                  <w:rPr>
                    <w:rFonts w:ascii="Arial Unicode MS" w:cs="Arial Unicode MS" w:eastAsia="Arial Unicode MS" w:hAnsi="Arial Unicode MS"/>
                    <w:rtl w:val="0"/>
                  </w:rPr>
                  <w:t xml:space="preserve">月食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40" w:lineRule="auto"/>
              <w:rPr/>
            </w:pPr>
            <w:r w:rsidDel="00000000" w:rsidR="00000000" w:rsidRPr="00000000">
              <w:rPr>
                <w:rtl w:val="0"/>
              </w:rPr>
              <w:t xml:space="preserve">Lunar Eclipse</w:t>
            </w:r>
          </w:p>
        </w:tc>
        <w:tc>
          <w:tcPr>
            <w:vAlign w:val="center"/>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40" w:lineRule="auto"/>
              <w:rPr/>
            </w:pPr>
            <w:sdt>
              <w:sdtPr>
                <w:tag w:val="goog_rdk_160"/>
              </w:sdtPr>
              <w:sdtContent>
                <w:r w:rsidDel="00000000" w:rsidR="00000000" w:rsidRPr="00000000">
                  <w:rPr>
                    <w:rFonts w:ascii="Arial Unicode MS" w:cs="Arial Unicode MS" w:eastAsia="Arial Unicode MS" w:hAnsi="Arial Unicode MS"/>
                    <w:rtl w:val="0"/>
                  </w:rPr>
                  <w:t xml:space="preserve">星食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40" w:lineRule="auto"/>
              <w:rPr/>
            </w:pPr>
            <w:r w:rsidDel="00000000" w:rsidR="00000000" w:rsidRPr="00000000">
              <w:rPr>
                <w:rtl w:val="0"/>
              </w:rPr>
              <w:t xml:space="preserve">Star Eating</w:t>
            </w:r>
          </w:p>
        </w:tc>
        <w:tc>
          <w:tcPr>
            <w:vAlign w:val="center"/>
          </w:tcPr>
          <w:p w:rsidR="00000000" w:rsidDel="00000000" w:rsidP="00000000" w:rsidRDefault="00000000" w:rsidRPr="00000000" w14:paraId="0000022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40" w:lineRule="auto"/>
              <w:rPr/>
            </w:pPr>
            <w:sdt>
              <w:sdtPr>
                <w:tag w:val="goog_rdk_161"/>
              </w:sdtPr>
              <w:sdtContent>
                <w:r w:rsidDel="00000000" w:rsidR="00000000" w:rsidRPr="00000000">
                  <w:rPr>
                    <w:rFonts w:ascii="Arial Unicode MS" w:cs="Arial Unicode MS" w:eastAsia="Arial Unicode MS" w:hAnsi="Arial Unicode MS"/>
                    <w:rtl w:val="0"/>
                  </w:rPr>
                  <w:t xml:space="preserve">死に戻り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40" w:lineRule="auto"/>
              <w:rPr/>
            </w:pPr>
            <w:r w:rsidDel="00000000" w:rsidR="00000000" w:rsidRPr="00000000">
              <w:rPr>
                <w:rtl w:val="0"/>
              </w:rPr>
              <w:t xml:space="preserve">Return by Death</w:t>
            </w:r>
          </w:p>
        </w:tc>
        <w:tc>
          <w:tcPr>
            <w:vAlign w:val="center"/>
          </w:tcPr>
          <w:p w:rsidR="00000000" w:rsidDel="00000000" w:rsidP="00000000" w:rsidRDefault="00000000" w:rsidRPr="00000000" w14:paraId="000002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40" w:lineRule="auto"/>
              <w:rPr/>
            </w:pPr>
            <w:sdt>
              <w:sdtPr>
                <w:tag w:val="goog_rdk_162"/>
              </w:sdtPr>
              <w:sdtContent>
                <w:r w:rsidDel="00000000" w:rsidR="00000000" w:rsidRPr="00000000">
                  <w:rPr>
                    <w:rFonts w:ascii="Arial Unicode MS" w:cs="Arial Unicode MS" w:eastAsia="Arial Unicode MS" w:hAnsi="Arial Unicode MS"/>
                    <w:rtl w:val="0"/>
                  </w:rPr>
                  <w:t xml:space="preserve">コル・リオニス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rPr/>
            </w:pPr>
            <w:r w:rsidDel="00000000" w:rsidR="00000000" w:rsidRPr="00000000">
              <w:rPr>
                <w:rtl w:val="0"/>
              </w:rPr>
              <w:t xml:space="preserve">Cor Leonis</w:t>
            </w:r>
          </w:p>
        </w:tc>
        <w:tc>
          <w:tcPr>
            <w:vAlign w:val="center"/>
          </w:tcPr>
          <w:p w:rsidR="00000000" w:rsidDel="00000000" w:rsidP="00000000" w:rsidRDefault="00000000" w:rsidRPr="00000000" w14:paraId="0000022F">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0">
            <w:pPr>
              <w:widowControl w:val="0"/>
              <w:spacing w:line="240" w:lineRule="auto"/>
              <w:rPr/>
            </w:pPr>
            <w:sdt>
              <w:sdtPr>
                <w:tag w:val="goog_rdk_163"/>
              </w:sdtPr>
              <w:sdtContent>
                <w:r w:rsidDel="00000000" w:rsidR="00000000" w:rsidRPr="00000000">
                  <w:rPr>
                    <w:rFonts w:ascii="Arial Unicode MS" w:cs="Arial Unicode MS" w:eastAsia="Arial Unicode MS" w:hAnsi="Arial Unicode MS"/>
                    <w:rtl w:val="0"/>
                  </w:rPr>
                  <w:t xml:space="preserve">インビジブル・プロヴィデンス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line="240" w:lineRule="auto"/>
              <w:rPr/>
            </w:pPr>
            <w:r w:rsidDel="00000000" w:rsidR="00000000" w:rsidRPr="00000000">
              <w:rPr>
                <w:rtl w:val="0"/>
              </w:rPr>
              <w:t xml:space="preserve">Invisible Providence</w:t>
            </w:r>
          </w:p>
        </w:tc>
        <w:tc>
          <w:tcPr>
            <w:vAlign w:val="center"/>
          </w:tcPr>
          <w:p w:rsidR="00000000" w:rsidDel="00000000" w:rsidP="00000000" w:rsidRDefault="00000000" w:rsidRPr="00000000" w14:paraId="00000232">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33">
            <w:pPr>
              <w:widowControl w:val="0"/>
              <w:spacing w:line="240" w:lineRule="auto"/>
              <w:rPr/>
            </w:pPr>
            <w:sdt>
              <w:sdtPr>
                <w:tag w:val="goog_rdk_164"/>
              </w:sdtPr>
              <w:sdtContent>
                <w:r w:rsidDel="00000000" w:rsidR="00000000" w:rsidRPr="00000000">
                  <w:rPr>
                    <w:rFonts w:ascii="Arial Unicode MS" w:cs="Arial Unicode MS" w:eastAsia="Arial Unicode MS" w:hAnsi="Arial Unicode MS"/>
                    <w:rtl w:val="0"/>
                  </w:rPr>
                  <w:t xml:space="preserve">見えざる手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34">
            <w:pPr>
              <w:widowControl w:val="0"/>
              <w:spacing w:line="240" w:lineRule="auto"/>
              <w:rPr/>
            </w:pPr>
            <w:r w:rsidDel="00000000" w:rsidR="00000000" w:rsidRPr="00000000">
              <w:rPr>
                <w:rtl w:val="0"/>
              </w:rPr>
              <w:t xml:space="preserve">Unseen Hand</w:t>
            </w:r>
          </w:p>
        </w:tc>
        <w:tc>
          <w:tcPr>
            <w:vAlign w:val="center"/>
          </w:tcPr>
          <w:p w:rsidR="00000000" w:rsidDel="00000000" w:rsidP="00000000" w:rsidRDefault="00000000" w:rsidRPr="00000000" w14:paraId="00000235">
            <w:pPr>
              <w:widowControl w:val="0"/>
              <w:spacing w:line="240" w:lineRule="auto"/>
              <w:rPr/>
            </w:pPr>
            <w:r w:rsidDel="00000000" w:rsidR="00000000" w:rsidRPr="00000000">
              <w:rPr>
                <w:rtl w:val="0"/>
              </w:rPr>
            </w:r>
          </w:p>
        </w:tc>
      </w:tr>
      <w:sdt>
        <w:sdtPr>
          <w:tag w:val="goog_rdk_166"/>
        </w:sdtPr>
        <w:sdtContent>
          <w:tr>
            <w:trPr>
              <w:cantSplit w:val="0"/>
              <w:tblHeader w:val="0"/>
              <w:ins w:author="Shadow" w:id="2" w:date="2024-09-16T00:10:08Z"/>
            </w:trPr>
            <w:tc>
              <w:tcPr>
                <w:shd w:fill="auto" w:val="clear"/>
                <w:tcMar>
                  <w:top w:w="100.0" w:type="dxa"/>
                  <w:left w:w="100.0" w:type="dxa"/>
                  <w:bottom w:w="100.0" w:type="dxa"/>
                  <w:right w:w="100.0" w:type="dxa"/>
                </w:tcMar>
                <w:vAlign w:val="center"/>
              </w:tcPr>
              <w:sdt>
                <w:sdtPr>
                  <w:tag w:val="goog_rdk_168"/>
                </w:sdtPr>
                <w:sdtContent>
                  <w:p w:rsidR="00000000" w:rsidDel="00000000" w:rsidP="00000000" w:rsidRDefault="00000000" w:rsidRPr="00000000" w14:paraId="00000236">
                    <w:pPr>
                      <w:widowControl w:val="0"/>
                      <w:spacing w:line="240" w:lineRule="auto"/>
                      <w:rPr>
                        <w:ins w:author="Shadow" w:id="2" w:date="2024-09-16T00:10:08Z"/>
                      </w:rPr>
                    </w:pPr>
                    <w:sdt>
                      <w:sdtPr>
                        <w:tag w:val="goog_rdk_167"/>
                      </w:sdtPr>
                      <w:sdtContent>
                        <w:ins w:author="Shadow" w:id="2" w:date="2024-09-16T00:10:08Z">
                          <w:r w:rsidDel="00000000" w:rsidR="00000000" w:rsidRPr="00000000">
                            <w:rPr>
                              <w:rtl w:val="0"/>
                            </w:rPr>
                            <w:t xml:space="preserve">洗魂</w:t>
                          </w:r>
                          <w:r w:rsidDel="00000000" w:rsidR="00000000" w:rsidRPr="00000000">
                            <w:rPr>
                              <w:rtl w:val="0"/>
                            </w:rPr>
                          </w:r>
                        </w:ins>
                      </w:sdtContent>
                    </w:sdt>
                  </w:p>
                </w:sdtContent>
              </w:sdt>
            </w:tc>
            <w:tc>
              <w:tcPr>
                <w:shd w:fill="auto" w:val="clear"/>
                <w:tcMar>
                  <w:top w:w="100.0" w:type="dxa"/>
                  <w:left w:w="100.0" w:type="dxa"/>
                  <w:bottom w:w="100.0" w:type="dxa"/>
                  <w:right w:w="100.0" w:type="dxa"/>
                </w:tcMar>
                <w:vAlign w:val="center"/>
              </w:tcPr>
              <w:sdt>
                <w:sdtPr>
                  <w:tag w:val="goog_rdk_170"/>
                </w:sdtPr>
                <w:sdtContent>
                  <w:p w:rsidR="00000000" w:rsidDel="00000000" w:rsidP="00000000" w:rsidRDefault="00000000" w:rsidRPr="00000000" w14:paraId="00000237">
                    <w:pPr>
                      <w:widowControl w:val="0"/>
                      <w:spacing w:line="240" w:lineRule="auto"/>
                      <w:rPr>
                        <w:ins w:author="Shadow" w:id="2" w:date="2024-09-16T00:10:08Z"/>
                      </w:rPr>
                    </w:pPr>
                    <w:sdt>
                      <w:sdtPr>
                        <w:tag w:val="goog_rdk_169"/>
                      </w:sdtPr>
                      <w:sdtContent>
                        <w:ins w:author="Shadow" w:id="2" w:date="2024-09-16T00:10:08Z">
                          <w:r w:rsidDel="00000000" w:rsidR="00000000" w:rsidRPr="00000000">
                            <w:rPr>
                              <w:rtl w:val="0"/>
                            </w:rPr>
                            <w:t xml:space="preserve">Soulwashing</w:t>
                          </w:r>
                        </w:ins>
                      </w:sdtContent>
                    </w:sdt>
                  </w:p>
                </w:sdtContent>
              </w:sdt>
            </w:tc>
            <w:tc>
              <w:tcPr>
                <w:vAlign w:val="center"/>
              </w:tcPr>
              <w:sdt>
                <w:sdtPr>
                  <w:tag w:val="goog_rdk_172"/>
                </w:sdtPr>
                <w:sdtContent>
                  <w:p w:rsidR="00000000" w:rsidDel="00000000" w:rsidP="00000000" w:rsidRDefault="00000000" w:rsidRPr="00000000" w14:paraId="00000238">
                    <w:pPr>
                      <w:widowControl w:val="0"/>
                      <w:spacing w:line="240" w:lineRule="auto"/>
                      <w:rPr>
                        <w:ins w:author="Shadow" w:id="2" w:date="2024-09-16T00:10:08Z"/>
                      </w:rPr>
                    </w:pPr>
                    <w:sdt>
                      <w:sdtPr>
                        <w:tag w:val="goog_rdk_171"/>
                      </w:sdtPr>
                      <w:sdtContent>
                        <w:ins w:author="Shadow" w:id="2" w:date="2024-09-16T00:10:08Z">
                          <w:r w:rsidDel="00000000" w:rsidR="00000000" w:rsidRPr="00000000">
                            <w:rPr>
                              <w:rtl w:val="0"/>
                            </w:rPr>
                          </w:r>
                        </w:ins>
                      </w:sdtContent>
                    </w:sdt>
                  </w:p>
                </w:sdtContent>
              </w:sdt>
            </w:tc>
          </w:tr>
        </w:sdtContent>
      </w:sdt>
      <w:sdt>
        <w:sdtPr>
          <w:tag w:val="goog_rdk_173"/>
        </w:sdtPr>
        <w:sdtContent>
          <w:tr>
            <w:trPr>
              <w:cantSplit w:val="0"/>
              <w:tblHeader w:val="0"/>
              <w:ins w:author="Shadow" w:id="2" w:date="2024-09-16T00:10:08Z"/>
            </w:trPr>
            <w:tc>
              <w:tcPr>
                <w:shd w:fill="auto" w:val="clear"/>
                <w:tcMar>
                  <w:top w:w="100.0" w:type="dxa"/>
                  <w:left w:w="100.0" w:type="dxa"/>
                  <w:bottom w:w="100.0" w:type="dxa"/>
                  <w:right w:w="100.0" w:type="dxa"/>
                </w:tcMar>
                <w:vAlign w:val="center"/>
              </w:tcPr>
              <w:sdt>
                <w:sdtPr>
                  <w:tag w:val="goog_rdk_175"/>
                </w:sdtPr>
                <w:sdtContent>
                  <w:p w:rsidR="00000000" w:rsidDel="00000000" w:rsidP="00000000" w:rsidRDefault="00000000" w:rsidRPr="00000000" w14:paraId="00000239">
                    <w:pPr>
                      <w:widowControl w:val="0"/>
                      <w:spacing w:line="240" w:lineRule="auto"/>
                      <w:rPr>
                        <w:ins w:author="Shadow" w:id="2" w:date="2024-09-16T00:10:08Z"/>
                      </w:rPr>
                    </w:pPr>
                    <w:sdt>
                      <w:sdtPr>
                        <w:tag w:val="goog_rdk_174"/>
                      </w:sdtPr>
                      <w:sdtContent>
                        <w:ins w:author="Shadow" w:id="2" w:date="2024-09-16T00:10:08Z">
                          <w:r w:rsidDel="00000000" w:rsidR="00000000" w:rsidRPr="00000000">
                            <w:rPr>
                              <w:rtl w:val="0"/>
                            </w:rPr>
                            <w:t xml:space="preserve">変異・変貌</w:t>
                          </w:r>
                        </w:ins>
                      </w:sdtContent>
                    </w:sdt>
                  </w:p>
                </w:sdtContent>
              </w:sdt>
            </w:tc>
            <w:tc>
              <w:tcPr>
                <w:shd w:fill="auto" w:val="clear"/>
                <w:tcMar>
                  <w:top w:w="100.0" w:type="dxa"/>
                  <w:left w:w="100.0" w:type="dxa"/>
                  <w:bottom w:w="100.0" w:type="dxa"/>
                  <w:right w:w="100.0" w:type="dxa"/>
                </w:tcMar>
                <w:vAlign w:val="center"/>
              </w:tcPr>
              <w:sdt>
                <w:sdtPr>
                  <w:tag w:val="goog_rdk_177"/>
                </w:sdtPr>
                <w:sdtContent>
                  <w:p w:rsidR="00000000" w:rsidDel="00000000" w:rsidP="00000000" w:rsidRDefault="00000000" w:rsidRPr="00000000" w14:paraId="0000023A">
                    <w:pPr>
                      <w:widowControl w:val="0"/>
                      <w:spacing w:line="240" w:lineRule="auto"/>
                      <w:rPr>
                        <w:ins w:author="Shadow" w:id="2" w:date="2024-09-16T00:10:08Z"/>
                      </w:rPr>
                    </w:pPr>
                    <w:sdt>
                      <w:sdtPr>
                        <w:tag w:val="goog_rdk_176"/>
                      </w:sdtPr>
                      <w:sdtContent>
                        <w:ins w:author="Shadow" w:id="2" w:date="2024-09-16T00:10:08Z">
                          <w:r w:rsidDel="00000000" w:rsidR="00000000" w:rsidRPr="00000000">
                            <w:rPr>
                              <w:rtl w:val="0"/>
                            </w:rPr>
                            <w:t xml:space="preserve">(TBD)</w:t>
                          </w:r>
                        </w:ins>
                      </w:sdtContent>
                    </w:sdt>
                  </w:p>
                </w:sdtContent>
              </w:sdt>
            </w:tc>
            <w:tc>
              <w:tcPr>
                <w:vAlign w:val="center"/>
              </w:tcPr>
              <w:sdt>
                <w:sdtPr>
                  <w:tag w:val="goog_rdk_179"/>
                </w:sdtPr>
                <w:sdtContent>
                  <w:p w:rsidR="00000000" w:rsidDel="00000000" w:rsidP="00000000" w:rsidRDefault="00000000" w:rsidRPr="00000000" w14:paraId="0000023B">
                    <w:pPr>
                      <w:widowControl w:val="0"/>
                      <w:spacing w:line="240" w:lineRule="auto"/>
                      <w:rPr>
                        <w:ins w:author="Shadow" w:id="2" w:date="2024-09-16T00:10:08Z"/>
                      </w:rPr>
                    </w:pPr>
                    <w:sdt>
                      <w:sdtPr>
                        <w:tag w:val="goog_rdk_178"/>
                      </w:sdtPr>
                      <w:sdtContent>
                        <w:ins w:author="Shadow" w:id="2" w:date="2024-09-16T00:10:08Z">
                          <w:r w:rsidDel="00000000" w:rsidR="00000000" w:rsidRPr="00000000">
                            <w:rPr>
                              <w:rtl w:val="0"/>
                            </w:rPr>
                          </w:r>
                        </w:ins>
                      </w:sdtContent>
                    </w:sdt>
                  </w:p>
                </w:sdtContent>
              </w:sdt>
            </w:tc>
          </w:tr>
        </w:sdtContent>
      </w:sdt>
    </w:tbl>
    <w:p w:rsidR="00000000" w:rsidDel="00000000" w:rsidP="00000000" w:rsidRDefault="00000000" w:rsidRPr="00000000" w14:paraId="0000023C">
      <w:pPr>
        <w:rPr>
          <w:b w:val="1"/>
        </w:rPr>
      </w:pPr>
      <w:r w:rsidDel="00000000" w:rsidR="00000000" w:rsidRPr="00000000">
        <w:rPr>
          <w:rtl w:val="0"/>
        </w:rPr>
      </w:r>
    </w:p>
    <w:p w:rsidR="00000000" w:rsidDel="00000000" w:rsidP="00000000" w:rsidRDefault="00000000" w:rsidRPr="00000000" w14:paraId="0000023D">
      <w:pPr>
        <w:rPr>
          <w:b w:val="1"/>
        </w:rPr>
      </w:pPr>
      <w:r w:rsidDel="00000000" w:rsidR="00000000" w:rsidRPr="00000000">
        <w:rPr>
          <w:rtl w:val="0"/>
        </w:rPr>
      </w:r>
    </w:p>
    <w:p w:rsidR="00000000" w:rsidDel="00000000" w:rsidP="00000000" w:rsidRDefault="00000000" w:rsidRPr="00000000" w14:paraId="0000023E">
      <w:pPr>
        <w:pStyle w:val="Heading3"/>
        <w:rPr/>
      </w:pPr>
      <w:bookmarkStart w:colFirst="0" w:colLast="0" w:name="_heading=h.w8dmla2jibvn" w:id="8"/>
      <w:bookmarkEnd w:id="8"/>
      <w:r w:rsidDel="00000000" w:rsidR="00000000" w:rsidRPr="00000000">
        <w:rPr>
          <w:rtl w:val="0"/>
        </w:rPr>
        <w:t xml:space="preserve">Divine Protections</w:t>
      </w:r>
    </w:p>
    <w:p w:rsidR="00000000" w:rsidDel="00000000" w:rsidP="00000000" w:rsidRDefault="00000000" w:rsidRPr="00000000" w14:paraId="0000023F">
      <w:pPr>
        <w:ind w:firstLine="720"/>
        <w:rPr>
          <w:b w:val="1"/>
        </w:rPr>
      </w:pPr>
      <w:r w:rsidDel="00000000" w:rsidR="00000000" w:rsidRPr="00000000">
        <w:rPr>
          <w:rtl w:val="0"/>
        </w:rPr>
      </w:r>
    </w:p>
    <w:tbl>
      <w:tblPr>
        <w:tblStyle w:val="Table6"/>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gridCol w:w="2460"/>
        <w:tblGridChange w:id="0">
          <w:tblGrid>
            <w:gridCol w:w="1770"/>
            <w:gridCol w:w="246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242">
            <w:pPr>
              <w:widowControl w:val="0"/>
              <w:spacing w:line="240" w:lineRule="auto"/>
              <w:rPr>
                <w:b w:val="1"/>
              </w:rPr>
            </w:pPr>
            <w:r w:rsidDel="00000000" w:rsidR="00000000" w:rsidRPr="00000000">
              <w:rPr>
                <w:b w:val="1"/>
                <w:rtl w:val="0"/>
              </w:rPr>
              <w:t xml:space="preserve">Relevant characters</w:t>
            </w:r>
          </w:p>
        </w:tc>
        <w:tc>
          <w:tcPr>
            <w:vAlign w:val="center"/>
          </w:tcPr>
          <w:p w:rsidR="00000000" w:rsidDel="00000000" w:rsidP="00000000" w:rsidRDefault="00000000" w:rsidRPr="00000000" w14:paraId="00000243">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4">
            <w:pPr>
              <w:widowControl w:val="0"/>
              <w:spacing w:line="240" w:lineRule="auto"/>
              <w:rPr/>
            </w:pPr>
            <w:sdt>
              <w:sdtPr>
                <w:tag w:val="goog_rdk_180"/>
              </w:sdtPr>
              <w:sdtContent>
                <w:r w:rsidDel="00000000" w:rsidR="00000000" w:rsidRPr="00000000">
                  <w:rPr>
                    <w:rFonts w:ascii="Arial Unicode MS" w:cs="Arial Unicode MS" w:eastAsia="Arial Unicode MS" w:hAnsi="Arial Unicode MS"/>
                    <w:rtl w:val="0"/>
                  </w:rPr>
                  <w:t xml:space="preserve">風避, 風除</w:t>
                </w:r>
              </w:sdtContent>
            </w:sdt>
            <w:sdt>
              <w:sdtPr>
                <w:tag w:val="goog_rdk_181"/>
              </w:sdtPr>
              <w:sdtContent>
                <w:r w:rsidDel="00000000" w:rsidR="00000000" w:rsidRPr="00000000">
                  <w:rPr>
                    <w:rFonts w:ascii="Arial Unicode MS" w:cs="Arial Unicode MS" w:eastAsia="Arial Unicode MS" w:hAnsi="Arial Unicode MS"/>
                    <w:rtl w:val="0"/>
                  </w:rPr>
                  <w:t xml:space="preserve">け</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line="240" w:lineRule="auto"/>
              <w:rPr/>
            </w:pPr>
            <w:r w:rsidDel="00000000" w:rsidR="00000000" w:rsidRPr="00000000">
              <w:rPr>
                <w:rtl w:val="0"/>
              </w:rPr>
              <w:t xml:space="preserve">Wind Evasion</w:t>
            </w:r>
          </w:p>
        </w:tc>
        <w:tc>
          <w:tcPr>
            <w:vAlign w:val="center"/>
          </w:tcPr>
          <w:p w:rsidR="00000000" w:rsidDel="00000000" w:rsidP="00000000" w:rsidRDefault="00000000" w:rsidRPr="00000000" w14:paraId="00000246">
            <w:pPr>
              <w:widowControl w:val="0"/>
              <w:spacing w:line="240" w:lineRule="auto"/>
              <w:rPr/>
            </w:pPr>
            <w:r w:rsidDel="00000000" w:rsidR="00000000" w:rsidRPr="00000000">
              <w:rPr>
                <w:rtl w:val="0"/>
              </w:rPr>
              <w:t xml:space="preserve">Ground dragons in general</w:t>
            </w:r>
          </w:p>
        </w:tc>
        <w:tc>
          <w:tcPr>
            <w:vAlign w:val="center"/>
          </w:tcPr>
          <w:p w:rsidR="00000000" w:rsidDel="00000000" w:rsidP="00000000" w:rsidRDefault="00000000" w:rsidRPr="00000000" w14:paraId="000002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40" w:lineRule="auto"/>
              <w:rPr/>
            </w:pPr>
            <w:sdt>
              <w:sdtPr>
                <w:tag w:val="goog_rdk_182"/>
              </w:sdtPr>
              <w:sdtContent>
                <w:r w:rsidDel="00000000" w:rsidR="00000000" w:rsidRPr="00000000">
                  <w:rPr>
                    <w:rFonts w:ascii="Arial Unicode MS" w:cs="Arial Unicode MS" w:eastAsia="Arial Unicode MS" w:hAnsi="Arial Unicode MS"/>
                    <w:rtl w:val="0"/>
                  </w:rPr>
                  <w:t xml:space="preserve">誘精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40" w:lineRule="auto"/>
              <w:rPr/>
            </w:pPr>
            <w:r w:rsidDel="00000000" w:rsidR="00000000" w:rsidRPr="00000000">
              <w:rPr>
                <w:rtl w:val="0"/>
              </w:rPr>
              <w:t xml:space="preserve">Gathering Spirits</w:t>
            </w:r>
          </w:p>
        </w:tc>
        <w:tc>
          <w:tcPr>
            <w:vAlign w:val="center"/>
          </w:tcPr>
          <w:p w:rsidR="00000000" w:rsidDel="00000000" w:rsidP="00000000" w:rsidRDefault="00000000" w:rsidRPr="00000000" w14:paraId="0000024A">
            <w:pPr>
              <w:widowControl w:val="0"/>
              <w:spacing w:line="240" w:lineRule="auto"/>
              <w:rPr/>
            </w:pPr>
            <w:r w:rsidDel="00000000" w:rsidR="00000000" w:rsidRPr="00000000">
              <w:rPr>
                <w:rtl w:val="0"/>
              </w:rPr>
              <w:t xml:space="preserve">Julius Juukulius</w:t>
            </w:r>
          </w:p>
        </w:tc>
        <w:tc>
          <w:tcPr>
            <w:vAlign w:val="center"/>
          </w:tcPr>
          <w:p w:rsidR="00000000" w:rsidDel="00000000" w:rsidP="00000000" w:rsidRDefault="00000000" w:rsidRPr="00000000" w14:paraId="0000024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40" w:lineRule="auto"/>
              <w:rPr/>
            </w:pPr>
            <w:sdt>
              <w:sdtPr>
                <w:tag w:val="goog_rdk_183"/>
              </w:sdtPr>
              <w:sdtContent>
                <w:r w:rsidDel="00000000" w:rsidR="00000000" w:rsidRPr="00000000">
                  <w:rPr>
                    <w:rFonts w:ascii="Arial Unicode MS" w:cs="Arial Unicode MS" w:eastAsia="Arial Unicode MS" w:hAnsi="Arial Unicode MS"/>
                    <w:rtl w:val="0"/>
                  </w:rPr>
                  <w:t xml:space="preserve">言霊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40" w:lineRule="auto"/>
              <w:rPr/>
            </w:pPr>
            <w:r w:rsidDel="00000000" w:rsidR="00000000" w:rsidRPr="00000000">
              <w:rPr>
                <w:rtl w:val="0"/>
              </w:rPr>
              <w:t xml:space="preserve">The Soul of Language</w:t>
            </w:r>
          </w:p>
        </w:tc>
        <w:tc>
          <w:tcPr>
            <w:vAlign w:val="center"/>
          </w:tcPr>
          <w:p w:rsidR="00000000" w:rsidDel="00000000" w:rsidP="00000000" w:rsidRDefault="00000000" w:rsidRPr="00000000" w14:paraId="0000024E">
            <w:pPr>
              <w:widowControl w:val="0"/>
              <w:spacing w:line="240" w:lineRule="auto"/>
              <w:rPr/>
            </w:pPr>
            <w:r w:rsidDel="00000000" w:rsidR="00000000" w:rsidRPr="00000000">
              <w:rPr>
                <w:rtl w:val="0"/>
              </w:rPr>
              <w:t xml:space="preserve">Otto Suwen</w:t>
            </w:r>
          </w:p>
        </w:tc>
        <w:tc>
          <w:tcPr>
            <w:vAlign w:val="center"/>
          </w:tcPr>
          <w:p w:rsidR="00000000" w:rsidDel="00000000" w:rsidP="00000000" w:rsidRDefault="00000000" w:rsidRPr="00000000" w14:paraId="0000024F">
            <w:pPr>
              <w:widowControl w:val="0"/>
              <w:spacing w:line="240" w:lineRule="auto"/>
              <w:rPr/>
            </w:pPr>
            <w:r w:rsidDel="00000000" w:rsidR="00000000" w:rsidRPr="00000000">
              <w:rPr>
                <w:rtl w:val="0"/>
              </w:rPr>
              <w:t xml:space="preserve">This one is an exception and keeps “the”, so Divine Protection of the Soul of Language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40" w:lineRule="auto"/>
              <w:rPr/>
            </w:pPr>
            <w:sdt>
              <w:sdtPr>
                <w:tag w:val="goog_rdk_184"/>
              </w:sdtPr>
              <w:sdtContent>
                <w:r w:rsidDel="00000000" w:rsidR="00000000" w:rsidRPr="00000000">
                  <w:rPr>
                    <w:rFonts w:ascii="Arial Unicode MS" w:cs="Arial Unicode MS" w:eastAsia="Arial Unicode MS" w:hAnsi="Arial Unicode MS"/>
                    <w:rtl w:val="0"/>
                  </w:rPr>
                  <w:t xml:space="preserve">死神</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1">
            <w:pPr>
              <w:widowControl w:val="0"/>
              <w:spacing w:line="240" w:lineRule="auto"/>
              <w:rPr/>
            </w:pPr>
            <w:r w:rsidDel="00000000" w:rsidR="00000000" w:rsidRPr="00000000">
              <w:rPr>
                <w:rtl w:val="0"/>
              </w:rPr>
              <w:t xml:space="preserve">Death God</w:t>
            </w:r>
          </w:p>
        </w:tc>
        <w:tc>
          <w:tcPr>
            <w:vAlign w:val="center"/>
          </w:tcPr>
          <w:p w:rsidR="00000000" w:rsidDel="00000000" w:rsidP="00000000" w:rsidRDefault="00000000" w:rsidRPr="00000000" w14:paraId="00000252">
            <w:pPr>
              <w:widowControl w:val="0"/>
              <w:spacing w:line="240" w:lineRule="auto"/>
              <w:rPr/>
            </w:pPr>
            <w:r w:rsidDel="00000000" w:rsidR="00000000" w:rsidRPr="00000000">
              <w:rPr>
                <w:rtl w:val="0"/>
              </w:rPr>
              <w:t xml:space="preserve">Thearesia van Astrea</w:t>
            </w:r>
          </w:p>
        </w:tc>
        <w:tc>
          <w:tcPr>
            <w:vAlign w:val="center"/>
          </w:tcPr>
          <w:p w:rsidR="00000000" w:rsidDel="00000000" w:rsidP="00000000" w:rsidRDefault="00000000" w:rsidRPr="00000000" w14:paraId="000002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line="240" w:lineRule="auto"/>
              <w:rPr/>
            </w:pPr>
            <w:sdt>
              <w:sdtPr>
                <w:tag w:val="goog_rdk_185"/>
              </w:sdtPr>
              <w:sdtContent>
                <w:r w:rsidDel="00000000" w:rsidR="00000000" w:rsidRPr="00000000">
                  <w:rPr>
                    <w:rFonts w:ascii="Arial Unicode MS" w:cs="Arial Unicode MS" w:eastAsia="Arial Unicode MS" w:hAnsi="Arial Unicode MS"/>
                    <w:rtl w:val="0"/>
                  </w:rPr>
                  <w:t xml:space="preserve">地霊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40" w:lineRule="auto"/>
              <w:rPr/>
            </w:pPr>
            <w:r w:rsidDel="00000000" w:rsidR="00000000" w:rsidRPr="00000000">
              <w:rPr>
                <w:rtl w:val="0"/>
              </w:rPr>
              <w:t xml:space="preserve">Earth Spirits</w:t>
            </w:r>
          </w:p>
        </w:tc>
        <w:tc>
          <w:tcPr>
            <w:vAlign w:val="center"/>
          </w:tcPr>
          <w:p w:rsidR="00000000" w:rsidDel="00000000" w:rsidP="00000000" w:rsidRDefault="00000000" w:rsidRPr="00000000" w14:paraId="00000256">
            <w:pPr>
              <w:widowControl w:val="0"/>
              <w:spacing w:line="240" w:lineRule="auto"/>
              <w:rPr/>
            </w:pPr>
            <w:r w:rsidDel="00000000" w:rsidR="00000000" w:rsidRPr="00000000">
              <w:rPr>
                <w:rtl w:val="0"/>
              </w:rPr>
              <w:t xml:space="preserve">Garfiel Tinzel</w:t>
            </w:r>
          </w:p>
        </w:tc>
        <w:tc>
          <w:tcPr>
            <w:vAlign w:val="center"/>
          </w:tcPr>
          <w:p w:rsidR="00000000" w:rsidDel="00000000" w:rsidP="00000000" w:rsidRDefault="00000000" w:rsidRPr="00000000" w14:paraId="0000025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rPr/>
            </w:pPr>
            <w:sdt>
              <w:sdtPr>
                <w:tag w:val="goog_rdk_186"/>
              </w:sdtPr>
              <w:sdtContent>
                <w:r w:rsidDel="00000000" w:rsidR="00000000" w:rsidRPr="00000000">
                  <w:rPr>
                    <w:rFonts w:ascii="Arial Unicode MS" w:cs="Arial Unicode MS" w:eastAsia="Arial Unicode MS" w:hAnsi="Arial Unicode MS"/>
                    <w:rtl w:val="0"/>
                  </w:rPr>
                  <w:t xml:space="preserve">魔操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line="240" w:lineRule="auto"/>
              <w:rPr/>
            </w:pPr>
            <w:r w:rsidDel="00000000" w:rsidR="00000000" w:rsidRPr="00000000">
              <w:rPr>
                <w:rtl w:val="0"/>
              </w:rPr>
              <w:t xml:space="preserve">Fiend Manipulation</w:t>
            </w:r>
            <w:r w:rsidDel="00000000" w:rsidR="00000000" w:rsidRPr="00000000">
              <w:rPr>
                <w:rtl w:val="0"/>
              </w:rPr>
            </w:r>
          </w:p>
        </w:tc>
        <w:tc>
          <w:tcPr>
            <w:vAlign w:val="center"/>
          </w:tcPr>
          <w:p w:rsidR="00000000" w:rsidDel="00000000" w:rsidP="00000000" w:rsidRDefault="00000000" w:rsidRPr="00000000" w14:paraId="0000025A">
            <w:pPr>
              <w:widowControl w:val="0"/>
              <w:spacing w:line="240" w:lineRule="auto"/>
              <w:rPr/>
            </w:pPr>
            <w:r w:rsidDel="00000000" w:rsidR="00000000" w:rsidRPr="00000000">
              <w:rPr>
                <w:rtl w:val="0"/>
              </w:rPr>
              <w:t xml:space="preserve">Meili Portroute</w:t>
            </w:r>
          </w:p>
        </w:tc>
        <w:tc>
          <w:tcPr>
            <w:vAlign w:val="center"/>
          </w:tcPr>
          <w:p w:rsidR="00000000" w:rsidDel="00000000" w:rsidP="00000000" w:rsidRDefault="00000000" w:rsidRPr="00000000" w14:paraId="0000025B">
            <w:pPr>
              <w:widowControl w:val="0"/>
              <w:spacing w:line="240" w:lineRule="auto"/>
              <w:ind w:left="72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rPr/>
            </w:pPr>
            <w:sdt>
              <w:sdtPr>
                <w:tag w:val="goog_rdk_187"/>
              </w:sdtPr>
              <w:sdtContent>
                <w:r w:rsidDel="00000000" w:rsidR="00000000" w:rsidRPr="00000000">
                  <w:rPr>
                    <w:rFonts w:ascii="Arial Unicode MS" w:cs="Arial Unicode MS" w:eastAsia="Arial Unicode MS" w:hAnsi="Arial Unicode MS"/>
                    <w:rtl w:val="0"/>
                  </w:rPr>
                  <w:t xml:space="preserve">伝心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40" w:lineRule="auto"/>
              <w:rPr/>
            </w:pPr>
            <w:r w:rsidDel="00000000" w:rsidR="00000000" w:rsidRPr="00000000">
              <w:rPr>
                <w:rtl w:val="0"/>
              </w:rPr>
              <w:t xml:space="preserve">Telepathy</w:t>
            </w:r>
          </w:p>
        </w:tc>
        <w:tc>
          <w:tcPr>
            <w:vAlign w:val="center"/>
          </w:tcPr>
          <w:p w:rsidR="00000000" w:rsidDel="00000000" w:rsidP="00000000" w:rsidRDefault="00000000" w:rsidRPr="00000000" w14:paraId="0000025E">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5F">
            <w:pPr>
              <w:widowControl w:val="0"/>
              <w:spacing w:line="240" w:lineRule="auto"/>
              <w:rPr/>
            </w:pPr>
            <w:r w:rsidDel="00000000" w:rsidR="00000000" w:rsidRPr="00000000">
              <w:rPr>
                <w:rtl w:val="0"/>
              </w:rPr>
              <w:t xml:space="preserve">Liliana Masquerade</w:t>
            </w:r>
          </w:p>
        </w:tc>
        <w:tc>
          <w:tcPr>
            <w:vAlign w:val="center"/>
          </w:tcPr>
          <w:p w:rsidR="00000000" w:rsidDel="00000000" w:rsidP="00000000" w:rsidRDefault="00000000" w:rsidRPr="00000000" w14:paraId="0000026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1">
            <w:pPr>
              <w:widowControl w:val="0"/>
              <w:spacing w:line="240" w:lineRule="auto"/>
              <w:rPr/>
            </w:pPr>
            <w:sdt>
              <w:sdtPr>
                <w:tag w:val="goog_rdk_188"/>
              </w:sdtPr>
              <w:sdtContent>
                <w:r w:rsidDel="00000000" w:rsidR="00000000" w:rsidRPr="00000000">
                  <w:rPr>
                    <w:rFonts w:ascii="Arial Unicode MS" w:cs="Arial Unicode MS" w:eastAsia="Arial Unicode MS" w:hAnsi="Arial Unicode MS"/>
                    <w:rtl w:val="0"/>
                  </w:rPr>
                  <w:t xml:space="preserve">不死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40" w:lineRule="auto"/>
              <w:rPr/>
            </w:pPr>
            <w:r w:rsidDel="00000000" w:rsidR="00000000" w:rsidRPr="00000000">
              <w:rPr>
                <w:rtl w:val="0"/>
              </w:rPr>
              <w:t xml:space="preserve">Phoenix</w:t>
            </w:r>
          </w:p>
        </w:tc>
        <w:tc>
          <w:tcPr>
            <w:vAlign w:val="center"/>
          </w:tcPr>
          <w:p w:rsidR="00000000" w:rsidDel="00000000" w:rsidP="00000000" w:rsidRDefault="00000000" w:rsidRPr="00000000" w14:paraId="00000263">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64">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5">
            <w:pPr>
              <w:widowControl w:val="0"/>
              <w:spacing w:line="240" w:lineRule="auto"/>
              <w:rPr/>
            </w:pPr>
            <w:sdt>
              <w:sdtPr>
                <w:tag w:val="goog_rdk_189"/>
              </w:sdtPr>
              <w:sdtContent>
                <w:r w:rsidDel="00000000" w:rsidR="00000000" w:rsidRPr="00000000">
                  <w:rPr>
                    <w:rFonts w:ascii="Arial Unicode MS" w:cs="Arial Unicode MS" w:eastAsia="Arial Unicode MS" w:hAnsi="Arial Unicode MS"/>
                    <w:rtl w:val="0"/>
                  </w:rPr>
                  <w:t xml:space="preserve">審判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6">
            <w:pPr>
              <w:widowControl w:val="0"/>
              <w:spacing w:line="240" w:lineRule="auto"/>
              <w:rPr/>
            </w:pPr>
            <w:r w:rsidDel="00000000" w:rsidR="00000000" w:rsidRPr="00000000">
              <w:rPr>
                <w:rtl w:val="0"/>
              </w:rPr>
              <w:t xml:space="preserve">Judgement</w:t>
            </w:r>
            <w:r w:rsidDel="00000000" w:rsidR="00000000" w:rsidRPr="00000000">
              <w:rPr>
                <w:rtl w:val="0"/>
              </w:rPr>
            </w:r>
          </w:p>
        </w:tc>
        <w:tc>
          <w:tcPr>
            <w:vAlign w:val="center"/>
          </w:tcPr>
          <w:p w:rsidR="00000000" w:rsidDel="00000000" w:rsidP="00000000" w:rsidRDefault="00000000" w:rsidRPr="00000000" w14:paraId="00000267">
            <w:pPr>
              <w:widowControl w:val="0"/>
              <w:spacing w:line="240" w:lineRule="auto"/>
              <w:rPr/>
            </w:pPr>
            <w:r w:rsidDel="00000000" w:rsidR="00000000" w:rsidRPr="00000000">
              <w:rPr>
                <w:rtl w:val="0"/>
              </w:rPr>
              <w:t xml:space="preserve">Reinhard van Astrea</w:t>
            </w:r>
          </w:p>
        </w:tc>
        <w:tc>
          <w:tcPr>
            <w:vAlign w:val="center"/>
          </w:tcPr>
          <w:p w:rsidR="00000000" w:rsidDel="00000000" w:rsidP="00000000" w:rsidRDefault="00000000" w:rsidRPr="00000000" w14:paraId="000002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9">
            <w:pPr>
              <w:widowControl w:val="0"/>
              <w:spacing w:line="240" w:lineRule="auto"/>
              <w:rPr/>
            </w:pPr>
            <w:sdt>
              <w:sdtPr>
                <w:tag w:val="goog_rdk_190"/>
              </w:sdtPr>
              <w:sdtContent>
                <w:r w:rsidDel="00000000" w:rsidR="00000000" w:rsidRPr="00000000">
                  <w:rPr>
                    <w:rFonts w:ascii="Arial Unicode MS" w:cs="Arial Unicode MS" w:eastAsia="Arial Unicode MS" w:hAnsi="Arial Unicode MS"/>
                    <w:rtl w:val="0"/>
                  </w:rPr>
                  <w:t xml:space="preserve">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A">
            <w:pPr>
              <w:widowControl w:val="0"/>
              <w:spacing w:line="240" w:lineRule="auto"/>
              <w:rPr/>
            </w:pPr>
            <w:r w:rsidDel="00000000" w:rsidR="00000000" w:rsidRPr="00000000">
              <w:rPr>
                <w:rtl w:val="0"/>
              </w:rPr>
              <w:t xml:space="preserve">Water</w:t>
            </w:r>
          </w:p>
        </w:tc>
        <w:tc>
          <w:tcPr>
            <w:vAlign w:val="center"/>
          </w:tcPr>
          <w:p w:rsidR="00000000" w:rsidDel="00000000" w:rsidP="00000000" w:rsidRDefault="00000000" w:rsidRPr="00000000" w14:paraId="0000026B">
            <w:pPr>
              <w:widowControl w:val="0"/>
              <w:spacing w:line="240" w:lineRule="auto"/>
              <w:rPr/>
            </w:pPr>
            <w:r w:rsidDel="00000000" w:rsidR="00000000" w:rsidRPr="00000000">
              <w:rPr>
                <w:rtl w:val="0"/>
              </w:rPr>
              <w:t xml:space="preserve">Felix Argyle</w:t>
            </w:r>
          </w:p>
        </w:tc>
        <w:tc>
          <w:tcPr>
            <w:vAlign w:val="center"/>
          </w:tcPr>
          <w:p w:rsidR="00000000" w:rsidDel="00000000" w:rsidP="00000000" w:rsidRDefault="00000000" w:rsidRPr="00000000" w14:paraId="0000026C">
            <w:pPr>
              <w:widowControl w:val="0"/>
              <w:spacing w:line="240" w:lineRule="auto"/>
              <w:rPr/>
            </w:pPr>
            <w:r w:rsidDel="00000000" w:rsidR="00000000" w:rsidRPr="00000000">
              <w:rPr>
                <w:rtl w:val="0"/>
              </w:rPr>
              <w:t xml:space="preserve">What a stupid name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rPr/>
            </w:pPr>
            <w:sdt>
              <w:sdtPr>
                <w:tag w:val="goog_rdk_191"/>
              </w:sdtPr>
              <w:sdtContent>
                <w:r w:rsidDel="00000000" w:rsidR="00000000" w:rsidRPr="00000000">
                  <w:rPr>
                    <w:rFonts w:ascii="Arial Unicode MS" w:cs="Arial Unicode MS" w:eastAsia="Arial Unicode MS" w:hAnsi="Arial Unicode MS"/>
                    <w:rtl w:val="0"/>
                  </w:rPr>
                  <w:t xml:space="preserve">三分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rPr/>
            </w:pPr>
            <w:r w:rsidDel="00000000" w:rsidR="00000000" w:rsidRPr="00000000">
              <w:rPr>
                <w:rtl w:val="0"/>
              </w:rPr>
              <w:t xml:space="preserve">Trisection</w:t>
            </w:r>
          </w:p>
        </w:tc>
        <w:tc>
          <w:tcPr>
            <w:vAlign w:val="center"/>
          </w:tcPr>
          <w:p w:rsidR="00000000" w:rsidDel="00000000" w:rsidP="00000000" w:rsidRDefault="00000000" w:rsidRPr="00000000" w14:paraId="0000026F">
            <w:pPr>
              <w:widowControl w:val="0"/>
              <w:spacing w:line="240" w:lineRule="auto"/>
              <w:rPr/>
            </w:pPr>
            <w:r w:rsidDel="00000000" w:rsidR="00000000" w:rsidRPr="00000000">
              <w:rPr>
                <w:rtl w:val="0"/>
              </w:rPr>
              <w:t xml:space="preserve">Mimi Pearlbatton</w:t>
            </w:r>
          </w:p>
          <w:p w:rsidR="00000000" w:rsidDel="00000000" w:rsidP="00000000" w:rsidRDefault="00000000" w:rsidRPr="00000000" w14:paraId="00000270">
            <w:pPr>
              <w:widowControl w:val="0"/>
              <w:spacing w:line="240" w:lineRule="auto"/>
              <w:rPr/>
            </w:pPr>
            <w:r w:rsidDel="00000000" w:rsidR="00000000" w:rsidRPr="00000000">
              <w:rPr>
                <w:rtl w:val="0"/>
              </w:rPr>
              <w:t xml:space="preserve">Hetaro Pearlbatton</w:t>
            </w:r>
          </w:p>
          <w:p w:rsidR="00000000" w:rsidDel="00000000" w:rsidP="00000000" w:rsidRDefault="00000000" w:rsidRPr="00000000" w14:paraId="00000271">
            <w:pPr>
              <w:widowControl w:val="0"/>
              <w:spacing w:line="240" w:lineRule="auto"/>
              <w:rPr/>
            </w:pPr>
            <w:r w:rsidDel="00000000" w:rsidR="00000000" w:rsidRPr="00000000">
              <w:rPr>
                <w:rtl w:val="0"/>
              </w:rPr>
              <w:t xml:space="preserve">Tivey Pearlbatton</w:t>
            </w:r>
          </w:p>
        </w:tc>
        <w:tc>
          <w:tcPr>
            <w:vAlign w:val="center"/>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40" w:lineRule="auto"/>
              <w:rPr/>
            </w:pPr>
            <w:sdt>
              <w:sdtPr>
                <w:tag w:val="goog_rdk_192"/>
              </w:sdtPr>
              <w:sdtContent>
                <w:r w:rsidDel="00000000" w:rsidR="00000000" w:rsidRPr="00000000">
                  <w:rPr>
                    <w:rFonts w:ascii="Arial Unicode MS" w:cs="Arial Unicode MS" w:eastAsia="Arial Unicode MS" w:hAnsi="Arial Unicode MS"/>
                    <w:rtl w:val="0"/>
                  </w:rPr>
                  <w:t xml:space="preserve">剣聖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40" w:lineRule="auto"/>
              <w:rPr/>
            </w:pPr>
            <w:r w:rsidDel="00000000" w:rsidR="00000000" w:rsidRPr="00000000">
              <w:rPr>
                <w:rtl w:val="0"/>
              </w:rPr>
              <w:t xml:space="preserve">Sword Saint</w:t>
            </w:r>
          </w:p>
        </w:tc>
        <w:tc>
          <w:tcPr>
            <w:vAlign w:val="center"/>
          </w:tcPr>
          <w:p w:rsidR="00000000" w:rsidDel="00000000" w:rsidP="00000000" w:rsidRDefault="00000000" w:rsidRPr="00000000" w14:paraId="00000275">
            <w:pPr>
              <w:widowControl w:val="0"/>
              <w:spacing w:line="240" w:lineRule="auto"/>
              <w:rPr/>
            </w:pPr>
            <w:r w:rsidDel="00000000" w:rsidR="00000000" w:rsidRPr="00000000">
              <w:rPr>
                <w:rtl w:val="0"/>
              </w:rPr>
              <w:t xml:space="preserve">Reinhard van Astrea</w:t>
            </w:r>
          </w:p>
          <w:p w:rsidR="00000000" w:rsidDel="00000000" w:rsidP="00000000" w:rsidRDefault="00000000" w:rsidRPr="00000000" w14:paraId="00000276">
            <w:pPr>
              <w:widowControl w:val="0"/>
              <w:spacing w:line="240" w:lineRule="auto"/>
              <w:rPr/>
            </w:pPr>
            <w:r w:rsidDel="00000000" w:rsidR="00000000" w:rsidRPr="00000000">
              <w:rPr>
                <w:rtl w:val="0"/>
              </w:rPr>
              <w:t xml:space="preserve">Theresia van Astrea</w:t>
            </w:r>
          </w:p>
          <w:p w:rsidR="00000000" w:rsidDel="00000000" w:rsidP="00000000" w:rsidRDefault="00000000" w:rsidRPr="00000000" w14:paraId="00000277">
            <w:pPr>
              <w:widowControl w:val="0"/>
              <w:spacing w:line="240" w:lineRule="auto"/>
              <w:rPr/>
            </w:pPr>
            <w:r w:rsidDel="00000000" w:rsidR="00000000" w:rsidRPr="00000000">
              <w:rPr>
                <w:rtl w:val="0"/>
              </w:rPr>
              <w:t xml:space="preserve">Fribal van Astrea</w:t>
            </w:r>
          </w:p>
        </w:tc>
        <w:tc>
          <w:tcPr>
            <w:vAlign w:val="center"/>
          </w:tcPr>
          <w:p w:rsidR="00000000" w:rsidDel="00000000" w:rsidP="00000000" w:rsidRDefault="00000000" w:rsidRPr="00000000" w14:paraId="00000278">
            <w:pPr>
              <w:widowControl w:val="0"/>
              <w:spacing w:line="240" w:lineRule="auto"/>
              <w:rPr/>
            </w:pPr>
            <w:r w:rsidDel="00000000" w:rsidR="00000000" w:rsidRPr="00000000">
              <w:rPr>
                <w:rtl w:val="0"/>
              </w:rPr>
              <w:t xml:space="preserve">Also used to refer to Reid Astrea as-is</w:t>
            </w:r>
          </w:p>
        </w:tc>
      </w:tr>
    </w:tbl>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rPr>
          <w:b w:val="1"/>
        </w:rPr>
      </w:pPr>
      <w:r w:rsidDel="00000000" w:rsidR="00000000" w:rsidRPr="00000000">
        <w:rPr>
          <w:rtl w:val="0"/>
        </w:rPr>
      </w:r>
    </w:p>
    <w:p w:rsidR="00000000" w:rsidDel="00000000" w:rsidP="00000000" w:rsidRDefault="00000000" w:rsidRPr="00000000" w14:paraId="0000027B">
      <w:pPr>
        <w:pStyle w:val="Heading3"/>
        <w:ind w:firstLine="720"/>
        <w:rPr/>
      </w:pPr>
      <w:bookmarkStart w:colFirst="0" w:colLast="0" w:name="_heading=h.w43je6yatxo6" w:id="9"/>
      <w:bookmarkEnd w:id="9"/>
      <w:r w:rsidDel="00000000" w:rsidR="00000000" w:rsidRPr="00000000">
        <w:rPr>
          <w:rtl w:val="0"/>
        </w:rPr>
        <w:t xml:space="preserve">Animals, Beasts, Living Beings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sdt>
        <w:sdtPr>
          <w:tag w:val="goog_rdk_193"/>
        </w:sdtPr>
        <w:sdtContent>
          <w:r w:rsidDel="00000000" w:rsidR="00000000" w:rsidRPr="00000000">
            <w:rPr>
              <w:rFonts w:ascii="Arial Unicode MS" w:cs="Arial Unicode MS" w:eastAsia="Arial Unicode MS" w:hAnsi="Arial Unicode MS"/>
              <w:rtl w:val="0"/>
            </w:rPr>
            <w:t xml:space="preserve">Note: Creatures’ cries are often written as 「――ッッ！！」 and stuff of the sort, and nothing more.</w:t>
          </w:r>
        </w:sdtContent>
      </w:sdt>
    </w:p>
    <w:p w:rsidR="00000000" w:rsidDel="00000000" w:rsidP="00000000" w:rsidRDefault="00000000" w:rsidRPr="00000000" w14:paraId="0000027E">
      <w:pPr>
        <w:rPr/>
      </w:pPr>
      <w:r w:rsidDel="00000000" w:rsidR="00000000" w:rsidRPr="00000000">
        <w:rPr>
          <w:rtl w:val="0"/>
        </w:rPr>
      </w:r>
    </w:p>
    <w:tbl>
      <w:tblPr>
        <w:tblStyle w:val="Table7"/>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9.150684931507"/>
        <w:gridCol w:w="2410.356164383562"/>
        <w:gridCol w:w="1840.164383561644"/>
        <w:gridCol w:w="1840.164383561644"/>
        <w:gridCol w:w="1840.164383561644"/>
        <w:tblGridChange w:id="0">
          <w:tblGrid>
            <w:gridCol w:w="1529.150684931507"/>
            <w:gridCol w:w="2410.356164383562"/>
            <w:gridCol w:w="1840.164383561644"/>
            <w:gridCol w:w="1840.164383561644"/>
            <w:gridCol w:w="1840.164383561644"/>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7F">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0">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40" w:lineRule="auto"/>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2">
            <w:pPr>
              <w:widowControl w:val="0"/>
              <w:spacing w:line="240" w:lineRule="auto"/>
              <w:rPr>
                <w:b w:val="1"/>
              </w:rPr>
            </w:pPr>
            <w:r w:rsidDel="00000000" w:rsidR="00000000" w:rsidRPr="00000000">
              <w:rPr>
                <w:b w:val="1"/>
                <w:rtl w:val="0"/>
              </w:rPr>
              <w:t xml:space="preserve">Collective Noun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3">
            <w:pPr>
              <w:widowControl w:val="0"/>
              <w:spacing w:line="240" w:lineRule="auto"/>
              <w:rPr>
                <w:b w:val="1"/>
              </w:rPr>
            </w:pPr>
            <w:r w:rsidDel="00000000" w:rsidR="00000000" w:rsidRPr="00000000">
              <w:rPr>
                <w:b w:val="1"/>
                <w:rtl w:val="0"/>
              </w:rPr>
              <w:t xml:space="preserve">Cries (for Witchbeasts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4">
            <w:pPr>
              <w:widowControl w:val="0"/>
              <w:spacing w:line="240" w:lineRule="auto"/>
              <w:rPr/>
            </w:pPr>
            <w:sdt>
              <w:sdtPr>
                <w:tag w:val="goog_rdk_194"/>
              </w:sdtPr>
              <w:sdtContent>
                <w:r w:rsidDel="00000000" w:rsidR="00000000" w:rsidRPr="00000000">
                  <w:rPr>
                    <w:rFonts w:ascii="Arial Unicode MS" w:cs="Arial Unicode MS" w:eastAsia="Arial Unicode MS" w:hAnsi="Arial Unicode MS"/>
                    <w:rtl w:val="0"/>
                  </w:rPr>
                  <w:t xml:space="preserve">大精霊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5">
            <w:pPr>
              <w:widowControl w:val="0"/>
              <w:spacing w:line="240" w:lineRule="auto"/>
              <w:rPr/>
            </w:pPr>
            <w:r w:rsidDel="00000000" w:rsidR="00000000" w:rsidRPr="00000000">
              <w:rPr>
                <w:rtl w:val="0"/>
              </w:rPr>
              <w:t xml:space="preserve">Great Spirit</w:t>
            </w:r>
          </w:p>
        </w:tc>
        <w:tc>
          <w:tcPr>
            <w:vAlign w:val="center"/>
          </w:tcPr>
          <w:p w:rsidR="00000000" w:rsidDel="00000000" w:rsidP="00000000" w:rsidRDefault="00000000" w:rsidRPr="00000000" w14:paraId="0000028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8">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9">
            <w:pPr>
              <w:widowControl w:val="0"/>
              <w:spacing w:line="240" w:lineRule="auto"/>
              <w:rPr/>
            </w:pPr>
            <w:sdt>
              <w:sdtPr>
                <w:tag w:val="goog_rdk_195"/>
              </w:sdtPr>
              <w:sdtContent>
                <w:r w:rsidDel="00000000" w:rsidR="00000000" w:rsidRPr="00000000">
                  <w:rPr>
                    <w:rFonts w:ascii="Arial Unicode MS" w:cs="Arial Unicode MS" w:eastAsia="Arial Unicode MS" w:hAnsi="Arial Unicode MS"/>
                    <w:rtl w:val="0"/>
                  </w:rPr>
                  <w:t xml:space="preserve">準精霊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A">
            <w:pPr>
              <w:widowControl w:val="0"/>
              <w:spacing w:line="240" w:lineRule="auto"/>
              <w:rPr/>
            </w:pPr>
            <w:r w:rsidDel="00000000" w:rsidR="00000000" w:rsidRPr="00000000">
              <w:rPr>
                <w:rtl w:val="0"/>
              </w:rPr>
              <w:t xml:space="preserve">Quasi Spirit</w:t>
            </w:r>
          </w:p>
        </w:tc>
        <w:tc>
          <w:tcPr>
            <w:vAlign w:val="center"/>
          </w:tcPr>
          <w:p w:rsidR="00000000" w:rsidDel="00000000" w:rsidP="00000000" w:rsidRDefault="00000000" w:rsidRPr="00000000" w14:paraId="000002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8D">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8E">
            <w:pPr>
              <w:widowControl w:val="0"/>
              <w:spacing w:line="240" w:lineRule="auto"/>
              <w:rPr/>
            </w:pPr>
            <w:sdt>
              <w:sdtPr>
                <w:tag w:val="goog_rdk_196"/>
              </w:sdtPr>
              <w:sdtContent>
                <w:r w:rsidDel="00000000" w:rsidR="00000000" w:rsidRPr="00000000">
                  <w:rPr>
                    <w:rFonts w:ascii="Arial Unicode MS" w:cs="Arial Unicode MS" w:eastAsia="Arial Unicode MS" w:hAnsi="Arial Unicode MS"/>
                    <w:rtl w:val="0"/>
                  </w:rPr>
                  <w:t xml:space="preserve">微精霊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8F">
            <w:pPr>
              <w:widowControl w:val="0"/>
              <w:spacing w:line="240" w:lineRule="auto"/>
              <w:rPr/>
            </w:pPr>
            <w:r w:rsidDel="00000000" w:rsidR="00000000" w:rsidRPr="00000000">
              <w:rPr>
                <w:rtl w:val="0"/>
              </w:rPr>
              <w:t xml:space="preserve">Micro Spirit</w:t>
            </w:r>
          </w:p>
        </w:tc>
        <w:tc>
          <w:tcPr>
            <w:vAlign w:val="center"/>
          </w:tcPr>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1">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2">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3">
            <w:pPr>
              <w:widowControl w:val="0"/>
              <w:spacing w:line="240" w:lineRule="auto"/>
              <w:rPr/>
            </w:pPr>
            <w:sdt>
              <w:sdtPr>
                <w:tag w:val="goog_rdk_197"/>
              </w:sdtPr>
              <w:sdtContent>
                <w:r w:rsidDel="00000000" w:rsidR="00000000" w:rsidRPr="00000000">
                  <w:rPr>
                    <w:rFonts w:ascii="Arial Unicode MS" w:cs="Arial Unicode MS" w:eastAsia="Arial Unicode MS" w:hAnsi="Arial Unicode MS"/>
                    <w:rtl w:val="0"/>
                  </w:rPr>
                  <w:t xml:space="preserve">人工精霊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4">
            <w:pPr>
              <w:widowControl w:val="0"/>
              <w:spacing w:line="240" w:lineRule="auto"/>
              <w:rPr/>
            </w:pPr>
            <w:r w:rsidDel="00000000" w:rsidR="00000000" w:rsidRPr="00000000">
              <w:rPr>
                <w:rtl w:val="0"/>
              </w:rPr>
              <w:t xml:space="preserve">Artificial Spirit</w:t>
            </w:r>
          </w:p>
        </w:tc>
        <w:tc>
          <w:tcPr>
            <w:vAlign w:val="center"/>
          </w:tcPr>
          <w:p w:rsidR="00000000" w:rsidDel="00000000" w:rsidP="00000000" w:rsidRDefault="00000000" w:rsidRPr="00000000" w14:paraId="000002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6">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8">
            <w:pPr>
              <w:widowControl w:val="0"/>
              <w:spacing w:line="240" w:lineRule="auto"/>
              <w:rPr/>
            </w:pPr>
            <w:sdt>
              <w:sdtPr>
                <w:tag w:val="goog_rdk_198"/>
              </w:sdtPr>
              <w:sdtContent>
                <w:r w:rsidDel="00000000" w:rsidR="00000000" w:rsidRPr="00000000">
                  <w:rPr>
                    <w:rFonts w:ascii="Arial Unicode MS" w:cs="Arial Unicode MS" w:eastAsia="Arial Unicode MS" w:hAnsi="Arial Unicode MS"/>
                    <w:rtl w:val="0"/>
                  </w:rPr>
                  <w:t xml:space="preserve">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widowControl w:val="0"/>
              <w:spacing w:line="240" w:lineRule="auto"/>
              <w:rPr/>
            </w:pPr>
            <w:r w:rsidDel="00000000" w:rsidR="00000000" w:rsidRPr="00000000">
              <w:rPr>
                <w:rtl w:val="0"/>
              </w:rPr>
              <w:t xml:space="preserve">Spirit</w:t>
            </w:r>
          </w:p>
        </w:tc>
        <w:tc>
          <w:tcPr>
            <w:vAlign w:val="center"/>
          </w:tcPr>
          <w:p w:rsidR="00000000" w:rsidDel="00000000" w:rsidP="00000000" w:rsidRDefault="00000000" w:rsidRPr="00000000" w14:paraId="0000029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B">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9D">
            <w:pPr>
              <w:widowControl w:val="0"/>
              <w:spacing w:line="240" w:lineRule="auto"/>
              <w:rPr/>
            </w:pPr>
            <w:sdt>
              <w:sdtPr>
                <w:tag w:val="goog_rdk_199"/>
              </w:sdtPr>
              <w:sdtContent>
                <w:r w:rsidDel="00000000" w:rsidR="00000000" w:rsidRPr="00000000">
                  <w:rPr>
                    <w:rFonts w:ascii="Arial Unicode MS" w:cs="Arial Unicode MS" w:eastAsia="Arial Unicode MS" w:hAnsi="Arial Unicode MS"/>
                    <w:rtl w:val="0"/>
                  </w:rPr>
                  <w:t xml:space="preserve">邪精霊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9E">
            <w:pPr>
              <w:widowControl w:val="0"/>
              <w:spacing w:line="240" w:lineRule="auto"/>
              <w:rPr/>
            </w:pPr>
            <w:r w:rsidDel="00000000" w:rsidR="00000000" w:rsidRPr="00000000">
              <w:rPr>
                <w:rtl w:val="0"/>
              </w:rPr>
              <w:t xml:space="preserve">Evil Spirit</w:t>
            </w:r>
          </w:p>
        </w:tc>
        <w:tc>
          <w:tcPr>
            <w:vAlign w:val="center"/>
          </w:tcPr>
          <w:p w:rsidR="00000000" w:rsidDel="00000000" w:rsidP="00000000" w:rsidRDefault="00000000" w:rsidRPr="00000000" w14:paraId="0000029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1">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2">
            <w:pPr>
              <w:widowControl w:val="0"/>
              <w:spacing w:line="240" w:lineRule="auto"/>
              <w:rPr>
                <w:color w:val="000000"/>
              </w:rPr>
            </w:pPr>
            <w:sdt>
              <w:sdtPr>
                <w:tag w:val="goog_rdk_200"/>
              </w:sdtPr>
              <w:sdtContent>
                <w:r w:rsidDel="00000000" w:rsidR="00000000" w:rsidRPr="00000000">
                  <w:rPr>
                    <w:rFonts w:ascii="Arial Unicode MS" w:cs="Arial Unicode MS" w:eastAsia="Arial Unicode MS" w:hAnsi="Arial Unicode MS"/>
                    <w:color w:val="000000"/>
                    <w:rtl w:val="0"/>
                  </w:rPr>
                  <w:t xml:space="preserve">斑王犬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widowControl w:val="0"/>
              <w:spacing w:line="240" w:lineRule="auto"/>
              <w:rPr>
                <w:color w:val="000000"/>
              </w:rPr>
            </w:pPr>
            <w:r w:rsidDel="00000000" w:rsidR="00000000" w:rsidRPr="00000000">
              <w:rPr>
                <w:color w:val="000000"/>
                <w:rtl w:val="0"/>
              </w:rPr>
              <w:t xml:space="preserve">Spotted Rex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7">
            <w:pPr>
              <w:widowControl w:val="0"/>
              <w:spacing w:line="240" w:lineRule="auto"/>
              <w:rPr>
                <w:color w:val="000000"/>
              </w:rPr>
            </w:pPr>
            <w:sdt>
              <w:sdtPr>
                <w:tag w:val="goog_rdk_201"/>
              </w:sdtPr>
              <w:sdtContent>
                <w:r w:rsidDel="00000000" w:rsidR="00000000" w:rsidRPr="00000000">
                  <w:rPr>
                    <w:rFonts w:ascii="Arial Unicode MS" w:cs="Arial Unicode MS" w:eastAsia="Arial Unicode MS" w:hAnsi="Arial Unicode MS"/>
                    <w:color w:val="000000"/>
                    <w:rtl w:val="0"/>
                  </w:rPr>
                  <w:t xml:space="preserve">黒翼鼠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line="240" w:lineRule="auto"/>
              <w:rPr>
                <w:color w:val="000000"/>
              </w:rPr>
            </w:pPr>
            <w:r w:rsidDel="00000000" w:rsidR="00000000" w:rsidRPr="00000000">
              <w:rPr>
                <w:color w:val="000000"/>
                <w:rtl w:val="0"/>
              </w:rPr>
              <w:t xml:space="preserve">Blackwinged Mice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AC">
            <w:pPr>
              <w:widowControl w:val="0"/>
              <w:spacing w:line="240" w:lineRule="auto"/>
              <w:rPr>
                <w:color w:val="000000"/>
              </w:rPr>
            </w:pPr>
            <w:sdt>
              <w:sdtPr>
                <w:tag w:val="goog_rdk_202"/>
              </w:sdtPr>
              <w:sdtContent>
                <w:r w:rsidDel="00000000" w:rsidR="00000000" w:rsidRPr="00000000">
                  <w:rPr>
                    <w:rFonts w:ascii="Arial Unicode MS" w:cs="Arial Unicode MS" w:eastAsia="Arial Unicode MS" w:hAnsi="Arial Unicode MS"/>
                    <w:rtl w:val="0"/>
                  </w:rPr>
                  <w:t xml:space="preserve">羽土竜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D">
            <w:pPr>
              <w:widowControl w:val="0"/>
              <w:spacing w:line="240" w:lineRule="auto"/>
              <w:rPr>
                <w:color w:val="000000"/>
              </w:rPr>
            </w:pPr>
            <w:r w:rsidDel="00000000" w:rsidR="00000000" w:rsidRPr="00000000">
              <w:rPr>
                <w:rtl w:val="0"/>
              </w:rPr>
              <w:t xml:space="preserve">Feathered Mole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1">
            <w:pPr>
              <w:widowControl w:val="0"/>
              <w:spacing w:line="240" w:lineRule="auto"/>
              <w:rPr/>
            </w:pPr>
            <w:sdt>
              <w:sdtPr>
                <w:tag w:val="goog_rdk_203"/>
              </w:sdtPr>
              <w:sdtContent>
                <w:r w:rsidDel="00000000" w:rsidR="00000000" w:rsidRPr="00000000">
                  <w:rPr>
                    <w:rFonts w:ascii="Arial Unicode MS" w:cs="Arial Unicode MS" w:eastAsia="Arial Unicode MS" w:hAnsi="Arial Unicode MS"/>
                    <w:rtl w:val="0"/>
                  </w:rPr>
                  <w:t xml:space="preserve">魔獣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line="240" w:lineRule="auto"/>
              <w:rPr/>
            </w:pPr>
            <w:r w:rsidDel="00000000" w:rsidR="00000000" w:rsidRPr="00000000">
              <w:rPr>
                <w:rtl w:val="0"/>
              </w:rPr>
              <w:t xml:space="preserve">Witchbeast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6">
            <w:pPr>
              <w:widowControl w:val="0"/>
              <w:spacing w:line="240" w:lineRule="auto"/>
              <w:rPr>
                <w:color w:val="000000"/>
              </w:rPr>
            </w:pPr>
            <w:sdt>
              <w:sdtPr>
                <w:tag w:val="goog_rdk_204"/>
              </w:sdtPr>
              <w:sdtContent>
                <w:r w:rsidDel="00000000" w:rsidR="00000000" w:rsidRPr="00000000">
                  <w:rPr>
                    <w:rFonts w:ascii="Arial Unicode MS" w:cs="Arial Unicode MS" w:eastAsia="Arial Unicode MS" w:hAnsi="Arial Unicode MS"/>
                    <w:rtl w:val="0"/>
                  </w:rPr>
                  <w:t xml:space="preserve">紅蠍</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widowControl w:val="0"/>
              <w:spacing w:line="240" w:lineRule="auto"/>
              <w:rPr>
                <w:color w:val="000000"/>
              </w:rPr>
            </w:pPr>
            <w:r w:rsidDel="00000000" w:rsidR="00000000" w:rsidRPr="00000000">
              <w:rPr>
                <w:rtl w:val="0"/>
              </w:rPr>
              <w:t xml:space="preserve">Crimson Scorpion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widowControl w:val="0"/>
              <w:spacing w:line="240" w:lineRule="auto"/>
              <w:rPr>
                <w:color w:val="000000"/>
              </w:rPr>
            </w:pPr>
            <w:r w:rsidDel="00000000" w:rsidR="00000000" w:rsidRPr="00000000">
              <w:rPr>
                <w:rtl w:val="0"/>
              </w:rPr>
              <w:t xml:space="preserve">Aka Shaula’s transformed form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widowControl w:val="0"/>
              <w:spacing w:line="240" w:lineRule="auto"/>
              <w:rPr/>
            </w:pPr>
            <w:r w:rsidDel="00000000" w:rsidR="00000000" w:rsidRPr="00000000">
              <w:rPr>
                <w:rtl w:val="0"/>
              </w:rPr>
              <w:t xml:space="preserve">BISHAAAN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BB">
            <w:pPr>
              <w:widowControl w:val="0"/>
              <w:spacing w:line="240" w:lineRule="auto"/>
              <w:rPr/>
            </w:pPr>
            <w:sdt>
              <w:sdtPr>
                <w:tag w:val="goog_rdk_205"/>
              </w:sdtPr>
              <w:sdtContent>
                <w:r w:rsidDel="00000000" w:rsidR="00000000" w:rsidRPr="00000000">
                  <w:rPr>
                    <w:rFonts w:ascii="Arial Unicode MS" w:cs="Arial Unicode MS" w:eastAsia="Arial Unicode MS" w:hAnsi="Arial Unicode MS"/>
                    <w:rtl w:val="0"/>
                  </w:rPr>
                  <w:t xml:space="preserve">ギルティラウ</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BC">
            <w:pPr>
              <w:widowControl w:val="0"/>
              <w:spacing w:line="240" w:lineRule="auto"/>
              <w:rPr/>
            </w:pPr>
            <w:r w:rsidDel="00000000" w:rsidR="00000000" w:rsidRPr="00000000">
              <w:rPr>
                <w:rtl w:val="0"/>
              </w:rPr>
              <w:t xml:space="preserve">Guiltilaw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F">
            <w:pPr>
              <w:widowControl w:val="0"/>
              <w:spacing w:line="240" w:lineRule="auto"/>
              <w:rPr/>
            </w:pPr>
            <w:r w:rsidDel="00000000" w:rsidR="00000000" w:rsidRPr="00000000">
              <w:rPr>
                <w:rtl w:val="0"/>
              </w:rPr>
              <w:t xml:space="preserve">AROOOOOO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0">
            <w:pPr>
              <w:widowControl w:val="0"/>
              <w:spacing w:line="240" w:lineRule="auto"/>
              <w:rPr>
                <w:color w:val="000000"/>
              </w:rPr>
            </w:pPr>
            <w:sdt>
              <w:sdtPr>
                <w:tag w:val="goog_rdk_206"/>
              </w:sdtPr>
              <w:sdtContent>
                <w:r w:rsidDel="00000000" w:rsidR="00000000" w:rsidRPr="00000000">
                  <w:rPr>
                    <w:rFonts w:ascii="Arial Unicode MS" w:cs="Arial Unicode MS" w:eastAsia="Arial Unicode MS" w:hAnsi="Arial Unicode MS"/>
                    <w:color w:val="000000"/>
                    <w:rtl w:val="0"/>
                  </w:rPr>
                  <w:t xml:space="preserve">一角獣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widowControl w:val="0"/>
              <w:spacing w:line="240" w:lineRule="auto"/>
              <w:rPr>
                <w:color w:val="000000"/>
              </w:rPr>
            </w:pPr>
            <w:r w:rsidDel="00000000" w:rsidR="00000000" w:rsidRPr="00000000">
              <w:rPr>
                <w:color w:val="000000"/>
                <w:rtl w:val="0"/>
              </w:rPr>
              <w:t xml:space="preserve">Unicorn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5">
            <w:pPr>
              <w:spacing w:line="276" w:lineRule="auto"/>
              <w:rPr>
                <w:color w:val="000000"/>
              </w:rPr>
            </w:pPr>
            <w:sdt>
              <w:sdtPr>
                <w:tag w:val="goog_rdk_207"/>
              </w:sdtPr>
              <w:sdtContent>
                <w:r w:rsidDel="00000000" w:rsidR="00000000" w:rsidRPr="00000000">
                  <w:rPr>
                    <w:rFonts w:ascii="Arial Unicode MS" w:cs="Arial Unicode MS" w:eastAsia="Arial Unicode MS" w:hAnsi="Arial Unicode MS"/>
                    <w:rtl w:val="0"/>
                  </w:rPr>
                  <w:t xml:space="preserve">ウルガルム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widowControl w:val="0"/>
              <w:spacing w:line="240" w:lineRule="auto"/>
              <w:rPr>
                <w:color w:val="000000"/>
              </w:rPr>
            </w:pPr>
            <w:r w:rsidDel="00000000" w:rsidR="00000000" w:rsidRPr="00000000">
              <w:rPr>
                <w:rtl w:val="0"/>
              </w:rPr>
              <w:t xml:space="preserve">Ulgarm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A">
            <w:pPr>
              <w:widowControl w:val="0"/>
              <w:spacing w:line="240" w:lineRule="auto"/>
              <w:rPr>
                <w:color w:val="000000"/>
              </w:rPr>
            </w:pPr>
            <w:sdt>
              <w:sdtPr>
                <w:tag w:val="goog_rdk_208"/>
              </w:sdtPr>
              <w:sdtContent>
                <w:r w:rsidDel="00000000" w:rsidR="00000000" w:rsidRPr="00000000">
                  <w:rPr>
                    <w:rFonts w:ascii="Arial Unicode MS" w:cs="Arial Unicode MS" w:eastAsia="Arial Unicode MS" w:hAnsi="Arial Unicode MS"/>
                    <w:color w:val="000000"/>
                    <w:rtl w:val="0"/>
                  </w:rPr>
                  <w:t xml:space="preserve">砂蚯蚓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CB">
            <w:pPr>
              <w:widowControl w:val="0"/>
              <w:spacing w:line="240" w:lineRule="auto"/>
              <w:rPr>
                <w:color w:val="000000"/>
              </w:rPr>
            </w:pPr>
            <w:r w:rsidDel="00000000" w:rsidR="00000000" w:rsidRPr="00000000">
              <w:rPr>
                <w:color w:val="000000"/>
                <w:rtl w:val="0"/>
              </w:rPr>
              <w:t xml:space="preserve">Sand Earthworm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E">
            <w:pPr>
              <w:widowControl w:val="0"/>
              <w:spacing w:line="240" w:lineRule="auto"/>
              <w:rPr>
                <w:color w:val="000000"/>
              </w:rPr>
            </w:pPr>
            <w:r w:rsidDel="00000000" w:rsidR="00000000" w:rsidRPr="00000000">
              <w:rPr>
                <w:rtl w:val="0"/>
              </w:rPr>
              <w:t xml:space="preserve">KRUAAAAAAAAAAAGH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CF">
            <w:pPr>
              <w:widowControl w:val="0"/>
              <w:spacing w:line="240" w:lineRule="auto"/>
              <w:rPr>
                <w:color w:val="000000"/>
              </w:rPr>
            </w:pPr>
            <w:sdt>
              <w:sdtPr>
                <w:tag w:val="goog_rdk_209"/>
              </w:sdtPr>
              <w:sdtContent>
                <w:r w:rsidDel="00000000" w:rsidR="00000000" w:rsidRPr="00000000">
                  <w:rPr>
                    <w:rFonts w:ascii="Arial Unicode MS" w:cs="Arial Unicode MS" w:eastAsia="Arial Unicode MS" w:hAnsi="Arial Unicode MS"/>
                    <w:color w:val="000000"/>
                    <w:rtl w:val="0"/>
                  </w:rPr>
                  <w:t xml:space="preserve">花魁熊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widowControl w:val="0"/>
              <w:spacing w:line="240" w:lineRule="auto"/>
              <w:rPr>
                <w:color w:val="000000"/>
              </w:rPr>
            </w:pPr>
            <w:r w:rsidDel="00000000" w:rsidR="00000000" w:rsidRPr="00000000">
              <w:rPr>
                <w:color w:val="000000"/>
                <w:rtl w:val="0"/>
              </w:rPr>
              <w:t xml:space="preserve">Courtesan Bear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widowControl w:val="0"/>
              <w:spacing w:line="240" w:lineRule="auto"/>
              <w:rPr/>
            </w:pPr>
            <w:r w:rsidDel="00000000" w:rsidR="00000000" w:rsidRPr="00000000">
              <w:rPr>
                <w:rtl w:val="0"/>
              </w:rPr>
              <w:t xml:space="preserve">&lt;TBD&gt;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4">
            <w:pPr>
              <w:widowControl w:val="0"/>
              <w:spacing w:line="240" w:lineRule="auto"/>
              <w:rPr>
                <w:color w:val="000000"/>
              </w:rPr>
            </w:pPr>
            <w:sdt>
              <w:sdtPr>
                <w:tag w:val="goog_rdk_210"/>
              </w:sdtPr>
              <w:sdtContent>
                <w:r w:rsidDel="00000000" w:rsidR="00000000" w:rsidRPr="00000000">
                  <w:rPr>
                    <w:rFonts w:ascii="Arial Unicode MS" w:cs="Arial Unicode MS" w:eastAsia="Arial Unicode MS" w:hAnsi="Arial Unicode MS"/>
                    <w:rtl w:val="0"/>
                  </w:rPr>
                  <w:t xml:space="preserve">ケンタウロス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5">
            <w:pPr>
              <w:widowControl w:val="0"/>
              <w:spacing w:line="240" w:lineRule="auto"/>
              <w:rPr>
                <w:color w:val="000000"/>
              </w:rPr>
            </w:pPr>
            <w:r w:rsidDel="00000000" w:rsidR="00000000" w:rsidRPr="00000000">
              <w:rPr>
                <w:rtl w:val="0"/>
              </w:rPr>
              <w:t xml:space="preserve">Centaur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widowControl w:val="0"/>
              <w:spacing w:line="240" w:lineRule="auto"/>
              <w:rPr/>
            </w:pPr>
            <w:r w:rsidDel="00000000" w:rsidR="00000000" w:rsidRPr="00000000">
              <w:rPr>
                <w:rtl w:val="0"/>
              </w:rPr>
              <w:t xml:space="preserve">Same creature as Hungry Horse King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8">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9">
            <w:pPr>
              <w:widowControl w:val="0"/>
              <w:spacing w:line="240" w:lineRule="auto"/>
              <w:rPr>
                <w:color w:val="000000"/>
              </w:rPr>
            </w:pPr>
            <w:sdt>
              <w:sdtPr>
                <w:tag w:val="goog_rdk_211"/>
              </w:sdtPr>
              <w:sdtContent>
                <w:r w:rsidDel="00000000" w:rsidR="00000000" w:rsidRPr="00000000">
                  <w:rPr>
                    <w:rFonts w:ascii="Arial Unicode MS" w:cs="Arial Unicode MS" w:eastAsia="Arial Unicode MS" w:hAnsi="Arial Unicode MS"/>
                    <w:rtl w:val="0"/>
                  </w:rPr>
                  <w:t xml:space="preserve">餓馬王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widowControl w:val="0"/>
              <w:spacing w:line="240" w:lineRule="auto"/>
              <w:rPr>
                <w:color w:val="000000"/>
              </w:rPr>
            </w:pPr>
            <w:r w:rsidDel="00000000" w:rsidR="00000000" w:rsidRPr="00000000">
              <w:rPr>
                <w:rtl w:val="0"/>
              </w:rPr>
              <w:t xml:space="preserve">Hungry Horse King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B">
            <w:pPr>
              <w:widowControl w:val="0"/>
              <w:spacing w:line="240" w:lineRule="auto"/>
              <w:rPr/>
            </w:pPr>
            <w:r w:rsidDel="00000000" w:rsidR="00000000" w:rsidRPr="00000000">
              <w:rPr>
                <w:rtl w:val="0"/>
              </w:rPr>
              <w:t xml:space="preserve">Same creature as Centaur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widowControl w:val="0"/>
              <w:spacing w:line="240" w:lineRule="auto"/>
              <w:rPr/>
            </w:pPr>
            <w:r w:rsidDel="00000000" w:rsidR="00000000" w:rsidRPr="00000000">
              <w:rPr>
                <w:rtl w:val="0"/>
              </w:rPr>
              <w:t xml:space="preserve">KSHEEEEEEGHHH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DE">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widowControl w:val="0"/>
              <w:spacing w:line="240" w:lineRule="auto"/>
              <w:rPr/>
            </w:pPr>
            <w:r w:rsidDel="00000000" w:rsidR="00000000" w:rsidRPr="00000000">
              <w:rPr>
                <w:rtl w:val="0"/>
              </w:rPr>
              <w:t xml:space="preserve">Great Eagle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widowControl w:val="0"/>
              <w:spacing w:line="240" w:lineRule="auto"/>
              <w:rPr/>
            </w:pPr>
            <w:r w:rsidDel="00000000" w:rsidR="00000000" w:rsidRPr="00000000">
              <w:rPr>
                <w:rtl w:val="0"/>
              </w:rPr>
              <w:t xml:space="preserve">GYAOO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3">
            <w:pPr>
              <w:widowControl w:val="0"/>
              <w:spacing w:line="240" w:lineRule="auto"/>
              <w:rPr/>
            </w:pPr>
            <w:r w:rsidDel="00000000" w:rsidR="00000000" w:rsidRPr="00000000">
              <w:rPr>
                <w:rtl w:val="0"/>
              </w:rPr>
              <w:t xml:space="preserv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4">
            <w:pPr>
              <w:widowControl w:val="0"/>
              <w:spacing w:line="240" w:lineRule="auto"/>
              <w:rPr/>
            </w:pPr>
            <w:r w:rsidDel="00000000" w:rsidR="00000000" w:rsidRPr="00000000">
              <w:rPr>
                <w:rtl w:val="0"/>
              </w:rPr>
              <w:t xml:space="preserve">Rock-looking Frog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widowControl w:val="0"/>
              <w:spacing w:line="240" w:lineRule="auto"/>
              <w:rPr/>
            </w:pPr>
            <w:r w:rsidDel="00000000" w:rsidR="00000000" w:rsidRPr="00000000">
              <w:rPr>
                <w:rtl w:val="0"/>
              </w:rPr>
              <w:t xml:space="preserve">This Witchbeast hasn’t been given a proper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7">
            <w:pPr>
              <w:widowControl w:val="0"/>
              <w:spacing w:line="240" w:lineRule="auto"/>
              <w:rPr/>
            </w:pPr>
            <w:r w:rsidDel="00000000" w:rsidR="00000000" w:rsidRPr="00000000">
              <w:rPr>
                <w:rtl w:val="0"/>
              </w:rPr>
              <w:t xml:space="preserve">GWOGOBO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8">
            <w:pPr>
              <w:widowControl w:val="0"/>
              <w:spacing w:line="240" w:lineRule="auto"/>
              <w:rPr/>
            </w:pPr>
            <w:sdt>
              <w:sdtPr>
                <w:tag w:val="goog_rdk_212"/>
              </w:sdtPr>
              <w:sdtContent>
                <w:r w:rsidDel="00000000" w:rsidR="00000000" w:rsidRPr="00000000">
                  <w:rPr>
                    <w:rFonts w:ascii="Arial Unicode MS" w:cs="Arial Unicode MS" w:eastAsia="Arial Unicode MS" w:hAnsi="Arial Unicode MS"/>
                    <w:rtl w:val="0"/>
                  </w:rPr>
                  <w:t xml:space="preserve">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widowControl w:val="0"/>
              <w:spacing w:line="240" w:lineRule="auto"/>
              <w:rPr/>
            </w:pPr>
            <w:r w:rsidDel="00000000" w:rsidR="00000000" w:rsidRPr="00000000">
              <w:rPr>
                <w:rtl w:val="0"/>
              </w:rPr>
              <w:t xml:space="preserve">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A">
            <w:pPr>
              <w:widowControl w:val="0"/>
              <w:spacing w:line="240" w:lineRule="auto"/>
              <w:rPr>
                <w:color w:val="000000"/>
              </w:rPr>
            </w:pPr>
            <w:sdt>
              <w:sdtPr>
                <w:tag w:val="goog_rdk_213"/>
              </w:sdtPr>
              <w:sdtContent>
                <w:r w:rsidDel="00000000" w:rsidR="00000000" w:rsidRPr="00000000">
                  <w:rPr>
                    <w:rFonts w:ascii="Arial Unicode MS" w:cs="Arial Unicode MS" w:eastAsia="Arial Unicode MS" w:hAnsi="Arial Unicode MS"/>
                    <w:rtl w:val="0"/>
                  </w:rPr>
                  <w:t xml:space="preserve">Should be capitalized always to make a distinction to 竜, which is only capitalized in certain cases</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B">
            <w:pPr>
              <w:widowControl w:val="0"/>
              <w:spacing w:line="240" w:lineRule="auto"/>
              <w:rPr/>
            </w:pPr>
            <w:r w:rsidDel="00000000" w:rsidR="00000000" w:rsidRPr="00000000">
              <w:rPr>
                <w:rtl w:val="0"/>
              </w:rPr>
              <w:t xml:space="preserve">weyr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ED">
            <w:pPr>
              <w:widowControl w:val="0"/>
              <w:spacing w:line="240" w:lineRule="auto"/>
              <w:rPr/>
            </w:pPr>
            <w:sdt>
              <w:sdtPr>
                <w:tag w:val="goog_rdk_214"/>
              </w:sdtPr>
              <w:sdtContent>
                <w:r w:rsidDel="00000000" w:rsidR="00000000" w:rsidRPr="00000000">
                  <w:rPr>
                    <w:rFonts w:ascii="Arial Unicode MS" w:cs="Arial Unicode MS" w:eastAsia="Arial Unicode MS" w:hAnsi="Arial Unicode MS"/>
                    <w:rtl w:val="0"/>
                  </w:rPr>
                  <w:t xml:space="preserve">邪龍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EE">
            <w:pPr>
              <w:widowControl w:val="0"/>
              <w:spacing w:line="240" w:lineRule="auto"/>
              <w:rPr/>
            </w:pPr>
            <w:r w:rsidDel="00000000" w:rsidR="00000000" w:rsidRPr="00000000">
              <w:rPr>
                <w:rtl w:val="0"/>
              </w:rPr>
              <w:t xml:space="preserve">Blight Dragon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2">
            <w:pPr>
              <w:widowControl w:val="0"/>
              <w:spacing w:line="240" w:lineRule="auto"/>
              <w:rPr>
                <w:color w:val="000000"/>
              </w:rPr>
            </w:pPr>
            <w:sdt>
              <w:sdtPr>
                <w:tag w:val="goog_rdk_215"/>
              </w:sdtPr>
              <w:sdtContent>
                <w:r w:rsidDel="00000000" w:rsidR="00000000" w:rsidRPr="00000000">
                  <w:rPr>
                    <w:rFonts w:ascii="Arial Unicode MS" w:cs="Arial Unicode MS" w:eastAsia="Arial Unicode MS" w:hAnsi="Arial Unicode MS"/>
                    <w:rtl w:val="0"/>
                  </w:rPr>
                  <w:t xml:space="preserve">地竜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3">
            <w:pPr>
              <w:widowControl w:val="0"/>
              <w:spacing w:line="240" w:lineRule="auto"/>
              <w:rPr>
                <w:color w:val="000000"/>
              </w:rPr>
            </w:pPr>
            <w:r w:rsidDel="00000000" w:rsidR="00000000" w:rsidRPr="00000000">
              <w:rPr>
                <w:rtl w:val="0"/>
              </w:rPr>
              <w:t xml:space="preserve">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4">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5">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6">
            <w:pPr>
              <w:widowControl w:val="0"/>
              <w:spacing w:line="240" w:lineRule="auto"/>
              <w:rPr>
                <w:color w:val="000000"/>
              </w:rPr>
            </w:pPr>
            <w:r w:rsidDel="00000000" w:rsidR="00000000" w:rsidRPr="00000000">
              <w:rPr>
                <w:rtl w:val="0"/>
              </w:rPr>
              <w:t xml:space="preserve">Dodogyuuun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7">
            <w:pPr>
              <w:widowControl w:val="0"/>
              <w:spacing w:line="240" w:lineRule="auto"/>
              <w:rPr>
                <w:color w:val="000000"/>
              </w:rPr>
            </w:pPr>
            <w:sdt>
              <w:sdtPr>
                <w:tag w:val="goog_rdk_216"/>
              </w:sdtPr>
              <w:sdtContent>
                <w:r w:rsidDel="00000000" w:rsidR="00000000" w:rsidRPr="00000000">
                  <w:rPr>
                    <w:rFonts w:ascii="Arial Unicode MS" w:cs="Arial Unicode MS" w:eastAsia="Arial Unicode MS" w:hAnsi="Arial Unicode MS"/>
                    <w:rtl w:val="0"/>
                  </w:rPr>
                  <w:t xml:space="preserve">水竜</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8">
            <w:pPr>
              <w:widowControl w:val="0"/>
              <w:spacing w:line="240" w:lineRule="auto"/>
              <w:rPr>
                <w:color w:val="000000"/>
              </w:rPr>
            </w:pPr>
            <w:r w:rsidDel="00000000" w:rsidR="00000000" w:rsidRPr="00000000">
              <w:rPr>
                <w:rtl w:val="0"/>
              </w:rPr>
              <w:t xml:space="preserve">water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A">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B">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FC">
            <w:pPr>
              <w:spacing w:line="240" w:lineRule="auto"/>
              <w:rPr/>
            </w:pPr>
            <w:sdt>
              <w:sdtPr>
                <w:tag w:val="goog_rdk_217"/>
              </w:sdtPr>
              <w:sdtContent>
                <w:r w:rsidDel="00000000" w:rsidR="00000000" w:rsidRPr="00000000">
                  <w:rPr>
                    <w:rFonts w:ascii="Arial Unicode MS" w:cs="Arial Unicode MS" w:eastAsia="Arial Unicode MS" w:hAnsi="Arial Unicode MS"/>
                    <w:rtl w:val="0"/>
                  </w:rPr>
                  <w:t xml:space="preserve">飛竜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2FD">
            <w:pPr>
              <w:widowControl w:val="0"/>
              <w:spacing w:line="240" w:lineRule="auto"/>
              <w:rPr>
                <w:color w:val="000000"/>
              </w:rPr>
            </w:pPr>
            <w:r w:rsidDel="00000000" w:rsidR="00000000" w:rsidRPr="00000000">
              <w:rPr>
                <w:rtl w:val="0"/>
              </w:rPr>
              <w:t xml:space="preserve">flying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E">
            <w:pPr>
              <w:widowControl w:val="0"/>
              <w:spacing w:line="240" w:lineRule="auto"/>
              <w:rPr>
                <w:color w:val="000000"/>
              </w:rPr>
            </w:pPr>
            <w:sdt>
              <w:sdtPr>
                <w:tag w:val="goog_rdk_218"/>
              </w:sdtPr>
              <w:sdtContent>
                <w:r w:rsidDel="00000000" w:rsidR="00000000" w:rsidRPr="00000000">
                  <w:rPr>
                    <w:rFonts w:ascii="Arial Unicode MS" w:cs="Arial Unicode MS" w:eastAsia="Arial Unicode MS" w:hAnsi="Arial Unicode MS"/>
                    <w:rtl w:val="0"/>
                  </w:rPr>
                  <w:t xml:space="preserve">Priscilla calls them “翼竜”, which should be “winged dragon”</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FF">
            <w:pPr>
              <w:widowControl w:val="0"/>
              <w:spacing w:line="240" w:lineRule="auto"/>
              <w:rPr/>
            </w:pPr>
            <w:r w:rsidDel="00000000" w:rsidR="00000000" w:rsidRPr="00000000">
              <w:rPr>
                <w:rtl w:val="0"/>
              </w:rPr>
              <w:t xml:space="preserve">flock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1">
            <w:pPr>
              <w:widowControl w:val="0"/>
              <w:spacing w:line="240" w:lineRule="auto"/>
              <w:rPr/>
            </w:pPr>
            <w:sdt>
              <w:sdtPr>
                <w:tag w:val="goog_rdk_219"/>
              </w:sdtPr>
              <w:sdtContent>
                <w:r w:rsidDel="00000000" w:rsidR="00000000" w:rsidRPr="00000000">
                  <w:rPr>
                    <w:rFonts w:ascii="Arial Unicode MS" w:cs="Arial Unicode MS" w:eastAsia="Arial Unicode MS" w:hAnsi="Arial Unicode MS"/>
                    <w:rtl w:val="0"/>
                  </w:rPr>
                  <w:t xml:space="preserve">疾風馬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2">
            <w:pPr>
              <w:widowControl w:val="0"/>
              <w:spacing w:line="240" w:lineRule="auto"/>
              <w:rPr/>
            </w:pPr>
            <w:r w:rsidDel="00000000" w:rsidR="00000000" w:rsidRPr="00000000">
              <w:rPr>
                <w:rtl w:val="0"/>
              </w:rPr>
              <w:t xml:space="preserve">Galewind Horse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6">
            <w:pPr>
              <w:widowControl w:val="0"/>
              <w:spacing w:line="240" w:lineRule="auto"/>
              <w:rPr>
                <w:color w:val="000000"/>
              </w:rPr>
            </w:pPr>
            <w:sdt>
              <w:sdtPr>
                <w:tag w:val="goog_rdk_220"/>
              </w:sdtPr>
              <w:sdtContent>
                <w:r w:rsidDel="00000000" w:rsidR="00000000" w:rsidRPr="00000000">
                  <w:rPr>
                    <w:rFonts w:ascii="Arial Unicode MS" w:cs="Arial Unicode MS" w:eastAsia="Arial Unicode MS" w:hAnsi="Arial Unicode MS"/>
                    <w:color w:val="000000"/>
                    <w:rtl w:val="0"/>
                  </w:rPr>
                  <w:t xml:space="preserve">ファロー(</w:t>
                </w:r>
              </w:sdtContent>
            </w:sdt>
            <w:sdt>
              <w:sdtPr>
                <w:tag w:val="goog_rdk_221"/>
              </w:sdtPr>
              <w:sdtContent>
                <w:r w:rsidDel="00000000" w:rsidR="00000000" w:rsidRPr="00000000">
                  <w:rPr>
                    <w:rFonts w:ascii="Arial Unicode MS" w:cs="Arial Unicode MS" w:eastAsia="Arial Unicode MS" w:hAnsi="Arial Unicode MS"/>
                    <w:rtl w:val="0"/>
                  </w:rPr>
                  <w:t xml:space="preserve">車)</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7">
            <w:pPr>
              <w:widowControl w:val="0"/>
              <w:spacing w:line="240" w:lineRule="auto"/>
              <w:jc w:val="left"/>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color w:val="000000"/>
              </w:rPr>
            </w:pPr>
            <w:sdt>
              <w:sdtPr>
                <w:tag w:val="goog_rdk_222"/>
              </w:sdtPr>
              <w:sdtContent>
                <w:r w:rsidDel="00000000" w:rsidR="00000000" w:rsidRPr="00000000">
                  <w:rPr>
                    <w:rFonts w:ascii="Arial Unicode MS" w:cs="Arial Unicode MS" w:eastAsia="Arial Unicode MS" w:hAnsi="Arial Unicode MS"/>
                    <w:color w:val="000000"/>
                    <w:rtl w:val="0"/>
                  </w:rPr>
                  <w:t xml:space="preserve">勇牛</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color w:val="000000"/>
              </w:rPr>
            </w:pPr>
            <w:r w:rsidDel="00000000" w:rsidR="00000000" w:rsidRPr="00000000">
              <w:rPr>
                <w:color w:val="000000"/>
                <w:rtl w:val="0"/>
              </w:rPr>
              <w:t xml:space="preserve">Brave 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color w:val="000000"/>
              </w:rPr>
            </w:pPr>
            <w:sdt>
              <w:sdtPr>
                <w:tag w:val="goog_rdk_223"/>
              </w:sdtPr>
              <w:sdtContent>
                <w:r w:rsidDel="00000000" w:rsidR="00000000" w:rsidRPr="00000000">
                  <w:rPr>
                    <w:rFonts w:ascii="Arial Unicode MS" w:cs="Arial Unicode MS" w:eastAsia="Arial Unicode MS" w:hAnsi="Arial Unicode MS"/>
                    <w:color w:val="000000"/>
                    <w:rtl w:val="0"/>
                  </w:rPr>
                  <w:t xml:space="preserve">ライガー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color w:val="000000"/>
              </w:rPr>
            </w:pPr>
            <w:r w:rsidDel="00000000" w:rsidR="00000000" w:rsidRPr="00000000">
              <w:rPr>
                <w:color w:val="000000"/>
                <w:rtl w:val="0"/>
              </w:rPr>
              <w:t xml:space="preserve">Liger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color w:val="000000"/>
              </w:rPr>
            </w:pPr>
            <w:sdt>
              <w:sdtPr>
                <w:tag w:val="goog_rdk_224"/>
              </w:sdtPr>
              <w:sdtContent>
                <w:r w:rsidDel="00000000" w:rsidR="00000000" w:rsidRPr="00000000">
                  <w:rPr>
                    <w:rFonts w:ascii="Arial Unicode MS" w:cs="Arial Unicode MS" w:eastAsia="Arial Unicode MS" w:hAnsi="Arial Unicode MS"/>
                    <w:color w:val="000000"/>
                    <w:rtl w:val="0"/>
                  </w:rPr>
                  <w:t xml:space="preserve">ガイラス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color w:val="000000"/>
              </w:rPr>
            </w:pPr>
            <w:r w:rsidDel="00000000" w:rsidR="00000000" w:rsidRPr="00000000">
              <w:rPr>
                <w:color w:val="000000"/>
                <w:rtl w:val="0"/>
              </w:rPr>
              <w:t xml:space="preserve">Gyras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color w:val="000000"/>
              </w:rPr>
            </w:pPr>
            <w:r w:rsidDel="00000000" w:rsidR="00000000" w:rsidRPr="00000000">
              <w:rPr>
                <w:rtl w:val="0"/>
              </w:rPr>
              <w:t xml:space="preserve">Subspecies of ground dragon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color w:val="00000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pStyle w:val="Heading3"/>
        <w:rPr/>
      </w:pPr>
      <w:bookmarkStart w:colFirst="0" w:colLast="0" w:name="_heading=h.56ubxkl2thfu" w:id="10"/>
      <w:bookmarkEnd w:id="10"/>
      <w:r w:rsidDel="00000000" w:rsidR="00000000" w:rsidRPr="00000000">
        <w:rPr>
          <w:rtl w:val="0"/>
        </w:rPr>
        <w:t xml:space="preserve">Races</w:t>
      </w:r>
    </w:p>
    <w:p w:rsidR="00000000" w:rsidDel="00000000" w:rsidP="00000000" w:rsidRDefault="00000000" w:rsidRPr="00000000" w14:paraId="0000031D">
      <w:pPr>
        <w:rPr/>
      </w:pPr>
      <w:r w:rsidDel="00000000" w:rsidR="00000000" w:rsidRPr="00000000">
        <w:rPr>
          <w:rtl w:val="0"/>
        </w:rPr>
      </w:r>
    </w:p>
    <w:tbl>
      <w:tblPr>
        <w:tblStyle w:val="Table8"/>
        <w:tblW w:w="91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760"/>
        <w:gridCol w:w="4575"/>
        <w:tblGridChange w:id="0">
          <w:tblGrid>
            <w:gridCol w:w="1785"/>
            <w:gridCol w:w="2760"/>
            <w:gridCol w:w="457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pPr>
            <w:sdt>
              <w:sdtPr>
                <w:tag w:val="goog_rdk_225"/>
              </w:sdtPr>
              <w:sdtContent>
                <w:r w:rsidDel="00000000" w:rsidR="00000000" w:rsidRPr="00000000">
                  <w:rPr>
                    <w:rFonts w:ascii="Arial Unicode MS" w:cs="Arial Unicode MS" w:eastAsia="Arial Unicode MS" w:hAnsi="Arial Unicode MS"/>
                    <w:rtl w:val="0"/>
                  </w:rPr>
                  <w:t xml:space="preserve">亜人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pPr>
            <w:r w:rsidDel="00000000" w:rsidR="00000000" w:rsidRPr="00000000">
              <w:rPr>
                <w:rtl w:val="0"/>
              </w:rPr>
              <w:t xml:space="preserve">Demi-human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rPr/>
            </w:pPr>
            <w:sdt>
              <w:sdtPr>
                <w:tag w:val="goog_rdk_226"/>
              </w:sdtPr>
              <w:sdtContent>
                <w:r w:rsidDel="00000000" w:rsidR="00000000" w:rsidRPr="00000000">
                  <w:rPr>
                    <w:rFonts w:ascii="Arial Unicode MS" w:cs="Arial Unicode MS" w:eastAsia="Arial Unicode MS" w:hAnsi="Arial Unicode MS"/>
                    <w:rtl w:val="0"/>
                  </w:rPr>
                  <w:t xml:space="preserve">獣人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pPr>
            <w:r w:rsidDel="00000000" w:rsidR="00000000" w:rsidRPr="00000000">
              <w:rPr>
                <w:rtl w:val="0"/>
              </w:rPr>
              <w:t xml:space="preserve">Beastman/men/woman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pPr>
            <w:r w:rsidDel="00000000" w:rsidR="00000000" w:rsidRPr="00000000">
              <w:rPr>
                <w:rtl w:val="0"/>
              </w:rPr>
              <w:t xml:space="preserve">Which one to be used depends on context</w:t>
            </w:r>
          </w:p>
          <w:p w:rsidR="00000000" w:rsidDel="00000000" w:rsidP="00000000" w:rsidRDefault="00000000" w:rsidRPr="00000000" w14:paraId="00000327">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rPr/>
            </w:pPr>
            <w:sdt>
              <w:sdtPr>
                <w:tag w:val="goog_rdk_227"/>
              </w:sdtPr>
              <w:sdtContent>
                <w:r w:rsidDel="00000000" w:rsidR="00000000" w:rsidRPr="00000000">
                  <w:rPr>
                    <w:rFonts w:ascii="Arial Unicode MS" w:cs="Arial Unicode MS" w:eastAsia="Arial Unicode MS" w:hAnsi="Arial Unicode MS"/>
                    <w:rtl w:val="0"/>
                  </w:rPr>
                  <w:t xml:space="preserve">&lt;animal&gt;人の女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pPr>
            <w:r w:rsidDel="00000000" w:rsidR="00000000" w:rsidRPr="00000000">
              <w:rPr>
                <w:rtl w:val="0"/>
              </w:rPr>
              <w:t xml:space="preserve">&lt;animal&gt;woman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pPr>
            <w:r w:rsidDel="00000000" w:rsidR="00000000" w:rsidRPr="00000000">
              <w:rPr>
                <w:rtl w:val="0"/>
              </w:rPr>
              <w:t xml:space="preserve">E.g.: Catwoman</w:t>
            </w:r>
          </w:p>
          <w:p w:rsidR="00000000" w:rsidDel="00000000" w:rsidP="00000000" w:rsidRDefault="00000000" w:rsidRPr="00000000" w14:paraId="0000032B">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2C">
            <w:pPr>
              <w:widowControl w:val="0"/>
              <w:spacing w:line="240" w:lineRule="auto"/>
              <w:rPr/>
            </w:pPr>
            <w:sdt>
              <w:sdtPr>
                <w:tag w:val="goog_rdk_228"/>
              </w:sdtPr>
              <w:sdtContent>
                <w:r w:rsidDel="00000000" w:rsidR="00000000" w:rsidRPr="00000000">
                  <w:rPr>
                    <w:rFonts w:ascii="Arial Unicode MS" w:cs="Arial Unicode MS" w:eastAsia="Arial Unicode MS" w:hAnsi="Arial Unicode MS"/>
                    <w:rtl w:val="0"/>
                  </w:rPr>
                  <w:t xml:space="preserve">&lt;animal&gt;人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2D">
            <w:pPr>
              <w:widowControl w:val="0"/>
              <w:spacing w:line="240" w:lineRule="auto"/>
              <w:rPr/>
            </w:pPr>
            <w:r w:rsidDel="00000000" w:rsidR="00000000" w:rsidRPr="00000000">
              <w:rPr>
                <w:rtl w:val="0"/>
              </w:rPr>
              <w:t xml:space="preserve">&lt;animal&gt;man/person/kin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E">
            <w:pPr>
              <w:widowControl w:val="0"/>
              <w:spacing w:line="240" w:lineRule="auto"/>
              <w:rPr/>
            </w:pPr>
            <w:r w:rsidDel="00000000" w:rsidR="00000000" w:rsidRPr="00000000">
              <w:rPr>
                <w:rtl w:val="0"/>
              </w:rPr>
              <w:t xml:space="preserve">Which one to be used depends on context or just sound</w:t>
              <w:br w:type="textWrapping"/>
              <w:t xml:space="preserve">E.g.: Catman, dragonkin</w:t>
            </w:r>
          </w:p>
          <w:p w:rsidR="00000000" w:rsidDel="00000000" w:rsidP="00000000" w:rsidRDefault="00000000" w:rsidRPr="00000000" w14:paraId="0000032F">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0">
            <w:pPr>
              <w:widowControl w:val="0"/>
              <w:spacing w:line="240" w:lineRule="auto"/>
              <w:rPr/>
            </w:pPr>
            <w:sdt>
              <w:sdtPr>
                <w:tag w:val="goog_rdk_229"/>
              </w:sdtPr>
              <w:sdtContent>
                <w:r w:rsidDel="00000000" w:rsidR="00000000" w:rsidRPr="00000000">
                  <w:rPr>
                    <w:rFonts w:ascii="Arial Unicode MS" w:cs="Arial Unicode MS" w:eastAsia="Arial Unicode MS" w:hAnsi="Arial Unicode MS"/>
                    <w:rtl w:val="0"/>
                  </w:rPr>
                  <w:t xml:space="preserve">&lt;animal&gt;人の娘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1">
            <w:pPr>
              <w:widowControl w:val="0"/>
              <w:spacing w:line="240" w:lineRule="auto"/>
              <w:rPr/>
            </w:pPr>
            <w:r w:rsidDel="00000000" w:rsidR="00000000" w:rsidRPr="00000000">
              <w:rPr>
                <w:rtl w:val="0"/>
              </w:rPr>
              <w:t xml:space="preserve">&lt;animal&gt;girl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widowControl w:val="0"/>
              <w:spacing w:line="240" w:lineRule="auto"/>
              <w:rPr/>
            </w:pPr>
            <w:r w:rsidDel="00000000" w:rsidR="00000000" w:rsidRPr="00000000">
              <w:rPr>
                <w:rtl w:val="0"/>
              </w:rPr>
              <w:t xml:space="preserve">E.g.: Catgirl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3">
            <w:pPr>
              <w:widowControl w:val="0"/>
              <w:spacing w:line="240" w:lineRule="auto"/>
              <w:rPr/>
            </w:pPr>
            <w:sdt>
              <w:sdtPr>
                <w:tag w:val="goog_rdk_230"/>
              </w:sdtPr>
              <w:sdtContent>
                <w:r w:rsidDel="00000000" w:rsidR="00000000" w:rsidRPr="00000000">
                  <w:rPr>
                    <w:rFonts w:ascii="Arial Unicode MS" w:cs="Arial Unicode MS" w:eastAsia="Arial Unicode MS" w:hAnsi="Arial Unicode MS"/>
                    <w:rtl w:val="0"/>
                  </w:rPr>
                  <w:t xml:space="preserve">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4">
            <w:pPr>
              <w:widowControl w:val="0"/>
              <w:spacing w:line="240" w:lineRule="auto"/>
              <w:rPr/>
            </w:pPr>
            <w:r w:rsidDel="00000000" w:rsidR="00000000" w:rsidRPr="00000000">
              <w:rPr>
                <w:rtl w:val="0"/>
              </w:rPr>
              <w:t xml:space="preserve">Oni Clan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6">
            <w:pPr>
              <w:widowControl w:val="0"/>
              <w:spacing w:line="240" w:lineRule="auto"/>
              <w:rPr/>
            </w:pPr>
            <w:sdt>
              <w:sdtPr>
                <w:tag w:val="goog_rdk_231"/>
              </w:sdtPr>
              <w:sdtContent>
                <w:r w:rsidDel="00000000" w:rsidR="00000000" w:rsidRPr="00000000">
                  <w:rPr>
                    <w:rFonts w:ascii="Arial Unicode MS" w:cs="Arial Unicode MS" w:eastAsia="Arial Unicode MS" w:hAnsi="Arial Unicode MS"/>
                    <w:rtl w:val="0"/>
                  </w:rPr>
                  <w:t xml:space="preserve">虫籠族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7">
            <w:pPr>
              <w:widowControl w:val="0"/>
              <w:spacing w:line="240" w:lineRule="auto"/>
              <w:rPr/>
            </w:pPr>
            <w:r w:rsidDel="00000000" w:rsidR="00000000" w:rsidRPr="00000000">
              <w:rPr>
                <w:rtl w:val="0"/>
              </w:rPr>
              <w:t xml:space="preserve">Insect Cage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9">
            <w:pPr>
              <w:widowControl w:val="0"/>
              <w:spacing w:line="240" w:lineRule="auto"/>
              <w:rPr/>
            </w:pPr>
            <w:sdt>
              <w:sdtPr>
                <w:tag w:val="goog_rdk_232"/>
              </w:sdtPr>
              <w:sdtContent>
                <w:r w:rsidDel="00000000" w:rsidR="00000000" w:rsidRPr="00000000">
                  <w:rPr>
                    <w:rFonts w:ascii="Arial Unicode MS" w:cs="Arial Unicode MS" w:eastAsia="Arial Unicode MS" w:hAnsi="Arial Unicode MS"/>
                    <w:rtl w:val="0"/>
                  </w:rPr>
                  <w:t xml:space="preserve">多腕族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A">
            <w:pPr>
              <w:widowControl w:val="0"/>
              <w:spacing w:line="240" w:lineRule="auto"/>
              <w:rPr/>
            </w:pPr>
            <w:r w:rsidDel="00000000" w:rsidR="00000000" w:rsidRPr="00000000">
              <w:rPr>
                <w:rtl w:val="0"/>
              </w:rPr>
              <w:t xml:space="preserve">Multi-Arm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C">
            <w:pPr>
              <w:widowControl w:val="0"/>
              <w:spacing w:line="240" w:lineRule="auto"/>
              <w:rPr/>
            </w:pPr>
            <w:sdt>
              <w:sdtPr>
                <w:tag w:val="goog_rdk_233"/>
              </w:sdtPr>
              <w:sdtContent>
                <w:r w:rsidDel="00000000" w:rsidR="00000000" w:rsidRPr="00000000">
                  <w:rPr>
                    <w:rFonts w:ascii="Arial Unicode MS" w:cs="Arial Unicode MS" w:eastAsia="Arial Unicode MS" w:hAnsi="Arial Unicode MS"/>
                    <w:rtl w:val="0"/>
                  </w:rPr>
                  <w:t xml:space="preserve">単眼族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3D">
            <w:pPr>
              <w:widowControl w:val="0"/>
              <w:spacing w:line="240" w:lineRule="auto"/>
              <w:rPr/>
            </w:pPr>
            <w:r w:rsidDel="00000000" w:rsidR="00000000" w:rsidRPr="00000000">
              <w:rPr>
                <w:rtl w:val="0"/>
              </w:rPr>
              <w:t xml:space="preserve">Cyclops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F">
            <w:pPr>
              <w:widowControl w:val="0"/>
              <w:spacing w:line="240" w:lineRule="auto"/>
              <w:rPr/>
            </w:pPr>
            <w:sdt>
              <w:sdtPr>
                <w:tag w:val="goog_rdk_234"/>
              </w:sdtPr>
              <w:sdtContent>
                <w:r w:rsidDel="00000000" w:rsidR="00000000" w:rsidRPr="00000000">
                  <w:rPr>
                    <w:rFonts w:ascii="Arial Unicode MS" w:cs="Arial Unicode MS" w:eastAsia="Arial Unicode MS" w:hAnsi="Arial Unicode MS"/>
                    <w:rtl w:val="0"/>
                  </w:rPr>
                  <w:t xml:space="preserve">魔眼族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widowControl w:val="0"/>
              <w:spacing w:line="240" w:lineRule="auto"/>
              <w:rPr/>
            </w:pPr>
            <w:r w:rsidDel="00000000" w:rsidR="00000000" w:rsidRPr="00000000">
              <w:rPr>
                <w:rtl w:val="0"/>
              </w:rPr>
              <w:t xml:space="preserve">Evil Eye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2">
            <w:pPr>
              <w:widowControl w:val="0"/>
              <w:spacing w:line="240" w:lineRule="auto"/>
              <w:rPr/>
            </w:pPr>
            <w:sdt>
              <w:sdtPr>
                <w:tag w:val="goog_rdk_235"/>
              </w:sdtPr>
              <w:sdtContent>
                <w:r w:rsidDel="00000000" w:rsidR="00000000" w:rsidRPr="00000000">
                  <w:rPr>
                    <w:rFonts w:ascii="Arial Unicode MS" w:cs="Arial Unicode MS" w:eastAsia="Arial Unicode MS" w:hAnsi="Arial Unicode MS"/>
                    <w:rtl w:val="0"/>
                  </w:rPr>
                  <w:t xml:space="preserve">足長族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spacing w:line="240" w:lineRule="auto"/>
              <w:rPr/>
            </w:pPr>
            <w:r w:rsidDel="00000000" w:rsidR="00000000" w:rsidRPr="00000000">
              <w:rPr>
                <w:rtl w:val="0"/>
              </w:rPr>
              <w:t xml:space="preserve">Long-Leg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line="240" w:lineRule="auto"/>
              <w:rPr/>
            </w:pPr>
            <w:sdt>
              <w:sdtPr>
                <w:tag w:val="goog_rdk_236"/>
              </w:sdtPr>
              <w:sdtContent>
                <w:r w:rsidDel="00000000" w:rsidR="00000000" w:rsidRPr="00000000">
                  <w:rPr>
                    <w:rFonts w:ascii="Arial Unicode MS" w:cs="Arial Unicode MS" w:eastAsia="Arial Unicode MS" w:hAnsi="Arial Unicode MS"/>
                    <w:rtl w:val="0"/>
                  </w:rPr>
                  <w:t xml:space="preserve">半獣族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spacing w:line="240" w:lineRule="auto"/>
              <w:rPr/>
            </w:pPr>
            <w:r w:rsidDel="00000000" w:rsidR="00000000" w:rsidRPr="00000000">
              <w:rPr>
                <w:rtl w:val="0"/>
              </w:rPr>
              <w:t xml:space="preserve">Halfbeast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line="240" w:lineRule="auto"/>
              <w:rPr/>
            </w:pPr>
            <w:sdt>
              <w:sdtPr>
                <w:tag w:val="goog_rdk_237"/>
              </w:sdtPr>
              <w:sdtContent>
                <w:r w:rsidDel="00000000" w:rsidR="00000000" w:rsidRPr="00000000">
                  <w:rPr>
                    <w:rFonts w:ascii="Arial Unicode MS" w:cs="Arial Unicode MS" w:eastAsia="Arial Unicode MS" w:hAnsi="Arial Unicode MS"/>
                    <w:rtl w:val="0"/>
                  </w:rPr>
                  <w:t xml:space="preserve">獣人族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line="240" w:lineRule="auto"/>
              <w:rPr/>
            </w:pPr>
            <w:r w:rsidDel="00000000" w:rsidR="00000000" w:rsidRPr="00000000">
              <w:rPr>
                <w:rtl w:val="0"/>
              </w:rPr>
              <w:t xml:space="preserve">Beastman Tribe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line="240" w:lineRule="auto"/>
              <w:rPr/>
            </w:pPr>
            <w:sdt>
              <w:sdtPr>
                <w:tag w:val="goog_rdk_238"/>
              </w:sdtPr>
              <w:sdtContent>
                <w:r w:rsidDel="00000000" w:rsidR="00000000" w:rsidRPr="00000000">
                  <w:rPr>
                    <w:rFonts w:ascii="Arial Unicode MS" w:cs="Arial Unicode MS" w:eastAsia="Arial Unicode MS" w:hAnsi="Arial Unicode MS"/>
                    <w:rtl w:val="0"/>
                  </w:rPr>
                  <w:t xml:space="preserve">人間族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line="240" w:lineRule="auto"/>
              <w:rPr/>
            </w:pPr>
            <w:r w:rsidDel="00000000" w:rsidR="00000000" w:rsidRPr="00000000">
              <w:rPr>
                <w:rtl w:val="0"/>
              </w:rPr>
              <w:t xml:space="preserve">Humans or the human race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line="240" w:lineRule="auto"/>
              <w:rPr/>
            </w:pPr>
            <w:sdt>
              <w:sdtPr>
                <w:tag w:val="goog_rdk_239"/>
              </w:sdtPr>
              <w:sdtContent>
                <w:r w:rsidDel="00000000" w:rsidR="00000000" w:rsidRPr="00000000">
                  <w:rPr>
                    <w:rFonts w:ascii="Arial Unicode MS" w:cs="Arial Unicode MS" w:eastAsia="Arial Unicode MS" w:hAnsi="Arial Unicode MS"/>
                    <w:rtl w:val="0"/>
                  </w:rPr>
                  <w:t xml:space="preserve">刃金人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line="240" w:lineRule="auto"/>
              <w:rPr/>
            </w:pPr>
            <w:r w:rsidDel="00000000" w:rsidR="00000000" w:rsidRPr="00000000">
              <w:rPr>
                <w:rtl w:val="0"/>
              </w:rPr>
              <w:t xml:space="preserve">Weaponkin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line="240" w:lineRule="auto"/>
              <w:rPr/>
            </w:pPr>
            <w:sdt>
              <w:sdtPr>
                <w:tag w:val="goog_rdk_240"/>
              </w:sdtPr>
              <w:sdtContent>
                <w:r w:rsidDel="00000000" w:rsidR="00000000" w:rsidRPr="00000000">
                  <w:rPr>
                    <w:rFonts w:ascii="Arial Unicode MS" w:cs="Arial Unicode MS" w:eastAsia="Arial Unicode MS" w:hAnsi="Arial Unicode MS"/>
                    <w:rtl w:val="0"/>
                  </w:rPr>
                  <w:t xml:space="preserve">光人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line="240" w:lineRule="auto"/>
              <w:rPr/>
            </w:pPr>
            <w:r w:rsidDel="00000000" w:rsidR="00000000" w:rsidRPr="00000000">
              <w:rPr>
                <w:rtl w:val="0"/>
              </w:rPr>
              <w:t xml:space="preserve">Glow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4">
            <w:pPr>
              <w:widowControl w:val="0"/>
              <w:spacing w:line="240" w:lineRule="auto"/>
              <w:rPr/>
            </w:pPr>
            <w:sdt>
              <w:sdtPr>
                <w:tag w:val="goog_rdk_241"/>
              </w:sdtPr>
              <w:sdtContent>
                <w:r w:rsidDel="00000000" w:rsidR="00000000" w:rsidRPr="00000000">
                  <w:rPr>
                    <w:rFonts w:ascii="Arial Unicode MS" w:cs="Arial Unicode MS" w:eastAsia="Arial Unicode MS" w:hAnsi="Arial Unicode MS"/>
                    <w:rtl w:val="0"/>
                  </w:rPr>
                  <w:t xml:space="preserve">人馬人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5">
            <w:pPr>
              <w:widowControl w:val="0"/>
              <w:spacing w:line="240" w:lineRule="auto"/>
              <w:rPr/>
            </w:pPr>
            <w:r w:rsidDel="00000000" w:rsidR="00000000" w:rsidRPr="00000000">
              <w:rPr>
                <w:rtl w:val="0"/>
              </w:rPr>
              <w:t xml:space="preserve">Centaur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7">
            <w:pPr>
              <w:widowControl w:val="0"/>
              <w:spacing w:line="240" w:lineRule="auto"/>
              <w:rPr/>
            </w:pPr>
            <w:sdt>
              <w:sdtPr>
                <w:tag w:val="goog_rdk_242"/>
              </w:sdtPr>
              <w:sdtContent>
                <w:r w:rsidDel="00000000" w:rsidR="00000000" w:rsidRPr="00000000">
                  <w:rPr>
                    <w:rFonts w:ascii="Arial Unicode MS" w:cs="Arial Unicode MS" w:eastAsia="Arial Unicode MS" w:hAnsi="Arial Unicode MS"/>
                    <w:rtl w:val="0"/>
                  </w:rPr>
                  <w:t xml:space="preserve">翼人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8">
            <w:pPr>
              <w:widowControl w:val="0"/>
              <w:spacing w:line="240" w:lineRule="auto"/>
              <w:rPr/>
            </w:pPr>
            <w:r w:rsidDel="00000000" w:rsidR="00000000" w:rsidRPr="00000000">
              <w:rPr>
                <w:rtl w:val="0"/>
              </w:rPr>
              <w:t xml:space="preserve">Winged People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A">
            <w:pPr>
              <w:widowControl w:val="0"/>
              <w:spacing w:line="240" w:lineRule="auto"/>
              <w:rPr/>
            </w:pPr>
            <w:sdt>
              <w:sdtPr>
                <w:tag w:val="goog_rdk_243"/>
              </w:sdtPr>
              <w:sdtContent>
                <w:r w:rsidDel="00000000" w:rsidR="00000000" w:rsidRPr="00000000">
                  <w:rPr>
                    <w:rFonts w:ascii="Arial Unicode MS" w:cs="Arial Unicode MS" w:eastAsia="Arial Unicode MS" w:hAnsi="Arial Unicode MS"/>
                    <w:rtl w:val="0"/>
                  </w:rPr>
                  <w:t xml:space="preserve">人狼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line="240" w:lineRule="auto"/>
              <w:rPr/>
            </w:pPr>
            <w:r w:rsidDel="00000000" w:rsidR="00000000" w:rsidRPr="00000000">
              <w:rPr>
                <w:rtl w:val="0"/>
              </w:rPr>
              <w:t xml:space="preserve">Werewolf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D">
            <w:pPr>
              <w:widowControl w:val="0"/>
              <w:spacing w:line="240" w:lineRule="auto"/>
              <w:rPr/>
            </w:pPr>
            <w:sdt>
              <w:sdtPr>
                <w:tag w:val="goog_rdk_244"/>
              </w:sdtPr>
              <w:sdtContent>
                <w:r w:rsidDel="00000000" w:rsidR="00000000" w:rsidRPr="00000000">
                  <w:rPr>
                    <w:rFonts w:ascii="Arial Unicode MS" w:cs="Arial Unicode MS" w:eastAsia="Arial Unicode MS" w:hAnsi="Arial Unicode MS"/>
                    <w:rtl w:val="0"/>
                  </w:rPr>
                  <w:t xml:space="preserve">ハーフエルフ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5E">
            <w:pPr>
              <w:widowControl w:val="0"/>
              <w:spacing w:line="240" w:lineRule="auto"/>
              <w:rPr/>
            </w:pPr>
            <w:r w:rsidDel="00000000" w:rsidR="00000000" w:rsidRPr="00000000">
              <w:rPr>
                <w:rtl w:val="0"/>
              </w:rPr>
              <w:t xml:space="preserve">half-elf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F">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60">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1">
            <w:pPr>
              <w:widowControl w:val="0"/>
              <w:spacing w:line="240" w:lineRule="auto"/>
              <w:rPr/>
            </w:pPr>
            <w:sdt>
              <w:sdtPr>
                <w:tag w:val="goog_rdk_245"/>
              </w:sdtPr>
              <w:sdtContent>
                <w:r w:rsidDel="00000000" w:rsidR="00000000" w:rsidRPr="00000000">
                  <w:rPr>
                    <w:rFonts w:ascii="Arial Unicode MS" w:cs="Arial Unicode MS" w:eastAsia="Arial Unicode MS" w:hAnsi="Arial Unicode MS"/>
                    <w:rtl w:val="0"/>
                  </w:rPr>
                  <w:t xml:space="preserve">エルフ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line="240" w:lineRule="auto"/>
              <w:rPr/>
            </w:pPr>
            <w:r w:rsidDel="00000000" w:rsidR="00000000" w:rsidRPr="00000000">
              <w:rPr>
                <w:rtl w:val="0"/>
              </w:rPr>
              <w:t xml:space="preserve">elf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line="240" w:lineRule="auto"/>
              <w:rPr/>
            </w:pPr>
            <w:r w:rsidDel="00000000" w:rsidR="00000000" w:rsidRPr="00000000">
              <w:rPr>
                <w:rtl w:val="0"/>
              </w:rPr>
              <w:t xml:space="preserve">Basically Engrish</w:t>
            </w:r>
          </w:p>
          <w:p w:rsidR="00000000" w:rsidDel="00000000" w:rsidP="00000000" w:rsidRDefault="00000000" w:rsidRPr="00000000" w14:paraId="00000364">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bl>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pStyle w:val="Heading3"/>
        <w:ind w:firstLine="720"/>
        <w:rPr/>
      </w:pPr>
      <w:bookmarkStart w:colFirst="0" w:colLast="0" w:name="_heading=h.ixq75lt2h9tu" w:id="11"/>
      <w:bookmarkEnd w:id="11"/>
      <w:r w:rsidDel="00000000" w:rsidR="00000000" w:rsidRPr="00000000">
        <w:rPr>
          <w:rtl w:val="0"/>
        </w:rPr>
        <w:t xml:space="preserve">Nicknames &amp; Monikers</w:t>
      </w:r>
    </w:p>
    <w:p w:rsidR="00000000" w:rsidDel="00000000" w:rsidP="00000000" w:rsidRDefault="00000000" w:rsidRPr="00000000" w14:paraId="00000368">
      <w:pPr>
        <w:rPr/>
      </w:pPr>
      <w:r w:rsidDel="00000000" w:rsidR="00000000" w:rsidRPr="00000000">
        <w:rPr>
          <w:rtl w:val="0"/>
        </w:rPr>
      </w:r>
    </w:p>
    <w:tbl>
      <w:tblPr>
        <w:tblStyle w:val="Table9"/>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gridCol w:w="2460"/>
        <w:tblGridChange w:id="0">
          <w:tblGrid>
            <w:gridCol w:w="1790"/>
            <w:gridCol w:w="244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B">
            <w:pPr>
              <w:widowControl w:val="0"/>
              <w:spacing w:line="240" w:lineRule="auto"/>
              <w:rPr>
                <w:b w:val="1"/>
              </w:rPr>
            </w:pPr>
            <w:r w:rsidDel="00000000" w:rsidR="00000000" w:rsidRPr="00000000">
              <w:rPr>
                <w:b w:val="1"/>
                <w:rtl w:val="0"/>
              </w:rPr>
              <w:t xml:space="preserve">Used for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D">
            <w:pPr>
              <w:widowControl w:val="0"/>
              <w:spacing w:line="240" w:lineRule="auto"/>
              <w:rPr>
                <w:color w:val="000000"/>
              </w:rPr>
            </w:pPr>
            <w:sdt>
              <w:sdtPr>
                <w:tag w:val="goog_rdk_246"/>
              </w:sdtPr>
              <w:sdtContent>
                <w:r w:rsidDel="00000000" w:rsidR="00000000" w:rsidRPr="00000000">
                  <w:rPr>
                    <w:rFonts w:ascii="Arial Unicode MS" w:cs="Arial Unicode MS" w:eastAsia="Arial Unicode MS" w:hAnsi="Arial Unicode MS"/>
                    <w:rtl w:val="0"/>
                  </w:rPr>
                  <w:t xml:space="preserve">幼女使い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E">
            <w:pPr>
              <w:widowControl w:val="0"/>
              <w:spacing w:line="240" w:lineRule="auto"/>
              <w:rPr>
                <w:color w:val="000000"/>
              </w:rPr>
            </w:pPr>
            <w:r w:rsidDel="00000000" w:rsidR="00000000" w:rsidRPr="00000000">
              <w:rPr>
                <w:rtl w:val="0"/>
              </w:rPr>
              <w:t xml:space="preserve">Lolimancer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F">
            <w:pPr>
              <w:widowControl w:val="0"/>
              <w:spacing w:line="240" w:lineRule="auto"/>
              <w:rPr/>
            </w:pPr>
            <w:r w:rsidDel="00000000" w:rsidR="00000000" w:rsidRPr="00000000">
              <w:rPr>
                <w:rtl w:val="0"/>
              </w:rPr>
              <w:t xml:space="preserve">Natsuki 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line="240" w:lineRule="auto"/>
              <w:rPr/>
            </w:pPr>
            <w:sdt>
              <w:sdtPr>
                <w:tag w:val="goog_rdk_247"/>
              </w:sdtPr>
              <w:sdtContent>
                <w:r w:rsidDel="00000000" w:rsidR="00000000" w:rsidRPr="00000000">
                  <w:rPr>
                    <w:rFonts w:ascii="Arial Unicode MS" w:cs="Arial Unicode MS" w:eastAsia="Arial Unicode MS" w:hAnsi="Arial Unicode MS"/>
                    <w:color w:val="000000"/>
                    <w:rtl w:val="0"/>
                  </w:rPr>
                  <w:t xml:space="preserve">氷結の魔女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line="240" w:lineRule="auto"/>
              <w:rPr/>
            </w:pPr>
            <w:r w:rsidDel="00000000" w:rsidR="00000000" w:rsidRPr="00000000">
              <w:rPr>
                <w:color w:val="000000"/>
                <w:rtl w:val="0"/>
              </w:rPr>
              <w:t xml:space="preserve">Witch of Glaciation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line="240" w:lineRule="auto"/>
              <w:rPr/>
            </w:pPr>
            <w:r w:rsidDel="00000000" w:rsidR="00000000" w:rsidRPr="00000000">
              <w:rPr>
                <w:rtl w:val="0"/>
              </w:rPr>
              <w:t xml:space="preserve">Emilia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line="240" w:lineRule="auto"/>
              <w:rPr>
                <w:color w:val="000000"/>
              </w:rPr>
            </w:pPr>
            <w:sdt>
              <w:sdtPr>
                <w:tag w:val="goog_rdk_248"/>
              </w:sdtPr>
              <w:sdtContent>
                <w:r w:rsidDel="00000000" w:rsidR="00000000" w:rsidRPr="00000000">
                  <w:rPr>
                    <w:rFonts w:ascii="Arial Unicode MS" w:cs="Arial Unicode MS" w:eastAsia="Arial Unicode MS" w:hAnsi="Arial Unicode MS"/>
                    <w:rtl w:val="0"/>
                  </w:rPr>
                  <w:t xml:space="preserve">内政官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line="240" w:lineRule="auto"/>
              <w:rPr>
                <w:color w:val="000000"/>
              </w:rPr>
            </w:pPr>
            <w:r w:rsidDel="00000000" w:rsidR="00000000" w:rsidRPr="00000000">
              <w:rPr>
                <w:rtl w:val="0"/>
              </w:rPr>
              <w:t xml:space="preserve">Internal Affairs Minister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line="240" w:lineRule="auto"/>
              <w:rPr/>
            </w:pPr>
            <w:r w:rsidDel="00000000" w:rsidR="00000000" w:rsidRPr="00000000">
              <w:rPr>
                <w:rtl w:val="0"/>
              </w:rPr>
              <w:t xml:space="preserve">Otto Suwen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9">
            <w:pPr>
              <w:widowControl w:val="0"/>
              <w:spacing w:line="240" w:lineRule="auto"/>
              <w:rPr>
                <w:color w:val="000000"/>
              </w:rPr>
            </w:pPr>
            <w:sdt>
              <w:sdtPr>
                <w:tag w:val="goog_rdk_249"/>
              </w:sdtPr>
              <w:sdtContent>
                <w:r w:rsidDel="00000000" w:rsidR="00000000" w:rsidRPr="00000000">
                  <w:rPr>
                    <w:rFonts w:ascii="Arial Unicode MS" w:cs="Arial Unicode MS" w:eastAsia="Arial Unicode MS" w:hAnsi="Arial Unicode MS"/>
                    <w:color w:val="000000"/>
                    <w:rtl w:val="0"/>
                  </w:rPr>
                  <w:t xml:space="preserve">半魔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rPr>
                <w:color w:val="000000"/>
              </w:rPr>
            </w:pPr>
            <w:r w:rsidDel="00000000" w:rsidR="00000000" w:rsidRPr="00000000">
              <w:rPr>
                <w:color w:val="000000"/>
                <w:rtl w:val="0"/>
              </w:rPr>
              <w:t xml:space="preserve">half-devil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line="240" w:lineRule="auto"/>
              <w:rPr/>
            </w:pPr>
            <w:r w:rsidDel="00000000" w:rsidR="00000000" w:rsidRPr="00000000">
              <w:rPr>
                <w:rtl w:val="0"/>
              </w:rPr>
              <w:t xml:space="preserve">Emilia</w:t>
            </w:r>
          </w:p>
          <w:p w:rsidR="00000000" w:rsidDel="00000000" w:rsidP="00000000" w:rsidRDefault="00000000" w:rsidRPr="00000000" w14:paraId="0000037C">
            <w:pPr>
              <w:widowControl w:val="0"/>
              <w:spacing w:line="240" w:lineRule="auto"/>
              <w:rPr/>
            </w:pPr>
            <w:r w:rsidDel="00000000" w:rsidR="00000000" w:rsidRPr="00000000">
              <w:rPr>
                <w:rtl w:val="0"/>
              </w:rPr>
              <w:t xml:space="preserve">Satella</w:t>
            </w:r>
          </w:p>
          <w:p w:rsidR="00000000" w:rsidDel="00000000" w:rsidP="00000000" w:rsidRDefault="00000000" w:rsidRPr="00000000" w14:paraId="0000037D">
            <w:pPr>
              <w:widowControl w:val="0"/>
              <w:spacing w:line="240" w:lineRule="auto"/>
              <w:rPr/>
            </w:pPr>
            <w:r w:rsidDel="00000000" w:rsidR="00000000" w:rsidRPr="00000000">
              <w:rPr>
                <w:rtl w:val="0"/>
              </w:rPr>
              <w:t xml:space="preserve">Ryuzu Meyer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line="240" w:lineRule="auto"/>
              <w:rPr/>
            </w:pPr>
            <w:r w:rsidDel="00000000" w:rsidR="00000000" w:rsidRPr="00000000">
              <w:rPr>
                <w:rtl w:val="0"/>
              </w:rPr>
              <w:t xml:space="preserve">Lower-case should be used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line="240" w:lineRule="auto"/>
              <w:rPr/>
            </w:pPr>
            <w:sdt>
              <w:sdtPr>
                <w:tag w:val="goog_rdk_250"/>
              </w:sdtPr>
              <w:sdtContent>
                <w:r w:rsidDel="00000000" w:rsidR="00000000" w:rsidRPr="00000000">
                  <w:rPr>
                    <w:rFonts w:ascii="Arial Unicode MS" w:cs="Arial Unicode MS" w:eastAsia="Arial Unicode MS" w:hAnsi="Arial Unicode MS"/>
                    <w:rtl w:val="0"/>
                  </w:rPr>
                  <w:t xml:space="preserve">亜人趣味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pPr>
            <w:r w:rsidDel="00000000" w:rsidR="00000000" w:rsidRPr="00000000">
              <w:rPr>
                <w:rtl w:val="0"/>
              </w:rPr>
              <w:t xml:space="preserve">Demi-Human Lover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line="240" w:lineRule="auto"/>
              <w:rPr/>
            </w:pPr>
            <w:r w:rsidDel="00000000" w:rsidR="00000000" w:rsidRPr="00000000">
              <w:rPr>
                <w:rtl w:val="0"/>
              </w:rPr>
              <w:t xml:space="preserve">Roswaal L. Mathers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line="240" w:lineRule="auto"/>
              <w:rPr/>
            </w:pPr>
            <w:sdt>
              <w:sdtPr>
                <w:tag w:val="goog_rdk_251"/>
              </w:sdtPr>
              <w:sdtContent>
                <w:r w:rsidDel="00000000" w:rsidR="00000000" w:rsidRPr="00000000">
                  <w:rPr>
                    <w:rFonts w:ascii="Arial Unicode MS" w:cs="Arial Unicode MS" w:eastAsia="Arial Unicode MS" w:hAnsi="Arial Unicode MS"/>
                    <w:rtl w:val="0"/>
                  </w:rPr>
                  <w:t xml:space="preserve">魔獣使い</w:t>
                </w:r>
              </w:sdtContent>
            </w:sdt>
          </w:p>
          <w:p w:rsidR="00000000" w:rsidDel="00000000" w:rsidP="00000000" w:rsidRDefault="00000000" w:rsidRPr="00000000" w14:paraId="00000384">
            <w:pPr>
              <w:widowControl w:val="0"/>
              <w:spacing w:line="240" w:lineRule="auto"/>
              <w:rPr/>
            </w:pPr>
            <w:sdt>
              <w:sdtPr>
                <w:tag w:val="goog_rdk_252"/>
              </w:sdtPr>
              <w:sdtContent>
                <w:r w:rsidDel="00000000" w:rsidR="00000000" w:rsidRPr="00000000">
                  <w:rPr>
                    <w:rFonts w:ascii="Arial Unicode MS" w:cs="Arial Unicode MS" w:eastAsia="Arial Unicode MS" w:hAnsi="Arial Unicode MS"/>
                    <w:rtl w:val="0"/>
                  </w:rPr>
                  <w:t xml:space="preserve">猛獣使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line="240" w:lineRule="auto"/>
              <w:rPr>
                <w:color w:val="000000"/>
              </w:rPr>
            </w:pPr>
            <w:r w:rsidDel="00000000" w:rsidR="00000000" w:rsidRPr="00000000">
              <w:rPr>
                <w:rtl w:val="0"/>
              </w:rPr>
              <w:t xml:space="preserve">Witchbeast Master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pPr>
            <w:r w:rsidDel="00000000" w:rsidR="00000000" w:rsidRPr="00000000">
              <w:rPr>
                <w:rtl w:val="0"/>
              </w:rPr>
              <w:t xml:space="preserve">Meili Portroute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line="240" w:lineRule="auto"/>
              <w:rPr/>
            </w:pPr>
            <w:sdt>
              <w:sdtPr>
                <w:tag w:val="goog_rdk_253"/>
              </w:sdtPr>
              <w:sdtContent>
                <w:r w:rsidDel="00000000" w:rsidR="00000000" w:rsidRPr="00000000">
                  <w:rPr>
                    <w:rFonts w:ascii="Arial Unicode MS" w:cs="Arial Unicode MS" w:eastAsia="Arial Unicode MS" w:hAnsi="Arial Unicode MS"/>
                    <w:color w:val="000000"/>
                    <w:rtl w:val="0"/>
                  </w:rPr>
                  <w:t xml:space="preserve">騎士の中の騎士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line="240" w:lineRule="auto"/>
              <w:rPr/>
            </w:pPr>
            <w:r w:rsidDel="00000000" w:rsidR="00000000" w:rsidRPr="00000000">
              <w:rPr>
                <w:color w:val="000000"/>
                <w:rtl w:val="0"/>
              </w:rPr>
              <w:t xml:space="preserve">Knight Amongst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line="240" w:lineRule="auto"/>
              <w:rPr/>
            </w:pPr>
            <w:r w:rsidDel="00000000" w:rsidR="00000000" w:rsidRPr="00000000">
              <w:rPr>
                <w:rtl w:val="0"/>
              </w:rPr>
              <w:t xml:space="preserve">Reinhard van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rPr/>
            </w:pPr>
            <w:sdt>
              <w:sdtPr>
                <w:tag w:val="goog_rdk_254"/>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line="240" w:lineRule="auto"/>
              <w:rPr/>
            </w:pPr>
            <w:r w:rsidDel="00000000" w:rsidR="00000000" w:rsidRPr="00000000">
              <w:rPr>
                <w:color w:val="000000"/>
                <w:rtl w:val="0"/>
              </w:rPr>
              <w:t xml:space="preserve">Finest of Knights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line="240" w:lineRule="auto"/>
              <w:rPr/>
            </w:pPr>
            <w:r w:rsidDel="00000000" w:rsidR="00000000" w:rsidRPr="00000000">
              <w:rPr>
                <w:rtl w:val="0"/>
              </w:rPr>
              <w:t xml:space="preserve">Julius Juukulius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line="240" w:lineRule="auto"/>
              <w:rPr/>
            </w:pPr>
            <w:r w:rsidDel="00000000" w:rsidR="00000000" w:rsidRPr="00000000">
              <w:rPr>
                <w:rtl w:val="0"/>
              </w:rPr>
              <w:t xml:space="preserve">May also appear as </w:t>
            </w:r>
            <w:sdt>
              <w:sdtPr>
                <w:tag w:val="goog_rdk_255"/>
              </w:sdtPr>
              <w:sdtContent>
                <w:r w:rsidDel="00000000" w:rsidR="00000000" w:rsidRPr="00000000">
                  <w:rPr>
                    <w:rFonts w:ascii="Arial Unicode MS" w:cs="Arial Unicode MS" w:eastAsia="Arial Unicode MS" w:hAnsi="Arial Unicode MS"/>
                    <w:color w:val="000000"/>
                    <w:rtl w:val="0"/>
                  </w:rPr>
                  <w:t xml:space="preserve">最優の騎士</w:t>
                </w:r>
              </w:sdtContent>
            </w:sdt>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line="240" w:lineRule="auto"/>
              <w:rPr/>
            </w:pPr>
            <w:sdt>
              <w:sdtPr>
                <w:tag w:val="goog_rdk_256"/>
              </w:sdtPr>
              <w:sdtContent>
                <w:r w:rsidDel="00000000" w:rsidR="00000000" w:rsidRPr="00000000">
                  <w:rPr>
                    <w:rFonts w:ascii="Arial Unicode MS" w:cs="Arial Unicode MS" w:eastAsia="Arial Unicode MS" w:hAnsi="Arial Unicode MS"/>
                    <w:color w:val="000000"/>
                    <w:rtl w:val="0"/>
                  </w:rPr>
                  <w:t xml:space="preserve">ゴージャス・タイガー</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line="240" w:lineRule="auto"/>
              <w:rPr/>
            </w:pPr>
            <w:r w:rsidDel="00000000" w:rsidR="00000000" w:rsidRPr="00000000">
              <w:rPr>
                <w:color w:val="000000"/>
                <w:rtl w:val="0"/>
              </w:rPr>
              <w:t xml:space="preserve">Gorgeous Tiger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rPr/>
            </w:pPr>
            <w:r w:rsidDel="00000000" w:rsidR="00000000" w:rsidRPr="00000000">
              <w:rPr>
                <w:rtl w:val="0"/>
              </w:rPr>
              <w:t xml:space="preserve">Garfiel Tinzel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4">
            <w:pPr>
              <w:widowControl w:val="0"/>
              <w:spacing w:line="240" w:lineRule="auto"/>
              <w:rPr/>
            </w:pPr>
            <w:sdt>
              <w:sdtPr>
                <w:tag w:val="goog_rdk_257"/>
              </w:sdtPr>
              <w:sdtContent>
                <w:r w:rsidDel="00000000" w:rsidR="00000000" w:rsidRPr="00000000">
                  <w:rPr>
                    <w:rFonts w:ascii="Arial Unicode MS" w:cs="Arial Unicode MS" w:eastAsia="Arial Unicode MS" w:hAnsi="Arial Unicode MS"/>
                    <w:color w:val="000000"/>
                    <w:rtl w:val="0"/>
                  </w:rPr>
                  <w:t xml:space="preserve">青き雷光</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line="240" w:lineRule="auto"/>
              <w:rPr/>
            </w:pPr>
            <w:r w:rsidDel="00000000" w:rsidR="00000000" w:rsidRPr="00000000">
              <w:rPr>
                <w:color w:val="000000"/>
                <w:rtl w:val="0"/>
              </w:rPr>
              <w:t xml:space="preserve">(The) Blue Lightning</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rPr>
                <w:color w:val="000000"/>
              </w:rPr>
            </w:pPr>
            <w:sdt>
              <w:sdtPr>
                <w:tag w:val="goog_rdk_258"/>
              </w:sdtPr>
              <w:sdtContent>
                <w:r w:rsidDel="00000000" w:rsidR="00000000" w:rsidRPr="00000000">
                  <w:rPr>
                    <w:rFonts w:ascii="Arial Unicode MS" w:cs="Arial Unicode MS" w:eastAsia="Arial Unicode MS" w:hAnsi="Arial Unicode MS"/>
                    <w:rtl w:val="0"/>
                  </w:rPr>
                  <w:t xml:space="preserve">青き稲妻</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line="240" w:lineRule="auto"/>
              <w:rPr>
                <w:color w:val="000000"/>
              </w:rPr>
            </w:pPr>
            <w:r w:rsidDel="00000000" w:rsidR="00000000" w:rsidRPr="00000000">
              <w:rPr>
                <w:rtl w:val="0"/>
              </w:rPr>
              <w:t xml:space="preserve">(The) Blue Thunderbolt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widowControl w:val="0"/>
              <w:spacing w:line="240" w:lineRule="auto"/>
              <w:rPr/>
            </w:pPr>
            <w:r w:rsidDel="00000000" w:rsidR="00000000" w:rsidRPr="00000000">
              <w:rPr>
                <w:rtl w:val="0"/>
              </w:rPr>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B">
            <w:pPr>
              <w:widowControl w:val="0"/>
              <w:spacing w:line="240" w:lineRule="auto"/>
              <w:rPr/>
            </w:pPr>
            <w:r w:rsidDel="00000000" w:rsidR="00000000" w:rsidRPr="00000000">
              <w:rPr>
                <w:rtl w:val="0"/>
              </w:rPr>
              <w:t xml:space="preserve">Single instance in Arc 7 Chapter 98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C">
            <w:pPr>
              <w:widowControl w:val="0"/>
              <w:spacing w:line="240" w:lineRule="auto"/>
              <w:rPr/>
            </w:pPr>
            <w:sdt>
              <w:sdtPr>
                <w:tag w:val="goog_rdk_259"/>
              </w:sdtPr>
              <w:sdtContent>
                <w:r w:rsidDel="00000000" w:rsidR="00000000" w:rsidRPr="00000000">
                  <w:rPr>
                    <w:rFonts w:ascii="Arial Unicode MS" w:cs="Arial Unicode MS" w:eastAsia="Arial Unicode MS" w:hAnsi="Arial Unicode MS"/>
                    <w:color w:val="000000"/>
                    <w:rtl w:val="0"/>
                  </w:rPr>
                  <w:t xml:space="preserve">精霊喰らい</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D">
            <w:pPr>
              <w:widowControl w:val="0"/>
              <w:spacing w:line="240" w:lineRule="auto"/>
              <w:rPr/>
            </w:pPr>
            <w:r w:rsidDel="00000000" w:rsidR="00000000" w:rsidRPr="00000000">
              <w:rPr>
                <w:color w:val="000000"/>
                <w:rtl w:val="0"/>
              </w:rPr>
              <w:t xml:space="preserve">(The) Spirit Eater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E">
            <w:pPr>
              <w:widowControl w:val="0"/>
              <w:spacing w:line="240" w:lineRule="auto"/>
              <w:rPr/>
            </w:pPr>
            <w:r w:rsidDel="00000000" w:rsidR="00000000" w:rsidRPr="00000000">
              <w:rPr>
                <w:rtl w:val="0"/>
              </w:rPr>
              <w:t xml:space="preserve">Arakiya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0">
            <w:pPr>
              <w:widowControl w:val="0"/>
              <w:spacing w:line="240" w:lineRule="auto"/>
              <w:rPr/>
            </w:pPr>
            <w:sdt>
              <w:sdtPr>
                <w:tag w:val="goog_rdk_260"/>
              </w:sdtPr>
              <w:sdtContent>
                <w:r w:rsidDel="00000000" w:rsidR="00000000" w:rsidRPr="00000000">
                  <w:rPr>
                    <w:rFonts w:ascii="Arial Unicode MS" w:cs="Arial Unicode MS" w:eastAsia="Arial Unicode MS" w:hAnsi="Arial Unicode MS"/>
                    <w:color w:val="000000"/>
                    <w:rtl w:val="0"/>
                  </w:rPr>
                  <w:t xml:space="preserve">悪辣翁 (not to be confused with 怪老)</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1">
            <w:pPr>
              <w:widowControl w:val="0"/>
              <w:spacing w:line="240" w:lineRule="auto"/>
              <w:rPr/>
            </w:pPr>
            <w:r w:rsidDel="00000000" w:rsidR="00000000" w:rsidRPr="00000000">
              <w:rPr>
                <w:color w:val="000000"/>
                <w:rtl w:val="0"/>
              </w:rPr>
              <w:t xml:space="preserve">(The) </w:t>
            </w:r>
            <w:r w:rsidDel="00000000" w:rsidR="00000000" w:rsidRPr="00000000">
              <w:rPr>
                <w:rtl w:val="0"/>
              </w:rPr>
              <w:t xml:space="preserve">Vicious</w:t>
            </w:r>
            <w:r w:rsidDel="00000000" w:rsidR="00000000" w:rsidRPr="00000000">
              <w:rPr>
                <w:color w:val="000000"/>
                <w:rtl w:val="0"/>
              </w:rPr>
              <w:t xml:space="preserve"> Old 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2">
            <w:pPr>
              <w:widowControl w:val="0"/>
              <w:spacing w:line="240" w:lineRule="auto"/>
              <w:rPr/>
            </w:pPr>
            <w:r w:rsidDel="00000000" w:rsidR="00000000" w:rsidRPr="00000000">
              <w:rPr>
                <w:rtl w:val="0"/>
              </w:rPr>
              <w:t xml:space="preserve">Olbart Dunklekenn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4">
            <w:pPr>
              <w:widowControl w:val="0"/>
              <w:spacing w:line="240" w:lineRule="auto"/>
              <w:rPr/>
            </w:pPr>
            <w:sdt>
              <w:sdtPr>
                <w:tag w:val="goog_rdk_261"/>
              </w:sdtPr>
              <w:sdtContent>
                <w:r w:rsidDel="00000000" w:rsidR="00000000" w:rsidRPr="00000000">
                  <w:rPr>
                    <w:rFonts w:ascii="Arial Unicode MS" w:cs="Arial Unicode MS" w:eastAsia="Arial Unicode MS" w:hAnsi="Arial Unicode MS"/>
                    <w:color w:val="000000"/>
                    <w:rtl w:val="0"/>
                  </w:rPr>
                  <w:t xml:space="preserve">白蜘蛛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5">
            <w:pPr>
              <w:widowControl w:val="0"/>
              <w:spacing w:line="240" w:lineRule="auto"/>
              <w:rPr/>
            </w:pPr>
            <w:r w:rsidDel="00000000" w:rsidR="00000000" w:rsidRPr="00000000">
              <w:rPr>
                <w:color w:val="000000"/>
                <w:rtl w:val="0"/>
              </w:rPr>
              <w:t xml:space="preserve">(The) White Spider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6">
            <w:pPr>
              <w:widowControl w:val="0"/>
              <w:spacing w:line="240" w:lineRule="auto"/>
              <w:rPr/>
            </w:pPr>
            <w:r w:rsidDel="00000000" w:rsidR="00000000" w:rsidRPr="00000000">
              <w:rPr>
                <w:rtl w:val="0"/>
              </w:rPr>
              <w:t xml:space="preserve">Chisha 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8">
            <w:pPr>
              <w:widowControl w:val="0"/>
              <w:spacing w:line="240" w:lineRule="auto"/>
              <w:rPr/>
            </w:pPr>
            <w:sdt>
              <w:sdtPr>
                <w:tag w:val="goog_rdk_262"/>
              </w:sdtPr>
              <w:sdtContent>
                <w:r w:rsidDel="00000000" w:rsidR="00000000" w:rsidRPr="00000000">
                  <w:rPr>
                    <w:rFonts w:ascii="Arial Unicode MS" w:cs="Arial Unicode MS" w:eastAsia="Arial Unicode MS" w:hAnsi="Arial Unicode MS"/>
                    <w:color w:val="000000"/>
                    <w:rtl w:val="0"/>
                  </w:rPr>
                  <w:t xml:space="preserve">獅子騎士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9">
            <w:pPr>
              <w:widowControl w:val="0"/>
              <w:spacing w:line="240" w:lineRule="auto"/>
              <w:rPr/>
            </w:pPr>
            <w:r w:rsidDel="00000000" w:rsidR="00000000" w:rsidRPr="00000000">
              <w:rPr>
                <w:color w:val="000000"/>
                <w:rtl w:val="0"/>
              </w:rPr>
              <w:t xml:space="preserve">(The) Lion Knight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A">
            <w:pPr>
              <w:widowControl w:val="0"/>
              <w:spacing w:line="240" w:lineRule="auto"/>
              <w:rPr/>
            </w:pPr>
            <w:r w:rsidDel="00000000" w:rsidR="00000000" w:rsidRPr="00000000">
              <w:rPr>
                <w:rtl w:val="0"/>
              </w:rPr>
              <w:t xml:space="preserve">Goz Ralfon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AC">
            <w:pPr>
              <w:widowControl w:val="0"/>
              <w:spacing w:line="240" w:lineRule="auto"/>
              <w:rPr/>
            </w:pPr>
            <w:sdt>
              <w:sdtPr>
                <w:tag w:val="goog_rdk_263"/>
              </w:sdtPr>
              <w:sdtContent>
                <w:r w:rsidDel="00000000" w:rsidR="00000000" w:rsidRPr="00000000">
                  <w:rPr>
                    <w:rFonts w:ascii="Arial Unicode MS" w:cs="Arial Unicode MS" w:eastAsia="Arial Unicode MS" w:hAnsi="Arial Unicode MS"/>
                    <w:color w:val="000000"/>
                    <w:rtl w:val="0"/>
                  </w:rPr>
                  <w:t xml:space="preserve">呪具師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D">
            <w:pPr>
              <w:widowControl w:val="0"/>
              <w:spacing w:line="240" w:lineRule="auto"/>
              <w:rPr/>
            </w:pPr>
            <w:r w:rsidDel="00000000" w:rsidR="00000000" w:rsidRPr="00000000">
              <w:rPr>
                <w:color w:val="000000"/>
                <w:rtl w:val="0"/>
              </w:rPr>
              <w:t xml:space="preserve">(The) Master of </w:t>
            </w:r>
            <w:r w:rsidDel="00000000" w:rsidR="00000000" w:rsidRPr="00000000">
              <w:rPr>
                <w:rtl w:val="0"/>
              </w:rPr>
              <w:t xml:space="preserve">Curse Tools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E">
            <w:pPr>
              <w:widowControl w:val="0"/>
              <w:spacing w:line="240" w:lineRule="auto"/>
              <w:rPr/>
            </w:pPr>
            <w:r w:rsidDel="00000000" w:rsidR="00000000" w:rsidRPr="00000000">
              <w:rPr>
                <w:rtl w:val="0"/>
              </w:rPr>
              <w:t xml:space="preserve">Groovy Gumlet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A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0">
            <w:pPr>
              <w:widowControl w:val="0"/>
              <w:spacing w:line="240" w:lineRule="auto"/>
              <w:rPr/>
            </w:pPr>
            <w:sdt>
              <w:sdtPr>
                <w:tag w:val="goog_rdk_264"/>
              </w:sdtPr>
              <w:sdtContent>
                <w:r w:rsidDel="00000000" w:rsidR="00000000" w:rsidRPr="00000000">
                  <w:rPr>
                    <w:rFonts w:ascii="Arial Unicode MS" w:cs="Arial Unicode MS" w:eastAsia="Arial Unicode MS" w:hAnsi="Arial Unicode MS"/>
                    <w:color w:val="000000"/>
                    <w:rtl w:val="0"/>
                  </w:rPr>
                  <w:t xml:space="preserve">極彩色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1">
            <w:pPr>
              <w:widowControl w:val="0"/>
              <w:spacing w:line="240" w:lineRule="auto"/>
              <w:rPr/>
            </w:pPr>
            <w:r w:rsidDel="00000000" w:rsidR="00000000" w:rsidRPr="00000000">
              <w:rPr>
                <w:color w:val="000000"/>
                <w:rtl w:val="0"/>
              </w:rPr>
              <w:t xml:space="preserve">(The) Flamboyant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2">
            <w:pPr>
              <w:widowControl w:val="0"/>
              <w:spacing w:line="240" w:lineRule="auto"/>
              <w:rPr/>
            </w:pPr>
            <w:r w:rsidDel="00000000" w:rsidR="00000000" w:rsidRPr="00000000">
              <w:rPr>
                <w:rtl w:val="0"/>
              </w:rPr>
              <w:t xml:space="preserve">Yorna Mishigure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4">
            <w:pPr>
              <w:widowControl w:val="0"/>
              <w:spacing w:line="240" w:lineRule="auto"/>
              <w:rPr/>
            </w:pPr>
            <w:sdt>
              <w:sdtPr>
                <w:tag w:val="goog_rdk_265"/>
              </w:sdtPr>
              <w:sdtContent>
                <w:r w:rsidDel="00000000" w:rsidR="00000000" w:rsidRPr="00000000">
                  <w:rPr>
                    <w:rFonts w:ascii="Arial Unicode MS" w:cs="Arial Unicode MS" w:eastAsia="Arial Unicode MS" w:hAnsi="Arial Unicode MS"/>
                    <w:color w:val="000000"/>
                    <w:rtl w:val="0"/>
                  </w:rPr>
                  <w:t xml:space="preserve">鋼人</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5">
            <w:pPr>
              <w:widowControl w:val="0"/>
              <w:spacing w:line="240" w:lineRule="auto"/>
              <w:rPr/>
            </w:pPr>
            <w:r w:rsidDel="00000000" w:rsidR="00000000" w:rsidRPr="00000000">
              <w:rPr>
                <w:color w:val="000000"/>
                <w:rtl w:val="0"/>
              </w:rPr>
              <w:t xml:space="preserve">(The) Steelman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6">
            <w:pPr>
              <w:widowControl w:val="0"/>
              <w:spacing w:line="240" w:lineRule="auto"/>
              <w:rPr/>
            </w:pPr>
            <w:r w:rsidDel="00000000" w:rsidR="00000000" w:rsidRPr="00000000">
              <w:rPr>
                <w:rtl w:val="0"/>
              </w:rPr>
              <w:t xml:space="preserve">Moguro Hagane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8">
            <w:pPr>
              <w:widowControl w:val="0"/>
              <w:spacing w:line="240" w:lineRule="auto"/>
              <w:rPr/>
            </w:pPr>
            <w:sdt>
              <w:sdtPr>
                <w:tag w:val="goog_rdk_266"/>
              </w:sdtPr>
              <w:sdtContent>
                <w:r w:rsidDel="00000000" w:rsidR="00000000" w:rsidRPr="00000000">
                  <w:rPr>
                    <w:rFonts w:ascii="Arial Unicode MS" w:cs="Arial Unicode MS" w:eastAsia="Arial Unicode MS" w:hAnsi="Arial Unicode MS"/>
                    <w:color w:val="000000"/>
                    <w:rtl w:val="0"/>
                  </w:rPr>
                  <w:t xml:space="preserve">飛竜将</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9">
            <w:pPr>
              <w:widowControl w:val="0"/>
              <w:spacing w:line="240" w:lineRule="auto"/>
              <w:rPr/>
            </w:pPr>
            <w:r w:rsidDel="00000000" w:rsidR="00000000" w:rsidRPr="00000000">
              <w:rPr>
                <w:color w:val="000000"/>
                <w:rtl w:val="0"/>
              </w:rPr>
              <w:t xml:space="preserve">(The) Flying Dragon General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A">
            <w:pPr>
              <w:widowControl w:val="0"/>
              <w:spacing w:line="240" w:lineRule="auto"/>
              <w:rPr/>
            </w:pPr>
            <w:r w:rsidDel="00000000" w:rsidR="00000000" w:rsidRPr="00000000">
              <w:rPr>
                <w:rtl w:val="0"/>
              </w:rPr>
              <w:t xml:space="preserve">Madelyn Eschart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BC">
            <w:pPr>
              <w:widowControl w:val="0"/>
              <w:spacing w:line="240" w:lineRule="auto"/>
              <w:rPr>
                <w:color w:val="000000"/>
              </w:rPr>
            </w:pPr>
            <w:sdt>
              <w:sdtPr>
                <w:tag w:val="goog_rdk_267"/>
              </w:sdtPr>
              <w:sdtContent>
                <w:r w:rsidDel="00000000" w:rsidR="00000000" w:rsidRPr="00000000">
                  <w:rPr>
                    <w:rFonts w:ascii="Arial Unicode MS" w:cs="Arial Unicode MS" w:eastAsia="Arial Unicode MS" w:hAnsi="Arial Unicode MS"/>
                    <w:rtl w:val="0"/>
                  </w:rPr>
                  <w:t xml:space="preserve">魔弾の射手</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D">
            <w:pPr>
              <w:widowControl w:val="0"/>
              <w:spacing w:line="240" w:lineRule="auto"/>
              <w:rPr>
                <w:color w:val="000000"/>
              </w:rPr>
            </w:pPr>
            <w:r w:rsidDel="00000000" w:rsidR="00000000" w:rsidRPr="00000000">
              <w:rPr>
                <w:rtl w:val="0"/>
              </w:rPr>
              <w:t xml:space="preserve">(The) Magical Sharpshooter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E">
            <w:pPr>
              <w:widowControl w:val="0"/>
              <w:spacing w:line="240" w:lineRule="auto"/>
              <w:rPr/>
            </w:pPr>
            <w:r w:rsidDel="00000000" w:rsidR="00000000" w:rsidRPr="00000000">
              <w:rPr>
                <w:rtl w:val="0"/>
              </w:rPr>
              <w:t xml:space="preserve">Balleroy Temeglyph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0">
            <w:pPr>
              <w:widowControl w:val="0"/>
              <w:spacing w:line="240" w:lineRule="auto"/>
              <w:rPr>
                <w:color w:val="000000"/>
              </w:rPr>
            </w:pPr>
            <w:sdt>
              <w:sdtPr>
                <w:tag w:val="goog_rdk_268"/>
              </w:sdtPr>
              <w:sdtContent>
                <w:r w:rsidDel="00000000" w:rsidR="00000000" w:rsidRPr="00000000">
                  <w:rPr>
                    <w:rFonts w:ascii="Arial Unicode MS" w:cs="Arial Unicode MS" w:eastAsia="Arial Unicode MS" w:hAnsi="Arial Unicode MS"/>
                    <w:color w:val="000000"/>
                    <w:rtl w:val="0"/>
                  </w:rPr>
                  <w:t xml:space="preserve">星詠み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1">
            <w:pPr>
              <w:widowControl w:val="0"/>
              <w:spacing w:line="240" w:lineRule="auto"/>
              <w:rPr>
                <w:color w:val="000000"/>
              </w:rPr>
            </w:pPr>
            <w:r w:rsidDel="00000000" w:rsidR="00000000" w:rsidRPr="00000000">
              <w:rPr>
                <w:color w:val="000000"/>
                <w:rtl w:val="0"/>
              </w:rPr>
              <w:t xml:space="preserve">Stargazer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2">
            <w:pPr>
              <w:widowControl w:val="0"/>
              <w:spacing w:line="240" w:lineRule="auto"/>
              <w:rPr/>
            </w:pPr>
            <w:r w:rsidDel="00000000" w:rsidR="00000000" w:rsidRPr="00000000">
              <w:rPr>
                <w:rtl w:val="0"/>
              </w:rPr>
              <w:t xml:space="preserve">Ubilk</w:t>
            </w:r>
          </w:p>
          <w:p w:rsidR="00000000" w:rsidDel="00000000" w:rsidP="00000000" w:rsidRDefault="00000000" w:rsidRPr="00000000" w14:paraId="000003C3">
            <w:pPr>
              <w:widowControl w:val="0"/>
              <w:spacing w:line="240" w:lineRule="auto"/>
              <w:rPr/>
            </w:pPr>
            <w:r w:rsidDel="00000000" w:rsidR="00000000" w:rsidRPr="00000000">
              <w:rPr>
                <w:rtl w:val="0"/>
              </w:rPr>
              <w:t xml:space="preserve">Mariuli</w:t>
              <w:br w:type="textWrapping"/>
              <w:t xml:space="preserve">Rowan Segmunt</w:t>
              <w:br w:type="textWrapping"/>
              <w:t xml:space="preserve">Cecilus Segmunt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5">
            <w:pPr>
              <w:widowControl w:val="0"/>
              <w:spacing w:line="240" w:lineRule="auto"/>
              <w:rPr>
                <w:color w:val="000000"/>
              </w:rPr>
            </w:pPr>
            <w:sdt>
              <w:sdtPr>
                <w:tag w:val="goog_rdk_269"/>
              </w:sdtPr>
              <w:sdtContent>
                <w:r w:rsidDel="00000000" w:rsidR="00000000" w:rsidRPr="00000000">
                  <w:rPr>
                    <w:rFonts w:ascii="Arial Unicode MS" w:cs="Arial Unicode MS" w:eastAsia="Arial Unicode MS" w:hAnsi="Arial Unicode MS"/>
                    <w:color w:val="000000"/>
                    <w:rtl w:val="0"/>
                  </w:rPr>
                  <w:t xml:space="preserve">女好き</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6">
            <w:pPr>
              <w:widowControl w:val="0"/>
              <w:spacing w:line="240" w:lineRule="auto"/>
              <w:rPr>
                <w:color w:val="000000"/>
              </w:rPr>
            </w:pPr>
            <w:r w:rsidDel="00000000" w:rsidR="00000000" w:rsidRPr="00000000">
              <w:rPr>
                <w:rtl w:val="0"/>
              </w:rPr>
              <w:t xml:space="preserve">(The) </w:t>
            </w:r>
            <w:r w:rsidDel="00000000" w:rsidR="00000000" w:rsidRPr="00000000">
              <w:rPr>
                <w:color w:val="000000"/>
                <w:rtl w:val="0"/>
              </w:rPr>
              <w:t xml:space="preserve">Woman</w:t>
            </w:r>
            <w:r w:rsidDel="00000000" w:rsidR="00000000" w:rsidRPr="00000000">
              <w:rPr>
                <w:rtl w:val="0"/>
              </w:rPr>
              <w:t xml:space="preserve">izer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7">
            <w:pPr>
              <w:widowControl w:val="0"/>
              <w:spacing w:line="240" w:lineRule="auto"/>
              <w:rPr/>
            </w:pPr>
            <w:r w:rsidDel="00000000" w:rsidR="00000000" w:rsidRPr="00000000">
              <w:rPr>
                <w:rtl w:val="0"/>
              </w:rPr>
              <w:t xml:space="preserve">Zikr Osman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9">
            <w:pPr>
              <w:widowControl w:val="0"/>
              <w:spacing w:line="240" w:lineRule="auto"/>
              <w:rPr>
                <w:color w:val="000000"/>
              </w:rPr>
            </w:pPr>
            <w:sdt>
              <w:sdtPr>
                <w:tag w:val="goog_rdk_270"/>
              </w:sdtPr>
              <w:sdtContent>
                <w:r w:rsidDel="00000000" w:rsidR="00000000" w:rsidRPr="00000000">
                  <w:rPr>
                    <w:rFonts w:ascii="Arial Unicode MS" w:cs="Arial Unicode MS" w:eastAsia="Arial Unicode MS" w:hAnsi="Arial Unicode MS"/>
                    <w:color w:val="000000"/>
                    <w:rtl w:val="0"/>
                  </w:rPr>
                  <w:t xml:space="preserve">灼熱公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CA">
            <w:pPr>
              <w:widowControl w:val="0"/>
              <w:spacing w:line="240" w:lineRule="auto"/>
              <w:rPr>
                <w:color w:val="000000"/>
              </w:rPr>
            </w:pPr>
            <w:r w:rsidDel="00000000" w:rsidR="00000000" w:rsidRPr="00000000">
              <w:rPr>
                <w:rtl w:val="0"/>
              </w:rPr>
              <w:t xml:space="preserve">Scorching Lady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B">
            <w:pPr>
              <w:widowControl w:val="0"/>
              <w:spacing w:line="240" w:lineRule="auto"/>
              <w:rPr/>
            </w:pPr>
            <w:r w:rsidDel="00000000" w:rsidR="00000000" w:rsidRPr="00000000">
              <w:rPr>
                <w:rtl w:val="0"/>
              </w:rPr>
              <w:t xml:space="preserve">Serena Dracroy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CD">
            <w:pPr>
              <w:widowControl w:val="0"/>
              <w:spacing w:line="240" w:lineRule="auto"/>
              <w:rPr>
                <w:color w:val="000000"/>
              </w:rPr>
            </w:pPr>
            <w:sdt>
              <w:sdtPr>
                <w:tag w:val="goog_rdk_271"/>
              </w:sdtPr>
              <w:sdtContent>
                <w:r w:rsidDel="00000000" w:rsidR="00000000" w:rsidRPr="00000000">
                  <w:rPr>
                    <w:rFonts w:ascii="Arial Unicode MS" w:cs="Arial Unicode MS" w:eastAsia="Arial Unicode MS" w:hAnsi="Arial Unicode MS"/>
                    <w:rtl w:val="0"/>
                  </w:rPr>
                  <w:t xml:space="preserve">破滅願望</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E">
            <w:pPr>
              <w:widowControl w:val="0"/>
              <w:spacing w:line="240" w:lineRule="auto"/>
              <w:rPr>
                <w:color w:val="000000"/>
              </w:rPr>
            </w:pPr>
            <w:r w:rsidDel="00000000" w:rsidR="00000000" w:rsidRPr="00000000">
              <w:rPr>
                <w:rtl w:val="0"/>
              </w:rPr>
              <w:t xml:space="preserve">Destruction Wish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CF">
            <w:pPr>
              <w:widowControl w:val="0"/>
              <w:spacing w:line="240" w:lineRule="auto"/>
              <w:rPr/>
            </w:pPr>
            <w:r w:rsidDel="00000000" w:rsidR="00000000" w:rsidRPr="00000000">
              <w:rPr>
                <w:rtl w:val="0"/>
              </w:rPr>
              <w:t xml:space="preserve">Stride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1">
            <w:pPr>
              <w:widowControl w:val="0"/>
              <w:spacing w:line="240" w:lineRule="auto"/>
              <w:rPr/>
            </w:pPr>
            <w:sdt>
              <w:sdtPr>
                <w:tag w:val="goog_rdk_272"/>
              </w:sdtPr>
              <w:sdtContent>
                <w:r w:rsidDel="00000000" w:rsidR="00000000" w:rsidRPr="00000000">
                  <w:rPr>
                    <w:rFonts w:ascii="Arial Unicode MS" w:cs="Arial Unicode MS" w:eastAsia="Arial Unicode MS" w:hAnsi="Arial Unicode MS"/>
                    <w:rtl w:val="0"/>
                  </w:rPr>
                  <w:t xml:space="preserve">闘蟲将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2">
            <w:pPr>
              <w:widowControl w:val="0"/>
              <w:spacing w:line="240" w:lineRule="auto"/>
              <w:rPr/>
            </w:pPr>
            <w:r w:rsidDel="00000000" w:rsidR="00000000" w:rsidRPr="00000000">
              <w:rPr>
                <w:rtl w:val="0"/>
              </w:rPr>
              <w:t xml:space="preserve">Fighting Insect General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3">
            <w:pPr>
              <w:widowControl w:val="0"/>
              <w:spacing w:line="240" w:lineRule="auto"/>
              <w:rPr/>
            </w:pPr>
            <w:r w:rsidDel="00000000" w:rsidR="00000000" w:rsidRPr="00000000">
              <w:rPr>
                <w:rtl w:val="0"/>
              </w:rPr>
              <w:t xml:space="preserve">Kafma Irulux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5">
            <w:pPr>
              <w:widowControl w:val="0"/>
              <w:spacing w:line="240" w:lineRule="auto"/>
              <w:rPr/>
            </w:pPr>
            <w:sdt>
              <w:sdtPr>
                <w:tag w:val="goog_rdk_273"/>
              </w:sdtPr>
              <w:sdtContent>
                <w:r w:rsidDel="00000000" w:rsidR="00000000" w:rsidRPr="00000000">
                  <w:rPr>
                    <w:rFonts w:ascii="Arial Unicode MS" w:cs="Arial Unicode MS" w:eastAsia="Arial Unicode MS" w:hAnsi="Arial Unicode MS"/>
                    <w:rtl w:val="0"/>
                  </w:rPr>
                  <w:t xml:space="preserve">虎狩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6">
            <w:pPr>
              <w:widowControl w:val="0"/>
              <w:spacing w:line="240" w:lineRule="auto"/>
              <w:rPr/>
            </w:pPr>
            <w:r w:rsidDel="00000000" w:rsidR="00000000" w:rsidRPr="00000000">
              <w:rPr>
                <w:rtl w:val="0"/>
              </w:rPr>
              <w:t xml:space="preserve">(The) Tiger Hunter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7">
            <w:pPr>
              <w:widowControl w:val="0"/>
              <w:spacing w:line="240" w:lineRule="auto"/>
              <w:rPr/>
            </w:pPr>
            <w:r w:rsidDel="00000000" w:rsidR="00000000" w:rsidRPr="00000000">
              <w:rPr>
                <w:rtl w:val="0"/>
              </w:rPr>
              <w:t xml:space="preserve">Gudda Dialmo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9">
            <w:pPr>
              <w:widowControl w:val="0"/>
              <w:spacing w:line="240" w:lineRule="auto"/>
              <w:rPr/>
            </w:pPr>
            <w:sdt>
              <w:sdtPr>
                <w:tag w:val="goog_rdk_274"/>
              </w:sdtPr>
              <w:sdtContent>
                <w:r w:rsidDel="00000000" w:rsidR="00000000" w:rsidRPr="00000000">
                  <w:rPr>
                    <w:rFonts w:ascii="Arial Unicode MS" w:cs="Arial Unicode MS" w:eastAsia="Arial Unicode MS" w:hAnsi="Arial Unicode MS"/>
                    <w:rtl w:val="0"/>
                  </w:rPr>
                  <w:t xml:space="preserve">大敗帝</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A">
            <w:pPr>
              <w:widowControl w:val="0"/>
              <w:spacing w:line="240" w:lineRule="auto"/>
              <w:rPr/>
            </w:pPr>
            <w:r w:rsidDel="00000000" w:rsidR="00000000" w:rsidRPr="00000000">
              <w:rPr>
                <w:rtl w:val="0"/>
              </w:rPr>
              <w:t xml:space="preserve">Loser Emperor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B">
            <w:pPr>
              <w:widowControl w:val="0"/>
              <w:spacing w:line="240" w:lineRule="auto"/>
              <w:rPr/>
            </w:pPr>
            <w:r w:rsidDel="00000000" w:rsidR="00000000" w:rsidRPr="00000000">
              <w:rPr>
                <w:rtl w:val="0"/>
              </w:rPr>
              <w:t xml:space="preserve">Murkia Vollachia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DD">
            <w:pPr>
              <w:widowControl w:val="0"/>
              <w:spacing w:line="240" w:lineRule="auto"/>
              <w:rPr/>
            </w:pPr>
            <w:sdt>
              <w:sdtPr>
                <w:tag w:val="goog_rdk_275"/>
              </w:sdtPr>
              <w:sdtContent>
                <w:r w:rsidDel="00000000" w:rsidR="00000000" w:rsidRPr="00000000">
                  <w:rPr>
                    <w:rFonts w:ascii="Arial Unicode MS" w:cs="Arial Unicode MS" w:eastAsia="Arial Unicode MS" w:hAnsi="Arial Unicode MS"/>
                    <w:rtl w:val="0"/>
                  </w:rPr>
                  <w:t xml:space="preserve">腑分け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DE">
            <w:pPr>
              <w:widowControl w:val="0"/>
              <w:spacing w:line="240" w:lineRule="auto"/>
              <w:rPr/>
            </w:pPr>
            <w:r w:rsidDel="00000000" w:rsidR="00000000" w:rsidRPr="00000000">
              <w:rPr>
                <w:rtl w:val="0"/>
              </w:rPr>
              <w:t xml:space="preserve">(The) Dissector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DF">
            <w:pPr>
              <w:widowControl w:val="0"/>
              <w:spacing w:line="240" w:lineRule="auto"/>
              <w:rPr/>
            </w:pPr>
            <w:r w:rsidDel="00000000" w:rsidR="00000000" w:rsidRPr="00000000">
              <w:rPr>
                <w:rtl w:val="0"/>
              </w:rPr>
              <w:t xml:space="preserve">Viva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1">
            <w:pPr>
              <w:widowControl w:val="0"/>
              <w:spacing w:line="240" w:lineRule="auto"/>
              <w:rPr/>
            </w:pPr>
            <w:sdt>
              <w:sdtPr>
                <w:tag w:val="goog_rdk_276"/>
              </w:sdtPr>
              <w:sdtContent>
                <w:r w:rsidDel="00000000" w:rsidR="00000000" w:rsidRPr="00000000">
                  <w:rPr>
                    <w:rFonts w:ascii="Arial Unicode MS" w:cs="Arial Unicode MS" w:eastAsia="Arial Unicode MS" w:hAnsi="Arial Unicode MS"/>
                    <w:rtl w:val="0"/>
                  </w:rPr>
                  <w:t xml:space="preserve">黒髪の皇太子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2">
            <w:pPr>
              <w:widowControl w:val="0"/>
              <w:spacing w:line="240" w:lineRule="auto"/>
              <w:rPr/>
            </w:pPr>
            <w:r w:rsidDel="00000000" w:rsidR="00000000" w:rsidRPr="00000000">
              <w:rPr>
                <w:rtl w:val="0"/>
              </w:rPr>
              <w:t xml:space="preserve">black-haired Crown Prince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3">
            <w:pPr>
              <w:widowControl w:val="0"/>
              <w:spacing w:line="240" w:lineRule="auto"/>
              <w:rPr/>
            </w:pPr>
            <w:r w:rsidDel="00000000" w:rsidR="00000000" w:rsidRPr="00000000">
              <w:rPr>
                <w:rtl w:val="0"/>
              </w:rPr>
              <w:t xml:space="preserve">Subaru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4">
            <w:pPr>
              <w:widowControl w:val="0"/>
              <w:spacing w:line="240" w:lineRule="auto"/>
              <w:rPr/>
            </w:pPr>
            <w:r w:rsidDel="00000000" w:rsidR="00000000" w:rsidRPr="00000000">
              <w:rPr>
                <w:rtl w:val="0"/>
              </w:rPr>
              <w:t xml:space="preserve">“black-haired” is lowercase, “Crown Prince” is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5">
            <w:pPr>
              <w:widowControl w:val="0"/>
              <w:spacing w:line="240" w:lineRule="auto"/>
              <w:rPr/>
            </w:pPr>
            <w:sdt>
              <w:sdtPr>
                <w:tag w:val="goog_rdk_277"/>
              </w:sdtPr>
              <w:sdtContent>
                <w:r w:rsidDel="00000000" w:rsidR="00000000" w:rsidRPr="00000000">
                  <w:rPr>
                    <w:rFonts w:ascii="Arial Unicode MS" w:cs="Arial Unicode MS" w:eastAsia="Arial Unicode MS" w:hAnsi="Arial Unicode MS"/>
                    <w:rtl w:val="0"/>
                  </w:rPr>
                  <w:t xml:space="preserve">礼賛者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6">
            <w:pPr>
              <w:widowControl w:val="0"/>
              <w:spacing w:line="240" w:lineRule="auto"/>
              <w:rPr/>
            </w:pPr>
            <w:r w:rsidDel="00000000" w:rsidR="00000000" w:rsidRPr="00000000">
              <w:rPr>
                <w:rtl w:val="0"/>
              </w:rPr>
              <w:t xml:space="preserve">(The) Admirer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7">
            <w:pPr>
              <w:widowControl w:val="0"/>
              <w:spacing w:line="240" w:lineRule="auto"/>
              <w:rPr/>
            </w:pPr>
            <w:r w:rsidDel="00000000" w:rsidR="00000000" w:rsidRPr="00000000">
              <w:rPr>
                <w:rtl w:val="0"/>
              </w:rPr>
              <w:t xml:space="preserve">Halibel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9">
            <w:pPr>
              <w:widowControl w:val="0"/>
              <w:spacing w:line="240" w:lineRule="auto"/>
              <w:rPr/>
            </w:pPr>
            <w:sdt>
              <w:sdtPr>
                <w:tag w:val="goog_rdk_278"/>
              </w:sdtPr>
              <w:sdtContent>
                <w:r w:rsidDel="00000000" w:rsidR="00000000" w:rsidRPr="00000000">
                  <w:rPr>
                    <w:rFonts w:ascii="Arial Unicode MS" w:cs="Arial Unicode MS" w:eastAsia="Arial Unicode MS" w:hAnsi="Arial Unicode MS"/>
                    <w:rtl w:val="0"/>
                  </w:rPr>
                  <w:t xml:space="preserve">毒姫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A">
            <w:pPr>
              <w:widowControl w:val="0"/>
              <w:spacing w:line="240" w:lineRule="auto"/>
              <w:rPr/>
            </w:pPr>
            <w:r w:rsidDel="00000000" w:rsidR="00000000" w:rsidRPr="00000000">
              <w:rPr>
                <w:rtl w:val="0"/>
              </w:rPr>
              <w:t xml:space="preserve">Poison Princess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B">
            <w:pPr>
              <w:widowControl w:val="0"/>
              <w:spacing w:line="240" w:lineRule="auto"/>
              <w:rPr/>
            </w:pPr>
            <w:r w:rsidDel="00000000" w:rsidR="00000000" w:rsidRPr="00000000">
              <w:rPr>
                <w:rtl w:val="0"/>
              </w:rPr>
              <w:t xml:space="preserve">Lamia Godwin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ED">
            <w:pPr>
              <w:widowControl w:val="0"/>
              <w:spacing w:line="240" w:lineRule="auto"/>
              <w:rPr/>
            </w:pPr>
            <w:sdt>
              <w:sdtPr>
                <w:tag w:val="goog_rdk_279"/>
              </w:sdtPr>
              <w:sdtContent>
                <w:r w:rsidDel="00000000" w:rsidR="00000000" w:rsidRPr="00000000">
                  <w:rPr>
                    <w:rFonts w:ascii="Arial Unicode MS" w:cs="Arial Unicode MS" w:eastAsia="Arial Unicode MS" w:hAnsi="Arial Unicode MS"/>
                    <w:rtl w:val="0"/>
                  </w:rPr>
                  <w:t xml:space="preserve">終焉の獣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EE">
            <w:pPr>
              <w:widowControl w:val="0"/>
              <w:spacing w:line="240" w:lineRule="auto"/>
              <w:rPr/>
            </w:pPr>
            <w:r w:rsidDel="00000000" w:rsidR="00000000" w:rsidRPr="00000000">
              <w:rPr>
                <w:rtl w:val="0"/>
              </w:rPr>
              <w:t xml:space="preserve">Beast of the End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EF">
            <w:pPr>
              <w:widowControl w:val="0"/>
              <w:spacing w:line="240" w:lineRule="auto"/>
              <w:rPr/>
            </w:pPr>
            <w:r w:rsidDel="00000000" w:rsidR="00000000" w:rsidRPr="00000000">
              <w:rPr>
                <w:rtl w:val="0"/>
              </w:rPr>
              <w:t xml:space="preserve">Puck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1">
            <w:pPr>
              <w:widowControl w:val="0"/>
              <w:spacing w:line="240" w:lineRule="auto"/>
              <w:rPr/>
            </w:pPr>
            <w:sdt>
              <w:sdtPr>
                <w:tag w:val="goog_rdk_280"/>
              </w:sdtPr>
              <w:sdtContent>
                <w:r w:rsidDel="00000000" w:rsidR="00000000" w:rsidRPr="00000000">
                  <w:rPr>
                    <w:rFonts w:ascii="Arial Unicode MS" w:cs="Arial Unicode MS" w:eastAsia="Arial Unicode MS" w:hAnsi="Arial Unicode MS"/>
                    <w:rtl w:val="0"/>
                  </w:rPr>
                  <w:t xml:space="preserve">調停者</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2">
            <w:pPr>
              <w:widowControl w:val="0"/>
              <w:spacing w:line="240" w:lineRule="auto"/>
              <w:rPr/>
            </w:pPr>
            <w:r w:rsidDel="00000000" w:rsidR="00000000" w:rsidRPr="00000000">
              <w:rPr>
                <w:rtl w:val="0"/>
              </w:rPr>
              <w:t xml:space="preserve">Arbitrator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3">
            <w:pPr>
              <w:widowControl w:val="0"/>
              <w:spacing w:line="240" w:lineRule="auto"/>
              <w:rPr/>
            </w:pPr>
            <w:r w:rsidDel="00000000" w:rsidR="00000000" w:rsidRPr="00000000">
              <w:rPr>
                <w:rtl w:val="0"/>
              </w:rPr>
              <w:t xml:space="preserve">Melakuera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5">
            <w:pPr>
              <w:widowControl w:val="0"/>
              <w:spacing w:line="240" w:lineRule="auto"/>
              <w:rPr/>
            </w:pPr>
            <w:sdt>
              <w:sdtPr>
                <w:tag w:val="goog_rdk_281"/>
              </w:sdtPr>
              <w:sdtContent>
                <w:r w:rsidDel="00000000" w:rsidR="00000000" w:rsidRPr="00000000">
                  <w:rPr>
                    <w:rFonts w:ascii="Arial Unicode MS" w:cs="Arial Unicode MS" w:eastAsia="Arial Unicode MS" w:hAnsi="Arial Unicode MS"/>
                    <w:rtl w:val="0"/>
                  </w:rPr>
                  <w:t xml:space="preserve">石塊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6">
            <w:pPr>
              <w:widowControl w:val="0"/>
              <w:spacing w:line="240" w:lineRule="auto"/>
              <w:rPr/>
            </w:pPr>
            <w:r w:rsidDel="00000000" w:rsidR="00000000" w:rsidRPr="00000000">
              <w:rPr>
                <w:rtl w:val="0"/>
              </w:rPr>
              <w:t xml:space="preserve">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7">
            <w:pPr>
              <w:widowControl w:val="0"/>
              <w:spacing w:line="240" w:lineRule="auto"/>
              <w:rPr/>
            </w:pPr>
            <w:r w:rsidDel="00000000" w:rsidR="00000000" w:rsidRPr="00000000">
              <w:rPr>
                <w:rtl w:val="0"/>
              </w:rPr>
              <w:t xml:space="preserve">Muspel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9">
            <w:pPr>
              <w:widowControl w:val="0"/>
              <w:spacing w:line="240" w:lineRule="auto"/>
              <w:rPr/>
            </w:pPr>
            <w:sdt>
              <w:sdtPr>
                <w:tag w:val="goog_rdk_282"/>
              </w:sdtPr>
              <w:sdtContent>
                <w:r w:rsidDel="00000000" w:rsidR="00000000" w:rsidRPr="00000000">
                  <w:rPr>
                    <w:rFonts w:ascii="Arial Unicode MS" w:cs="Arial Unicode MS" w:eastAsia="Arial Unicode MS" w:hAnsi="Arial Unicode MS"/>
                    <w:rtl w:val="0"/>
                  </w:rPr>
                  <w:t xml:space="preserve">通り魔 </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A">
            <w:pPr>
              <w:widowControl w:val="0"/>
              <w:spacing w:line="240" w:lineRule="auto"/>
              <w:rPr/>
            </w:pPr>
            <w:r w:rsidDel="00000000" w:rsidR="00000000" w:rsidRPr="00000000">
              <w:rPr>
                <w:rtl w:val="0"/>
              </w:rPr>
              <w:t xml:space="preserve">Slasher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B">
            <w:pPr>
              <w:widowControl w:val="0"/>
              <w:spacing w:line="240" w:lineRule="auto"/>
              <w:rPr/>
            </w:pPr>
            <w:r w:rsidDel="00000000" w:rsidR="00000000" w:rsidRPr="00000000">
              <w:rPr>
                <w:rtl w:val="0"/>
              </w:rPr>
              <w:t xml:space="preserve">Zarestia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FD">
            <w:pPr>
              <w:widowControl w:val="0"/>
              <w:spacing w:line="240" w:lineRule="auto"/>
              <w:rPr/>
            </w:pPr>
            <w:sdt>
              <w:sdtPr>
                <w:tag w:val="goog_rdk_283"/>
              </w:sdtPr>
              <w:sdtContent>
                <w:r w:rsidDel="00000000" w:rsidR="00000000" w:rsidRPr="00000000">
                  <w:rPr>
                    <w:rFonts w:ascii="Arial Unicode MS" w:cs="Arial Unicode MS" w:eastAsia="Arial Unicode MS" w:hAnsi="Arial Unicode MS"/>
                    <w:rtl w:val="0"/>
                  </w:rPr>
                  <w:t xml:space="preserve">霊</w:t>
                </w:r>
              </w:sdtContent>
            </w:sdt>
            <w:sdt>
              <w:sdtPr>
                <w:tag w:val="goog_rdk_284"/>
              </w:sdtPr>
              <w:sdtContent>
                <w:r w:rsidDel="00000000" w:rsidR="00000000" w:rsidRPr="00000000">
                  <w:rPr>
                    <w:rFonts w:ascii="Arial Unicode MS" w:cs="Arial Unicode MS" w:eastAsia="Arial Unicode MS" w:hAnsi="Arial Unicode MS"/>
                    <w:rtl w:val="0"/>
                  </w:rPr>
                  <w:t xml:space="preserve">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3FE">
            <w:pPr>
              <w:widowControl w:val="0"/>
              <w:spacing w:line="240" w:lineRule="auto"/>
              <w:rPr/>
            </w:pPr>
            <w:r w:rsidDel="00000000" w:rsidR="00000000" w:rsidRPr="00000000">
              <w:rPr>
                <w:rtl w:val="0"/>
              </w:rPr>
              <w:t xml:space="preserve">Sacred Beast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FF">
            <w:pPr>
              <w:widowControl w:val="0"/>
              <w:spacing w:line="240" w:lineRule="auto"/>
              <w:rPr/>
            </w:pPr>
            <w:r w:rsidDel="00000000" w:rsidR="00000000" w:rsidRPr="00000000">
              <w:rPr>
                <w:rtl w:val="0"/>
              </w:rPr>
              <w:t xml:space="preserve">Odglass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rPr/>
            </w:pPr>
            <w:sdt>
              <w:sdtPr>
                <w:tag w:val="goog_rdk_285"/>
              </w:sdtPr>
              <w:sdtContent>
                <w:r w:rsidDel="00000000" w:rsidR="00000000" w:rsidRPr="00000000">
                  <w:rPr>
                    <w:rFonts w:ascii="Arial Unicode MS" w:cs="Arial Unicode MS" w:eastAsia="Arial Unicode MS" w:hAnsi="Arial Unicode MS"/>
                    <w:rtl w:val="0"/>
                  </w:rPr>
                  <w:t xml:space="preserve">聖</w:t>
                </w:r>
              </w:sdtContent>
            </w:sdt>
            <w:sdt>
              <w:sdtPr>
                <w:tag w:val="goog_rdk_286"/>
              </w:sdtPr>
              <w:sdtContent>
                <w:r w:rsidDel="00000000" w:rsidR="00000000" w:rsidRPr="00000000">
                  <w:rPr>
                    <w:rFonts w:ascii="Arial Unicode MS" w:cs="Arial Unicode MS" w:eastAsia="Arial Unicode MS" w:hAnsi="Arial Unicode MS"/>
                    <w:rtl w:val="0"/>
                  </w:rPr>
                  <w:t xml:space="preserve">獣/Holy Beast has mistakenly been used in the past</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1">
            <w:pPr>
              <w:widowControl w:val="0"/>
              <w:spacing w:line="240" w:lineRule="auto"/>
              <w:rPr/>
            </w:pPr>
            <w:sdt>
              <w:sdtPr>
                <w:tag w:val="goog_rdk_287"/>
              </w:sdtPr>
              <w:sdtContent>
                <w:r w:rsidDel="00000000" w:rsidR="00000000" w:rsidRPr="00000000">
                  <w:rPr>
                    <w:rFonts w:ascii="Arial Unicode MS" w:cs="Arial Unicode MS" w:eastAsia="Arial Unicode MS" w:hAnsi="Arial Unicode MS"/>
                    <w:rtl w:val="0"/>
                  </w:rPr>
                  <w:t xml:space="preserve">紅桜</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2">
            <w:pPr>
              <w:widowControl w:val="0"/>
              <w:spacing w:line="240" w:lineRule="auto"/>
              <w:rPr/>
            </w:pPr>
            <w:r w:rsidDel="00000000" w:rsidR="00000000" w:rsidRPr="00000000">
              <w:rPr>
                <w:rtl w:val="0"/>
              </w:rPr>
              <w:t xml:space="preserve">Crimson Sakura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3">
            <w:pPr>
              <w:widowControl w:val="0"/>
              <w:spacing w:line="240" w:lineRule="auto"/>
              <w:rPr/>
            </w:pPr>
            <w:r w:rsidDel="00000000" w:rsidR="00000000" w:rsidRPr="00000000">
              <w:rPr>
                <w:rtl w:val="0"/>
              </w:rPr>
              <w:t xml:space="preserve">Yae Tenzen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rPr/>
            </w:pPr>
            <w:sdt>
              <w:sdtPr>
                <w:tag w:val="goog_rdk_288"/>
              </w:sdtPr>
              <w:sdtContent>
                <w:r w:rsidDel="00000000" w:rsidR="00000000" w:rsidRPr="00000000">
                  <w:rPr>
                    <w:rFonts w:ascii="Arial Unicode MS" w:cs="Arial Unicode MS" w:eastAsia="Arial Unicode MS" w:hAnsi="Arial Unicode MS"/>
                    <w:rtl w:val="0"/>
                  </w:rPr>
                  <w:t xml:space="preserve">無駄飯喰らい</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6">
            <w:pPr>
              <w:widowControl w:val="0"/>
              <w:spacing w:line="240" w:lineRule="auto"/>
              <w:rPr/>
            </w:pPr>
            <w:r w:rsidDel="00000000" w:rsidR="00000000" w:rsidRPr="00000000">
              <w:rPr>
                <w:rtl w:val="0"/>
              </w:rPr>
              <w:t xml:space="preserve">Parasite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7">
            <w:pPr>
              <w:widowControl w:val="0"/>
              <w:spacing w:line="240" w:lineRule="auto"/>
              <w:rPr/>
            </w:pPr>
            <w:r w:rsidDel="00000000" w:rsidR="00000000" w:rsidRPr="00000000">
              <w:rPr>
                <w:rtl w:val="0"/>
              </w:rPr>
              <w:t xml:space="preserve">Heinkel Astrea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8">
            <w:pPr>
              <w:widowControl w:val="0"/>
              <w:spacing w:line="240" w:lineRule="auto"/>
              <w:rPr/>
            </w:pPr>
            <w:r w:rsidDel="00000000" w:rsidR="00000000" w:rsidRPr="00000000">
              <w:rPr>
                <w:rtl w:val="0"/>
              </w:rPr>
            </w:r>
          </w:p>
        </w:tc>
      </w:tr>
    </w:tbl>
    <w:p w:rsidR="00000000" w:rsidDel="00000000" w:rsidP="00000000" w:rsidRDefault="00000000" w:rsidRPr="00000000" w14:paraId="00000409">
      <w:pPr>
        <w:rPr>
          <w:b w:val="1"/>
        </w:rPr>
      </w:pPr>
      <w:r w:rsidDel="00000000" w:rsidR="00000000" w:rsidRPr="00000000">
        <w:rPr>
          <w:rtl w:val="0"/>
        </w:rPr>
      </w:r>
    </w:p>
    <w:p w:rsidR="00000000" w:rsidDel="00000000" w:rsidP="00000000" w:rsidRDefault="00000000" w:rsidRPr="00000000" w14:paraId="0000040A">
      <w:pPr>
        <w:pStyle w:val="Heading3"/>
        <w:ind w:firstLine="720"/>
        <w:rPr/>
      </w:pPr>
      <w:bookmarkStart w:colFirst="0" w:colLast="0" w:name="_heading=h.gunpjzjufdvp" w:id="12"/>
      <w:bookmarkEnd w:id="12"/>
      <w:r w:rsidDel="00000000" w:rsidR="00000000" w:rsidRPr="00000000">
        <w:rPr>
          <w:rtl w:val="0"/>
        </w:rPr>
        <w:t xml:space="preserve">Sins</w:t>
      </w:r>
    </w:p>
    <w:tbl>
      <w:tblPr>
        <w:tblStyle w:val="Table10"/>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0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0E">
            <w:pPr>
              <w:widowControl w:val="0"/>
              <w:spacing w:line="240" w:lineRule="auto"/>
              <w:rPr/>
            </w:pPr>
            <w:sdt>
              <w:sdtPr>
                <w:tag w:val="goog_rdk_289"/>
              </w:sdtPr>
              <w:sdtContent>
                <w:r w:rsidDel="00000000" w:rsidR="00000000" w:rsidRPr="00000000">
                  <w:rPr>
                    <w:rFonts w:ascii="Arial Unicode MS" w:cs="Arial Unicode MS" w:eastAsia="Arial Unicode MS" w:hAnsi="Arial Unicode MS"/>
                    <w:rtl w:val="0"/>
                  </w:rPr>
                  <w:t xml:space="preserve">暴食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0F">
            <w:pPr>
              <w:widowControl w:val="0"/>
              <w:spacing w:line="240" w:lineRule="auto"/>
              <w:rPr/>
            </w:pPr>
            <w:r w:rsidDel="00000000" w:rsidR="00000000" w:rsidRPr="00000000">
              <w:rPr>
                <w:rtl w:val="0"/>
              </w:rPr>
              <w:t xml:space="preserve">Gluttony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1">
            <w:pPr>
              <w:widowControl w:val="0"/>
              <w:spacing w:line="240" w:lineRule="auto"/>
              <w:rPr/>
            </w:pPr>
            <w:sdt>
              <w:sdtPr>
                <w:tag w:val="goog_rdk_290"/>
              </w:sdtPr>
              <w:sdtContent>
                <w:r w:rsidDel="00000000" w:rsidR="00000000" w:rsidRPr="00000000">
                  <w:rPr>
                    <w:rFonts w:ascii="Arial Unicode MS" w:cs="Arial Unicode MS" w:eastAsia="Arial Unicode MS" w:hAnsi="Arial Unicode MS"/>
                    <w:rtl w:val="0"/>
                  </w:rPr>
                  <w:t xml:space="preserve">憤怒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2">
            <w:pPr>
              <w:widowControl w:val="0"/>
              <w:spacing w:line="240" w:lineRule="auto"/>
              <w:rPr/>
            </w:pPr>
            <w:r w:rsidDel="00000000" w:rsidR="00000000" w:rsidRPr="00000000">
              <w:rPr>
                <w:rtl w:val="0"/>
              </w:rPr>
              <w:t xml:space="preserve">Wrath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4">
            <w:pPr>
              <w:widowControl w:val="0"/>
              <w:spacing w:line="240" w:lineRule="auto"/>
              <w:rPr/>
            </w:pPr>
            <w:sdt>
              <w:sdtPr>
                <w:tag w:val="goog_rdk_291"/>
              </w:sdtPr>
              <w:sdtContent>
                <w:r w:rsidDel="00000000" w:rsidR="00000000" w:rsidRPr="00000000">
                  <w:rPr>
                    <w:rFonts w:ascii="Arial Unicode MS" w:cs="Arial Unicode MS" w:eastAsia="Arial Unicode MS" w:hAnsi="Arial Unicode MS"/>
                    <w:rtl w:val="0"/>
                  </w:rPr>
                  <w:t xml:space="preserve">色欲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15">
            <w:pPr>
              <w:widowControl w:val="0"/>
              <w:spacing w:line="240" w:lineRule="auto"/>
              <w:rPr/>
            </w:pPr>
            <w:r w:rsidDel="00000000" w:rsidR="00000000" w:rsidRPr="00000000">
              <w:rPr>
                <w:rtl w:val="0"/>
              </w:rPr>
              <w:t xml:space="preserve">Lust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7">
            <w:pPr>
              <w:widowControl w:val="0"/>
              <w:spacing w:line="240" w:lineRule="auto"/>
              <w:rPr>
                <w:color w:val="000000"/>
              </w:rPr>
            </w:pPr>
            <w:sdt>
              <w:sdtPr>
                <w:tag w:val="goog_rdk_292"/>
              </w:sdtPr>
              <w:sdtContent>
                <w:r w:rsidDel="00000000" w:rsidR="00000000" w:rsidRPr="00000000">
                  <w:rPr>
                    <w:rFonts w:ascii="Arial Unicode MS" w:cs="Arial Unicode MS" w:eastAsia="Arial Unicode MS" w:hAnsi="Arial Unicode MS"/>
                    <w:rtl w:val="0"/>
                  </w:rPr>
                  <w:t xml:space="preserve">傲慢</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8">
            <w:pPr>
              <w:widowControl w:val="0"/>
              <w:spacing w:line="240" w:lineRule="auto"/>
              <w:rPr>
                <w:color w:val="000000"/>
              </w:rPr>
            </w:pPr>
            <w:r w:rsidDel="00000000" w:rsidR="00000000" w:rsidRPr="00000000">
              <w:rPr>
                <w:rtl w:val="0"/>
              </w:rPr>
              <w:t xml:space="preserve">Pride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A">
            <w:pPr>
              <w:widowControl w:val="0"/>
              <w:spacing w:line="240" w:lineRule="auto"/>
              <w:rPr>
                <w:color w:val="000000"/>
              </w:rPr>
            </w:pPr>
            <w:sdt>
              <w:sdtPr>
                <w:tag w:val="goog_rdk_293"/>
              </w:sdtPr>
              <w:sdtContent>
                <w:r w:rsidDel="00000000" w:rsidR="00000000" w:rsidRPr="00000000">
                  <w:rPr>
                    <w:rFonts w:ascii="Arial Unicode MS" w:cs="Arial Unicode MS" w:eastAsia="Arial Unicode MS" w:hAnsi="Arial Unicode MS"/>
                    <w:rtl w:val="0"/>
                  </w:rPr>
                  <w:t xml:space="preserve">怠惰</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B">
            <w:pPr>
              <w:widowControl w:val="0"/>
              <w:spacing w:line="240" w:lineRule="auto"/>
              <w:rPr>
                <w:color w:val="000000"/>
              </w:rPr>
            </w:pPr>
            <w:r w:rsidDel="00000000" w:rsidR="00000000" w:rsidRPr="00000000">
              <w:rPr>
                <w:rtl w:val="0"/>
              </w:rPr>
              <w:t xml:space="preserve">Sloth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1D">
            <w:pPr>
              <w:widowControl w:val="0"/>
              <w:spacing w:line="240" w:lineRule="auto"/>
              <w:rPr>
                <w:color w:val="000000"/>
              </w:rPr>
            </w:pPr>
            <w:sdt>
              <w:sdtPr>
                <w:tag w:val="goog_rdk_294"/>
              </w:sdtPr>
              <w:sdtContent>
                <w:r w:rsidDel="00000000" w:rsidR="00000000" w:rsidRPr="00000000">
                  <w:rPr>
                    <w:rFonts w:ascii="Arial Unicode MS" w:cs="Arial Unicode MS" w:eastAsia="Arial Unicode MS" w:hAnsi="Arial Unicode MS"/>
                    <w:rtl w:val="0"/>
                  </w:rPr>
                  <w:t xml:space="preserve">強欲</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E">
            <w:pPr>
              <w:widowControl w:val="0"/>
              <w:spacing w:line="240" w:lineRule="auto"/>
              <w:rPr>
                <w:color w:val="000000"/>
              </w:rPr>
            </w:pPr>
            <w:r w:rsidDel="00000000" w:rsidR="00000000" w:rsidRPr="00000000">
              <w:rPr>
                <w:rtl w:val="0"/>
              </w:rPr>
              <w:t xml:space="preserve">Greed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1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0">
            <w:pPr>
              <w:widowControl w:val="0"/>
              <w:spacing w:line="240" w:lineRule="auto"/>
              <w:rPr>
                <w:color w:val="000000"/>
              </w:rPr>
            </w:pPr>
            <w:sdt>
              <w:sdtPr>
                <w:tag w:val="goog_rdk_295"/>
              </w:sdtPr>
              <w:sdtContent>
                <w:r w:rsidDel="00000000" w:rsidR="00000000" w:rsidRPr="00000000">
                  <w:rPr>
                    <w:rFonts w:ascii="Arial Unicode MS" w:cs="Arial Unicode MS" w:eastAsia="Arial Unicode MS" w:hAnsi="Arial Unicode MS"/>
                    <w:rtl w:val="0"/>
                  </w:rPr>
                  <w:t xml:space="preserve">嫉妬</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1">
            <w:pPr>
              <w:widowControl w:val="0"/>
              <w:spacing w:line="240" w:lineRule="auto"/>
              <w:rPr>
                <w:color w:val="000000"/>
              </w:rPr>
            </w:pPr>
            <w:r w:rsidDel="00000000" w:rsidR="00000000" w:rsidRPr="00000000">
              <w:rPr>
                <w:rtl w:val="0"/>
              </w:rPr>
              <w:t xml:space="preserve">Envy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3">
            <w:pPr>
              <w:widowControl w:val="0"/>
              <w:spacing w:line="240" w:lineRule="auto"/>
              <w:rPr/>
            </w:pPr>
            <w:sdt>
              <w:sdtPr>
                <w:tag w:val="goog_rdk_296"/>
              </w:sdtPr>
              <w:sdtContent>
                <w:r w:rsidDel="00000000" w:rsidR="00000000" w:rsidRPr="00000000">
                  <w:rPr>
                    <w:rFonts w:ascii="Arial Unicode MS" w:cs="Arial Unicode MS" w:eastAsia="Arial Unicode MS" w:hAnsi="Arial Unicode MS"/>
                    <w:rtl w:val="0"/>
                  </w:rPr>
                  <w:t xml:space="preserve">憂鬱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4">
            <w:pPr>
              <w:widowControl w:val="0"/>
              <w:spacing w:line="240" w:lineRule="auto"/>
              <w:rPr/>
            </w:pPr>
            <w:r w:rsidDel="00000000" w:rsidR="00000000" w:rsidRPr="00000000">
              <w:rPr>
                <w:rtl w:val="0"/>
              </w:rPr>
              <w:t xml:space="preserve">Tristitia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6">
            <w:pPr>
              <w:widowControl w:val="0"/>
              <w:spacing w:line="240" w:lineRule="auto"/>
              <w:rPr/>
            </w:pPr>
            <w:sdt>
              <w:sdtPr>
                <w:tag w:val="goog_rdk_297"/>
              </w:sdtPr>
              <w:sdtContent>
                <w:r w:rsidDel="00000000" w:rsidR="00000000" w:rsidRPr="00000000">
                  <w:rPr>
                    <w:rFonts w:ascii="Arial Unicode MS" w:cs="Arial Unicode MS" w:eastAsia="Arial Unicode MS" w:hAnsi="Arial Unicode MS"/>
                    <w:rtl w:val="0"/>
                  </w:rPr>
                  <w:t xml:space="preserve">虚飾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27">
            <w:pPr>
              <w:widowControl w:val="0"/>
              <w:spacing w:line="240" w:lineRule="auto"/>
              <w:rPr/>
            </w:pPr>
            <w:r w:rsidDel="00000000" w:rsidR="00000000" w:rsidRPr="00000000">
              <w:rPr>
                <w:rtl w:val="0"/>
              </w:rPr>
              <w:t xml:space="preserve">Vainglory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8">
            <w:pPr>
              <w:widowControl w:val="0"/>
              <w:spacing w:line="240" w:lineRule="auto"/>
              <w:rPr/>
            </w:pPr>
            <w:r w:rsidDel="00000000" w:rsidR="00000000" w:rsidRPr="00000000">
              <w:rPr>
                <w:rtl w:val="0"/>
              </w:rPr>
            </w:r>
          </w:p>
        </w:tc>
      </w:tr>
    </w:tbl>
    <w:p w:rsidR="00000000" w:rsidDel="00000000" w:rsidP="00000000" w:rsidRDefault="00000000" w:rsidRPr="00000000" w14:paraId="00000429">
      <w:pPr>
        <w:ind w:firstLine="720"/>
        <w:rPr>
          <w:b w:val="1"/>
          <w:sz w:val="24"/>
          <w:szCs w:val="24"/>
        </w:rPr>
      </w:pPr>
      <w:r w:rsidDel="00000000" w:rsidR="00000000" w:rsidRPr="00000000">
        <w:rPr>
          <w:rtl w:val="0"/>
        </w:rPr>
      </w:r>
    </w:p>
    <w:p w:rsidR="00000000" w:rsidDel="00000000" w:rsidP="00000000" w:rsidRDefault="00000000" w:rsidRPr="00000000" w14:paraId="0000042A">
      <w:pPr>
        <w:ind w:firstLine="720"/>
        <w:rPr>
          <w:b w:val="1"/>
          <w:sz w:val="24"/>
          <w:szCs w:val="24"/>
        </w:rPr>
      </w:pPr>
      <w:r w:rsidDel="00000000" w:rsidR="00000000" w:rsidRPr="00000000">
        <w:rPr>
          <w:rtl w:val="0"/>
        </w:rPr>
      </w:r>
    </w:p>
    <w:p w:rsidR="00000000" w:rsidDel="00000000" w:rsidP="00000000" w:rsidRDefault="00000000" w:rsidRPr="00000000" w14:paraId="0000042B">
      <w:pPr>
        <w:pStyle w:val="Heading3"/>
        <w:ind w:firstLine="720"/>
        <w:rPr/>
      </w:pPr>
      <w:bookmarkStart w:colFirst="0" w:colLast="0" w:name="_heading=h.geszqy3k9srg" w:id="13"/>
      <w:bookmarkEnd w:id="13"/>
      <w:r w:rsidDel="00000000" w:rsidR="00000000" w:rsidRPr="00000000">
        <w:rPr>
          <w:rtl w:val="0"/>
        </w:rPr>
        <w:t xml:space="preserve">Associations, Groups</w:t>
      </w:r>
    </w:p>
    <w:tbl>
      <w:tblPr>
        <w:tblStyle w:val="Table1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2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2F">
            <w:pPr>
              <w:widowControl w:val="0"/>
              <w:spacing w:line="240" w:lineRule="auto"/>
              <w:rPr/>
            </w:pPr>
            <w:sdt>
              <w:sdtPr>
                <w:tag w:val="goog_rdk_298"/>
              </w:sdtPr>
              <w:sdtContent>
                <w:r w:rsidDel="00000000" w:rsidR="00000000" w:rsidRPr="00000000">
                  <w:rPr>
                    <w:rFonts w:ascii="Arial Unicode MS" w:cs="Arial Unicode MS" w:eastAsia="Arial Unicode MS" w:hAnsi="Arial Unicode MS"/>
                    <w:rtl w:val="0"/>
                  </w:rPr>
                  <w:t xml:space="preserve">四大国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0">
            <w:pPr>
              <w:widowControl w:val="0"/>
              <w:spacing w:line="240" w:lineRule="auto"/>
              <w:rPr/>
            </w:pPr>
            <w:r w:rsidDel="00000000" w:rsidR="00000000" w:rsidRPr="00000000">
              <w:rPr>
                <w:rtl w:val="0"/>
              </w:rPr>
              <w:t xml:space="preserve">Four Great Countries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2">
            <w:pPr>
              <w:widowControl w:val="0"/>
              <w:spacing w:line="240" w:lineRule="auto"/>
              <w:rPr/>
            </w:pPr>
            <w:sdt>
              <w:sdtPr>
                <w:tag w:val="goog_rdk_299"/>
              </w:sdtPr>
              <w:sdtContent>
                <w:r w:rsidDel="00000000" w:rsidR="00000000" w:rsidRPr="00000000">
                  <w:rPr>
                    <w:rFonts w:ascii="Arial Unicode MS" w:cs="Arial Unicode MS" w:eastAsia="Arial Unicode MS" w:hAnsi="Arial Unicode MS"/>
                    <w:rtl w:val="0"/>
                  </w:rPr>
                  <w:t xml:space="preserve">賢人会</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3">
            <w:pPr>
              <w:widowControl w:val="0"/>
              <w:spacing w:line="240" w:lineRule="auto"/>
              <w:rPr/>
            </w:pPr>
            <w:r w:rsidDel="00000000" w:rsidR="00000000" w:rsidRPr="00000000">
              <w:rPr>
                <w:rtl w:val="0"/>
              </w:rPr>
              <w:t xml:space="preserve">Council of Wise Men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4">
            <w:pPr>
              <w:widowControl w:val="0"/>
              <w:spacing w:line="240" w:lineRule="auto"/>
              <w:rPr/>
            </w:pPr>
            <w:r w:rsidDel="00000000" w:rsidR="00000000" w:rsidRPr="00000000">
              <w:rPr>
                <w:rtl w:val="0"/>
              </w:rPr>
              <w:t xml:space="preserve">To be decided if “Sages” should be used instead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5">
            <w:pPr>
              <w:widowControl w:val="0"/>
              <w:spacing w:line="240" w:lineRule="auto"/>
              <w:rPr/>
            </w:pPr>
            <w:sdt>
              <w:sdtPr>
                <w:tag w:val="goog_rdk_300"/>
              </w:sdtPr>
              <w:sdtContent>
                <w:r w:rsidDel="00000000" w:rsidR="00000000" w:rsidRPr="00000000">
                  <w:rPr>
                    <w:rFonts w:ascii="Arial Unicode MS" w:cs="Arial Unicode MS" w:eastAsia="Arial Unicode MS" w:hAnsi="Arial Unicode MS"/>
                    <w:color w:val="000000"/>
                    <w:rtl w:val="0"/>
                  </w:rPr>
                  <w:t xml:space="preserve">魔女教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6">
            <w:pPr>
              <w:widowControl w:val="0"/>
              <w:spacing w:line="240" w:lineRule="auto"/>
              <w:rPr/>
            </w:pPr>
            <w:r w:rsidDel="00000000" w:rsidR="00000000" w:rsidRPr="00000000">
              <w:rPr>
                <w:color w:val="000000"/>
                <w:rtl w:val="0"/>
              </w:rPr>
              <w:t xml:space="preserve">Witch Cult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8">
            <w:pPr>
              <w:widowControl w:val="0"/>
              <w:spacing w:line="240" w:lineRule="auto"/>
              <w:rPr>
                <w:color w:val="000000"/>
              </w:rPr>
            </w:pPr>
            <w:sdt>
              <w:sdtPr>
                <w:tag w:val="goog_rdk_301"/>
              </w:sdtPr>
              <w:sdtContent>
                <w:r w:rsidDel="00000000" w:rsidR="00000000" w:rsidRPr="00000000">
                  <w:rPr>
                    <w:rFonts w:ascii="Arial Unicode MS" w:cs="Arial Unicode MS" w:eastAsia="Arial Unicode MS" w:hAnsi="Arial Unicode MS"/>
                    <w:color w:val="000000"/>
                    <w:rtl w:val="0"/>
                  </w:rPr>
                  <w:t xml:space="preserve">シュドラクの民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9">
            <w:pPr>
              <w:widowControl w:val="0"/>
              <w:spacing w:line="240" w:lineRule="auto"/>
              <w:rPr>
                <w:color w:val="000000"/>
              </w:rPr>
            </w:pPr>
            <w:r w:rsidDel="00000000" w:rsidR="00000000" w:rsidRPr="00000000">
              <w:rPr>
                <w:color w:val="000000"/>
                <w:rtl w:val="0"/>
              </w:rPr>
              <w:t xml:space="preserve">People of Shudraq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A">
            <w:pPr>
              <w:widowControl w:val="0"/>
              <w:spacing w:line="240" w:lineRule="auto"/>
              <w:rPr/>
            </w:pPr>
            <w:r w:rsidDel="00000000" w:rsidR="00000000" w:rsidRPr="00000000">
              <w:rPr>
                <w:rtl w:val="0"/>
              </w:rPr>
              <w:t xml:space="preserve">“Shudraqians” may also be used as a substitute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B">
            <w:pPr>
              <w:widowControl w:val="0"/>
              <w:spacing w:line="240" w:lineRule="auto"/>
              <w:rPr/>
            </w:pPr>
            <w:sdt>
              <w:sdtPr>
                <w:tag w:val="goog_rdk_302"/>
              </w:sdtPr>
              <w:sdtContent>
                <w:r w:rsidDel="00000000" w:rsidR="00000000" w:rsidRPr="00000000">
                  <w:rPr>
                    <w:rFonts w:ascii="Arial Unicode MS" w:cs="Arial Unicode MS" w:eastAsia="Arial Unicode MS" w:hAnsi="Arial Unicode MS"/>
                    <w:rtl w:val="0"/>
                  </w:rPr>
                  <w:t xml:space="preserve">ルグニカ王族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C">
            <w:pPr>
              <w:widowControl w:val="0"/>
              <w:spacing w:line="240" w:lineRule="auto"/>
              <w:rPr/>
            </w:pPr>
            <w:r w:rsidDel="00000000" w:rsidR="00000000" w:rsidRPr="00000000">
              <w:rPr>
                <w:rtl w:val="0"/>
              </w:rPr>
              <w:t xml:space="preserve">Royal Family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3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3E">
            <w:pPr>
              <w:widowControl w:val="0"/>
              <w:spacing w:line="240" w:lineRule="auto"/>
              <w:rPr/>
            </w:pPr>
            <w:sdt>
              <w:sdtPr>
                <w:tag w:val="goog_rdk_303"/>
              </w:sdtPr>
              <w:sdtContent>
                <w:r w:rsidDel="00000000" w:rsidR="00000000" w:rsidRPr="00000000">
                  <w:rPr>
                    <w:rFonts w:ascii="Arial Unicode MS" w:cs="Arial Unicode MS" w:eastAsia="Arial Unicode MS" w:hAnsi="Arial Unicode MS"/>
                    <w:rtl w:val="0"/>
                  </w:rPr>
                  <w:t xml:space="preserve">ヴォラキア皇族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3F">
            <w:pPr>
              <w:widowControl w:val="0"/>
              <w:spacing w:line="240" w:lineRule="auto"/>
              <w:rPr/>
            </w:pPr>
            <w:r w:rsidDel="00000000" w:rsidR="00000000" w:rsidRPr="00000000">
              <w:rPr>
                <w:rtl w:val="0"/>
              </w:rPr>
              <w:t xml:space="preserve">Vollachian Imperial Family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1">
            <w:pPr>
              <w:widowControl w:val="0"/>
              <w:spacing w:line="240" w:lineRule="auto"/>
              <w:rPr>
                <w:color w:val="000000"/>
              </w:rPr>
            </w:pPr>
            <w:sdt>
              <w:sdtPr>
                <w:tag w:val="goog_rdk_304"/>
              </w:sdtPr>
              <w:sdtContent>
                <w:r w:rsidDel="00000000" w:rsidR="00000000" w:rsidRPr="00000000">
                  <w:rPr>
                    <w:rFonts w:ascii="Arial Unicode MS" w:cs="Arial Unicode MS" w:eastAsia="Arial Unicode MS" w:hAnsi="Arial Unicode MS"/>
                    <w:rtl w:val="0"/>
                  </w:rPr>
                  <w:t xml:space="preserve">帝国貴族</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2">
            <w:pPr>
              <w:widowControl w:val="0"/>
              <w:spacing w:line="240" w:lineRule="auto"/>
              <w:rPr>
                <w:color w:val="000000"/>
              </w:rPr>
            </w:pPr>
            <w:r w:rsidDel="00000000" w:rsidR="00000000" w:rsidRPr="00000000">
              <w:rPr>
                <w:rtl w:val="0"/>
              </w:rPr>
              <w:t xml:space="preserve">Imperial Nobility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4">
            <w:pPr>
              <w:widowControl w:val="0"/>
              <w:spacing w:line="240" w:lineRule="auto"/>
              <w:rPr/>
            </w:pPr>
            <w:sdt>
              <w:sdtPr>
                <w:tag w:val="goog_rdk_305"/>
              </w:sdtPr>
              <w:sdtContent>
                <w:r w:rsidDel="00000000" w:rsidR="00000000" w:rsidRPr="00000000">
                  <w:rPr>
                    <w:rFonts w:ascii="Arial Unicode MS" w:cs="Arial Unicode MS" w:eastAsia="Arial Unicode MS" w:hAnsi="Arial Unicode MS"/>
                    <w:rtl w:val="0"/>
                  </w:rPr>
                  <w:t xml:space="preserve">帝国軍人</w:t>
                </w:r>
              </w:sdtContent>
            </w:sdt>
          </w:p>
          <w:p w:rsidR="00000000" w:rsidDel="00000000" w:rsidP="00000000" w:rsidRDefault="00000000" w:rsidRPr="00000000" w14:paraId="00000445">
            <w:pPr>
              <w:widowControl w:val="0"/>
              <w:spacing w:line="240" w:lineRule="auto"/>
              <w:rPr/>
            </w:pPr>
            <w:sdt>
              <w:sdtPr>
                <w:tag w:val="goog_rdk_306"/>
              </w:sdtPr>
              <w:sdtContent>
                <w:r w:rsidDel="00000000" w:rsidR="00000000" w:rsidRPr="00000000">
                  <w:rPr>
                    <w:rFonts w:ascii="Arial Unicode MS" w:cs="Arial Unicode MS" w:eastAsia="Arial Unicode MS" w:hAnsi="Arial Unicode MS"/>
                    <w:rtl w:val="0"/>
                  </w:rPr>
                  <w:t xml:space="preserve">帝国兵</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6">
            <w:pPr>
              <w:widowControl w:val="0"/>
              <w:spacing w:line="240" w:lineRule="auto"/>
              <w:rPr/>
            </w:pPr>
            <w:r w:rsidDel="00000000" w:rsidR="00000000" w:rsidRPr="00000000">
              <w:rPr>
                <w:rtl w:val="0"/>
              </w:rPr>
              <w:t xml:space="preserve">Imperial Soldier(s)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8">
            <w:pPr>
              <w:widowControl w:val="0"/>
              <w:spacing w:line="240" w:lineRule="auto"/>
              <w:rPr>
                <w:color w:val="000000"/>
              </w:rPr>
            </w:pPr>
            <w:sdt>
              <w:sdtPr>
                <w:tag w:val="goog_rdk_307"/>
              </w:sdtPr>
              <w:sdtContent>
                <w:r w:rsidDel="00000000" w:rsidR="00000000" w:rsidRPr="00000000">
                  <w:rPr>
                    <w:rFonts w:ascii="Arial Unicode MS" w:cs="Arial Unicode MS" w:eastAsia="Arial Unicode MS" w:hAnsi="Arial Unicode MS"/>
                    <w:color w:val="000000"/>
                    <w:rtl w:val="0"/>
                  </w:rPr>
                  <w:t xml:space="preserve">九神将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9">
            <w:pPr>
              <w:widowControl w:val="0"/>
              <w:spacing w:line="240" w:lineRule="auto"/>
              <w:rPr>
                <w:color w:val="000000"/>
              </w:rPr>
            </w:pPr>
            <w:r w:rsidDel="00000000" w:rsidR="00000000" w:rsidRPr="00000000">
              <w:rPr>
                <w:color w:val="000000"/>
                <w:rtl w:val="0"/>
              </w:rPr>
              <w:t xml:space="preserve">Nine Divine Generals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A">
            <w:pPr>
              <w:widowControl w:val="0"/>
              <w:spacing w:line="240" w:lineRule="auto"/>
              <w:rPr/>
            </w:pPr>
            <w:r w:rsidDel="00000000" w:rsidR="00000000" w:rsidRPr="00000000">
              <w:rPr>
                <w:rtl w:val="0"/>
              </w:rPr>
              <w:t xml:space="preserve">Use “Divine General” when referring to one or more individuals in particular, not the group as a whole</w:t>
            </w:r>
          </w:p>
          <w:p w:rsidR="00000000" w:rsidDel="00000000" w:rsidP="00000000" w:rsidRDefault="00000000" w:rsidRPr="00000000" w14:paraId="0000044B">
            <w:pPr>
              <w:widowControl w:val="0"/>
              <w:spacing w:line="240" w:lineRule="auto"/>
              <w:rPr/>
            </w:pPr>
            <w:r w:rsidDel="00000000" w:rsidR="00000000" w:rsidRPr="00000000">
              <w:rPr>
                <w:rtl w:val="0"/>
              </w:rPr>
              <w:t xml:space="preserve">Ranks should be ordinals: First, Second,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C">
            <w:pPr>
              <w:widowControl w:val="0"/>
              <w:spacing w:line="240" w:lineRule="auto"/>
              <w:rPr>
                <w:color w:val="000000"/>
              </w:rPr>
            </w:pPr>
            <w:sdt>
              <w:sdtPr>
                <w:tag w:val="goog_rdk_308"/>
              </w:sdtPr>
              <w:sdtContent>
                <w:r w:rsidDel="00000000" w:rsidR="00000000" w:rsidRPr="00000000">
                  <w:rPr>
                    <w:rFonts w:ascii="Arial Unicode MS" w:cs="Arial Unicode MS" w:eastAsia="Arial Unicode MS" w:hAnsi="Arial Unicode MS"/>
                    <w:color w:val="000000"/>
                    <w:rtl w:val="0"/>
                  </w:rPr>
                  <w:t xml:space="preserve">近衛騎士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4D">
            <w:pPr>
              <w:widowControl w:val="0"/>
              <w:spacing w:line="240" w:lineRule="auto"/>
              <w:rPr>
                <w:color w:val="000000"/>
              </w:rPr>
            </w:pPr>
            <w:r w:rsidDel="00000000" w:rsidR="00000000" w:rsidRPr="00000000">
              <w:rPr>
                <w:color w:val="000000"/>
                <w:rtl w:val="0"/>
              </w:rPr>
              <w:t xml:space="preserve">Royal Guard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4F">
            <w:pPr>
              <w:widowControl w:val="0"/>
              <w:spacing w:line="240" w:lineRule="auto"/>
              <w:rPr>
                <w:color w:val="000000"/>
              </w:rPr>
            </w:pPr>
            <w:sdt>
              <w:sdtPr>
                <w:tag w:val="goog_rdk_309"/>
              </w:sdtPr>
              <w:sdtContent>
                <w:r w:rsidDel="00000000" w:rsidR="00000000" w:rsidRPr="00000000">
                  <w:rPr>
                    <w:rFonts w:ascii="Arial Unicode MS" w:cs="Arial Unicode MS" w:eastAsia="Arial Unicode MS" w:hAnsi="Arial Unicode MS"/>
                    <w:rtl w:val="0"/>
                  </w:rPr>
                  <w:t xml:space="preserve">&lt;X&gt;陣営</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0">
            <w:pPr>
              <w:widowControl w:val="0"/>
              <w:spacing w:line="240" w:lineRule="auto"/>
              <w:rPr>
                <w:color w:val="000000"/>
              </w:rPr>
            </w:pPr>
            <w:r w:rsidDel="00000000" w:rsidR="00000000" w:rsidRPr="00000000">
              <w:rPr>
                <w:rtl w:val="0"/>
              </w:rPr>
              <w:t xml:space="preserve">&lt;X&gt; Camp</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1">
            <w:pPr>
              <w:widowControl w:val="0"/>
              <w:spacing w:line="240" w:lineRule="auto"/>
              <w:rPr/>
            </w:pPr>
            <w:r w:rsidDel="00000000" w:rsidR="00000000" w:rsidRPr="00000000">
              <w:rPr>
                <w:rtl w:val="0"/>
              </w:rPr>
              <w:t xml:space="preserve">Capitalized</w:t>
            </w:r>
          </w:p>
          <w:p w:rsidR="00000000" w:rsidDel="00000000" w:rsidP="00000000" w:rsidRDefault="00000000" w:rsidRPr="00000000" w14:paraId="00000452">
            <w:pPr>
              <w:widowControl w:val="0"/>
              <w:spacing w:line="240" w:lineRule="auto"/>
              <w:rPr/>
            </w:pPr>
            <w:r w:rsidDel="00000000" w:rsidR="00000000" w:rsidRPr="00000000">
              <w:rPr>
                <w:rtl w:val="0"/>
              </w:rPr>
              <w:t xml:space="preserve">Used for the Royal Candidates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3">
            <w:pPr>
              <w:widowControl w:val="0"/>
              <w:spacing w:line="240" w:lineRule="auto"/>
              <w:rPr>
                <w:color w:val="000000"/>
              </w:rPr>
            </w:pPr>
            <w:sdt>
              <w:sdtPr>
                <w:tag w:val="goog_rdk_310"/>
              </w:sdtPr>
              <w:sdtContent>
                <w:r w:rsidDel="00000000" w:rsidR="00000000" w:rsidRPr="00000000">
                  <w:rPr>
                    <w:rFonts w:ascii="Arial Unicode MS" w:cs="Arial Unicode MS" w:eastAsia="Arial Unicode MS" w:hAnsi="Arial Unicode MS"/>
                    <w:rtl w:val="0"/>
                  </w:rPr>
                  <w:t xml:space="preserve">プレアデス戦団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4">
            <w:pPr>
              <w:widowControl w:val="0"/>
              <w:spacing w:line="240" w:lineRule="auto"/>
              <w:rPr>
                <w:color w:val="000000"/>
              </w:rPr>
            </w:pPr>
            <w:r w:rsidDel="00000000" w:rsidR="00000000" w:rsidRPr="00000000">
              <w:rPr>
                <w:rtl w:val="0"/>
              </w:rPr>
              <w:t xml:space="preserve">Pleiades Battalion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6">
            <w:pPr>
              <w:widowControl w:val="0"/>
              <w:spacing w:line="240" w:lineRule="auto"/>
              <w:rPr/>
            </w:pPr>
            <w:sdt>
              <w:sdtPr>
                <w:tag w:val="goog_rdk_311"/>
              </w:sdtPr>
              <w:sdtContent>
                <w:r w:rsidDel="00000000" w:rsidR="00000000" w:rsidRPr="00000000">
                  <w:rPr>
                    <w:rFonts w:ascii="Arial Unicode MS" w:cs="Arial Unicode MS" w:eastAsia="Arial Unicode MS" w:hAnsi="Arial Unicode MS"/>
                    <w:rtl w:val="0"/>
                  </w:rPr>
                  <w:t xml:space="preserve">飛竜隊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7">
            <w:pPr>
              <w:widowControl w:val="0"/>
              <w:spacing w:line="240" w:lineRule="auto"/>
              <w:rPr/>
            </w:pPr>
            <w:r w:rsidDel="00000000" w:rsidR="00000000" w:rsidRPr="00000000">
              <w:rPr>
                <w:rtl w:val="0"/>
              </w:rPr>
              <w:t xml:space="preserve">Flying Dragon Squadron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9">
            <w:pPr>
              <w:widowControl w:val="0"/>
              <w:spacing w:line="240" w:lineRule="auto"/>
              <w:rPr/>
            </w:pPr>
            <w:sdt>
              <w:sdtPr>
                <w:tag w:val="goog_rdk_312"/>
              </w:sdtPr>
              <w:sdtContent>
                <w:r w:rsidDel="00000000" w:rsidR="00000000" w:rsidRPr="00000000">
                  <w:rPr>
                    <w:rFonts w:ascii="Arial Unicode MS" w:cs="Arial Unicode MS" w:eastAsia="Arial Unicode MS" w:hAnsi="Arial Unicode MS"/>
                    <w:rtl w:val="0"/>
                  </w:rPr>
                  <w:t xml:space="preserve">剪定部隊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A">
            <w:pPr>
              <w:widowControl w:val="0"/>
              <w:spacing w:line="240" w:lineRule="auto"/>
              <w:rPr/>
            </w:pPr>
            <w:r w:rsidDel="00000000" w:rsidR="00000000" w:rsidRPr="00000000">
              <w:rPr>
                <w:rtl w:val="0"/>
              </w:rPr>
              <w:t xml:space="preserve">Pruning Corps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C">
            <w:pPr>
              <w:widowControl w:val="0"/>
              <w:spacing w:line="240" w:lineRule="auto"/>
              <w:rPr/>
            </w:pPr>
            <w:sdt>
              <w:sdtPr>
                <w:tag w:val="goog_rdk_313"/>
              </w:sdtPr>
              <w:sdtContent>
                <w:r w:rsidDel="00000000" w:rsidR="00000000" w:rsidRPr="00000000">
                  <w:rPr>
                    <w:rFonts w:ascii="Arial Unicode MS" w:cs="Arial Unicode MS" w:eastAsia="Arial Unicode MS" w:hAnsi="Arial Unicode MS"/>
                    <w:rtl w:val="0"/>
                  </w:rPr>
                  <w:t xml:space="preserve">(ヴォラキア帝国を)滅亡から救い隊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5D">
            <w:pPr>
              <w:widowControl w:val="0"/>
              <w:spacing w:line="240" w:lineRule="auto"/>
              <w:rPr/>
            </w:pPr>
            <w:r w:rsidDel="00000000" w:rsidR="00000000" w:rsidRPr="00000000">
              <w:rPr>
                <w:rtl w:val="0"/>
              </w:rPr>
              <w:t xml:space="preserve">Rescue (the Vollachian Empire) from Destruction Squad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5F">
            <w:pPr>
              <w:widowControl w:val="0"/>
              <w:spacing w:line="240" w:lineRule="auto"/>
              <w:rPr/>
            </w:pPr>
            <w:sdt>
              <w:sdtPr>
                <w:tag w:val="goog_rdk_314"/>
              </w:sdtPr>
              <w:sdtContent>
                <w:r w:rsidDel="00000000" w:rsidR="00000000" w:rsidRPr="00000000">
                  <w:rPr>
                    <w:rFonts w:ascii="Arial Unicode MS" w:cs="Arial Unicode MS" w:eastAsia="Arial Unicode MS" w:hAnsi="Arial Unicode MS"/>
                    <w:rtl w:val="0"/>
                  </w:rPr>
                  <w:t xml:space="preserve">黒銀貨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0">
            <w:pPr>
              <w:widowControl w:val="0"/>
              <w:spacing w:line="240" w:lineRule="auto"/>
              <w:rPr/>
            </w:pPr>
            <w:r w:rsidDel="00000000" w:rsidR="00000000" w:rsidRPr="00000000">
              <w:rPr>
                <w:rtl w:val="0"/>
              </w:rPr>
              <w:t xml:space="preserve">Black Silver Coin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2">
            <w:pPr>
              <w:widowControl w:val="0"/>
              <w:spacing w:line="240" w:lineRule="auto"/>
              <w:rPr/>
            </w:pPr>
            <w:sdt>
              <w:sdtPr>
                <w:tag w:val="goog_rdk_315"/>
              </w:sdtPr>
              <w:sdtContent>
                <w:r w:rsidDel="00000000" w:rsidR="00000000" w:rsidRPr="00000000">
                  <w:rPr>
                    <w:rFonts w:ascii="Arial Unicode MS" w:cs="Arial Unicode MS" w:eastAsia="Arial Unicode MS" w:hAnsi="Arial Unicode MS"/>
                    <w:rtl w:val="0"/>
                  </w:rPr>
                  <w:t xml:space="preserve">天秤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3">
            <w:pPr>
              <w:widowControl w:val="0"/>
              <w:spacing w:line="240" w:lineRule="auto"/>
              <w:rPr/>
            </w:pPr>
            <w:r w:rsidDel="00000000" w:rsidR="00000000" w:rsidRPr="00000000">
              <w:rPr>
                <w:rtl w:val="0"/>
              </w:rPr>
              <w:t xml:space="preserve">Balance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5">
            <w:pPr>
              <w:widowControl w:val="0"/>
              <w:spacing w:line="240" w:lineRule="auto"/>
              <w:rPr/>
            </w:pPr>
            <w:sdt>
              <w:sdtPr>
                <w:tag w:val="goog_rdk_316"/>
              </w:sdtPr>
              <w:sdtContent>
                <w:r w:rsidDel="00000000" w:rsidR="00000000" w:rsidRPr="00000000">
                  <w:rPr>
                    <w:rFonts w:ascii="Arial Unicode MS" w:cs="Arial Unicode MS" w:eastAsia="Arial Unicode MS" w:hAnsi="Arial Unicode MS"/>
                    <w:rtl w:val="0"/>
                  </w:rPr>
                  <w:t xml:space="preserve">華獄園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66">
            <w:pPr>
              <w:widowControl w:val="0"/>
              <w:spacing w:line="240" w:lineRule="auto"/>
              <w:rPr/>
            </w:pPr>
            <w:r w:rsidDel="00000000" w:rsidR="00000000" w:rsidRPr="00000000">
              <w:rPr>
                <w:rtl w:val="0"/>
              </w:rPr>
              <w:t xml:space="preserve">Flower Prison Garden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7">
            <w:pPr>
              <w:widowControl w:val="0"/>
              <w:spacing w:line="240" w:lineRule="auto"/>
              <w:rPr/>
            </w:pPr>
            <w:r w:rsidDel="00000000" w:rsidR="00000000" w:rsidRPr="00000000">
              <w:rPr>
                <w:rtl w:val="0"/>
              </w:rPr>
            </w:r>
          </w:p>
        </w:tc>
      </w:tr>
    </w:tbl>
    <w:p w:rsidR="00000000" w:rsidDel="00000000" w:rsidP="00000000" w:rsidRDefault="00000000" w:rsidRPr="00000000" w14:paraId="00000468">
      <w:pPr>
        <w:ind w:firstLine="720"/>
        <w:rPr>
          <w:b w:val="1"/>
          <w:sz w:val="24"/>
          <w:szCs w:val="24"/>
        </w:rPr>
      </w:pPr>
      <w:r w:rsidDel="00000000" w:rsidR="00000000" w:rsidRPr="00000000">
        <w:rPr>
          <w:rtl w:val="0"/>
        </w:rPr>
      </w:r>
    </w:p>
    <w:p w:rsidR="00000000" w:rsidDel="00000000" w:rsidP="00000000" w:rsidRDefault="00000000" w:rsidRPr="00000000" w14:paraId="00000469">
      <w:pPr>
        <w:ind w:firstLine="720"/>
        <w:rPr>
          <w:b w:val="1"/>
          <w:sz w:val="24"/>
          <w:szCs w:val="24"/>
        </w:rPr>
      </w:pPr>
      <w:r w:rsidDel="00000000" w:rsidR="00000000" w:rsidRPr="00000000">
        <w:rPr>
          <w:rtl w:val="0"/>
        </w:rPr>
      </w:r>
    </w:p>
    <w:p w:rsidR="00000000" w:rsidDel="00000000" w:rsidP="00000000" w:rsidRDefault="00000000" w:rsidRPr="00000000" w14:paraId="0000046A">
      <w:pPr>
        <w:pStyle w:val="Heading3"/>
        <w:ind w:firstLine="720"/>
        <w:rPr/>
      </w:pPr>
      <w:bookmarkStart w:colFirst="0" w:colLast="0" w:name="_heading=h.ce4z6foo5ick" w:id="14"/>
      <w:bookmarkEnd w:id="14"/>
      <w:r w:rsidDel="00000000" w:rsidR="00000000" w:rsidRPr="00000000">
        <w:rPr>
          <w:rtl w:val="0"/>
        </w:rPr>
        <w:t xml:space="preserve">Objects</w:t>
      </w:r>
    </w:p>
    <w:tbl>
      <w:tblPr>
        <w:tblStyle w:val="Table12"/>
        <w:tblW w:w="852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985"/>
        <w:gridCol w:w="3750"/>
        <w:tblGridChange w:id="0">
          <w:tblGrid>
            <w:gridCol w:w="1785"/>
            <w:gridCol w:w="2985"/>
            <w:gridCol w:w="37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6E">
            <w:pPr>
              <w:widowControl w:val="0"/>
              <w:spacing w:line="240" w:lineRule="auto"/>
              <w:rPr>
                <w:color w:val="000000"/>
              </w:rPr>
            </w:pPr>
            <w:sdt>
              <w:sdtPr>
                <w:tag w:val="goog_rdk_317"/>
              </w:sdtPr>
              <w:sdtContent>
                <w:r w:rsidDel="00000000" w:rsidR="00000000" w:rsidRPr="00000000">
                  <w:rPr>
                    <w:rFonts w:ascii="Arial Unicode MS" w:cs="Arial Unicode MS" w:eastAsia="Arial Unicode MS" w:hAnsi="Arial Unicode MS"/>
                    <w:rtl w:val="0"/>
                  </w:rPr>
                  <w:t xml:space="preserve">竜歴石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6F">
            <w:pPr>
              <w:widowControl w:val="0"/>
              <w:spacing w:line="240" w:lineRule="auto"/>
              <w:rPr>
                <w:color w:val="000000"/>
              </w:rPr>
            </w:pPr>
            <w:r w:rsidDel="00000000" w:rsidR="00000000" w:rsidRPr="00000000">
              <w:rPr>
                <w:rtl w:val="0"/>
              </w:rPr>
              <w:t xml:space="preserve">Dragon History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1">
            <w:pPr>
              <w:widowControl w:val="0"/>
              <w:spacing w:line="240" w:lineRule="auto"/>
              <w:rPr/>
            </w:pPr>
            <w:sdt>
              <w:sdtPr>
                <w:tag w:val="goog_rdk_318"/>
              </w:sdtPr>
              <w:sdtContent>
                <w:r w:rsidDel="00000000" w:rsidR="00000000" w:rsidRPr="00000000">
                  <w:rPr>
                    <w:rFonts w:ascii="Arial Unicode MS" w:cs="Arial Unicode MS" w:eastAsia="Arial Unicode MS" w:hAnsi="Arial Unicode MS"/>
                    <w:rtl w:val="0"/>
                  </w:rPr>
                  <w:t xml:space="preserve">聖金貨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2">
            <w:pPr>
              <w:widowControl w:val="0"/>
              <w:spacing w:line="240" w:lineRule="auto"/>
              <w:rPr/>
            </w:pPr>
            <w:r w:rsidDel="00000000" w:rsidR="00000000" w:rsidRPr="00000000">
              <w:rPr>
                <w:rtl w:val="0"/>
              </w:rPr>
              <w:t xml:space="preserve">holy 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4">
            <w:pPr>
              <w:widowControl w:val="0"/>
              <w:spacing w:line="240" w:lineRule="auto"/>
              <w:rPr/>
            </w:pPr>
            <w:sdt>
              <w:sdtPr>
                <w:tag w:val="goog_rdk_319"/>
              </w:sdtPr>
              <w:sdtContent>
                <w:r w:rsidDel="00000000" w:rsidR="00000000" w:rsidRPr="00000000">
                  <w:rPr>
                    <w:rFonts w:ascii="Arial Unicode MS" w:cs="Arial Unicode MS" w:eastAsia="Arial Unicode MS" w:hAnsi="Arial Unicode MS"/>
                    <w:rtl w:val="0"/>
                  </w:rPr>
                  <w:t xml:space="preserve">金貨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5">
            <w:pPr>
              <w:widowControl w:val="0"/>
              <w:spacing w:line="240" w:lineRule="auto"/>
              <w:rPr/>
            </w:pPr>
            <w:r w:rsidDel="00000000" w:rsidR="00000000" w:rsidRPr="00000000">
              <w:rPr>
                <w:rtl w:val="0"/>
              </w:rPr>
              <w:t xml:space="preserve">gold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7">
            <w:pPr>
              <w:widowControl w:val="0"/>
              <w:spacing w:line="240" w:lineRule="auto"/>
              <w:rPr/>
            </w:pPr>
            <w:sdt>
              <w:sdtPr>
                <w:tag w:val="goog_rdk_320"/>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8">
            <w:pPr>
              <w:widowControl w:val="0"/>
              <w:spacing w:line="240" w:lineRule="auto"/>
              <w:rPr/>
            </w:pPr>
            <w:r w:rsidDel="00000000" w:rsidR="00000000" w:rsidRPr="00000000">
              <w:rPr>
                <w:rtl w:val="0"/>
              </w:rPr>
              <w:t xml:space="preserve">silver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A">
            <w:pPr>
              <w:widowControl w:val="0"/>
              <w:spacing w:line="240" w:lineRule="auto"/>
              <w:rPr/>
            </w:pPr>
            <w:sdt>
              <w:sdtPr>
                <w:tag w:val="goog_rdk_321"/>
              </w:sdtPr>
              <w:sdtContent>
                <w:r w:rsidDel="00000000" w:rsidR="00000000" w:rsidRPr="00000000">
                  <w:rPr>
                    <w:rFonts w:ascii="Arial Unicode MS" w:cs="Arial Unicode MS" w:eastAsia="Arial Unicode MS" w:hAnsi="Arial Unicode MS"/>
                    <w:rtl w:val="0"/>
                  </w:rPr>
                  <w:t xml:space="preserve">銅貨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B">
            <w:pPr>
              <w:widowControl w:val="0"/>
              <w:spacing w:line="240" w:lineRule="auto"/>
              <w:rPr/>
            </w:pPr>
            <w:r w:rsidDel="00000000" w:rsidR="00000000" w:rsidRPr="00000000">
              <w:rPr>
                <w:rtl w:val="0"/>
              </w:rPr>
              <w:t xml:space="preserve">bronze coin(s)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7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7D">
            <w:pPr>
              <w:widowControl w:val="0"/>
              <w:spacing w:line="240" w:lineRule="auto"/>
              <w:rPr/>
            </w:pPr>
            <w:sdt>
              <w:sdtPr>
                <w:tag w:val="goog_rdk_322"/>
              </w:sdtPr>
              <w:sdtContent>
                <w:r w:rsidDel="00000000" w:rsidR="00000000" w:rsidRPr="00000000">
                  <w:rPr>
                    <w:rFonts w:ascii="Arial Unicode MS" w:cs="Arial Unicode MS" w:eastAsia="Arial Unicode MS" w:hAnsi="Arial Unicode MS"/>
                    <w:rtl w:val="0"/>
                  </w:rPr>
                  <w:t xml:space="preserve">福音</w:t>
                </w:r>
              </w:sdtContent>
            </w:sdt>
          </w:p>
          <w:p w:rsidR="00000000" w:rsidDel="00000000" w:rsidP="00000000" w:rsidRDefault="00000000" w:rsidRPr="00000000" w14:paraId="0000047E">
            <w:pPr>
              <w:widowControl w:val="0"/>
              <w:spacing w:line="240" w:lineRule="auto"/>
              <w:rPr/>
            </w:pPr>
            <w:sdt>
              <w:sdtPr>
                <w:tag w:val="goog_rdk_323"/>
              </w:sdtPr>
              <w:sdtContent>
                <w:r w:rsidDel="00000000" w:rsidR="00000000" w:rsidRPr="00000000">
                  <w:rPr>
                    <w:rFonts w:ascii="Arial Unicode MS" w:cs="Arial Unicode MS" w:eastAsia="Arial Unicode MS" w:hAnsi="Arial Unicode MS"/>
                    <w:rtl w:val="0"/>
                  </w:rPr>
                  <w:t xml:space="preserve">福音書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7F">
            <w:pPr>
              <w:widowControl w:val="0"/>
              <w:spacing w:line="240" w:lineRule="auto"/>
              <w:rPr/>
            </w:pPr>
            <w:r w:rsidDel="00000000" w:rsidR="00000000" w:rsidRPr="00000000">
              <w:rPr>
                <w:rtl w:val="0"/>
              </w:rPr>
              <w:t xml:space="preserve">Gospel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0">
            <w:pPr>
              <w:widowControl w:val="0"/>
              <w:spacing w:line="240" w:lineRule="auto"/>
              <w:rPr/>
            </w:pPr>
            <w:r w:rsidDel="00000000" w:rsidR="00000000" w:rsidRPr="00000000">
              <w:rPr>
                <w:rtl w:val="0"/>
              </w:rPr>
              <w:t xml:space="preserve">As in, the Witch Cult’s, Beatrice’s and Roswaal’s Gospels. From what I could tell, there’s two distinct ways to refer to it so yeah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1">
            <w:pPr>
              <w:widowControl w:val="0"/>
              <w:spacing w:line="240" w:lineRule="auto"/>
              <w:rPr/>
            </w:pPr>
            <w:sdt>
              <w:sdtPr>
                <w:tag w:val="goog_rdk_324"/>
              </w:sdtPr>
              <w:sdtContent>
                <w:r w:rsidDel="00000000" w:rsidR="00000000" w:rsidRPr="00000000">
                  <w:rPr>
                    <w:rFonts w:ascii="Arial Unicode MS" w:cs="Arial Unicode MS" w:eastAsia="Arial Unicode MS" w:hAnsi="Arial Unicode MS"/>
                    <w:color w:val="000000"/>
                    <w:rtl w:val="0"/>
                  </w:rPr>
                  <w:t xml:space="preserve">魔石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2">
            <w:pPr>
              <w:widowControl w:val="0"/>
              <w:spacing w:line="240" w:lineRule="auto"/>
              <w:rPr/>
            </w:pPr>
            <w:r w:rsidDel="00000000" w:rsidR="00000000" w:rsidRPr="00000000">
              <w:rPr>
                <w:color w:val="000000"/>
                <w:rtl w:val="0"/>
              </w:rPr>
              <w:t xml:space="preserve">Magic Stone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4">
            <w:pPr>
              <w:widowControl w:val="0"/>
              <w:spacing w:line="240" w:lineRule="auto"/>
              <w:rPr>
                <w:color w:val="000000"/>
              </w:rPr>
            </w:pPr>
            <w:sdt>
              <w:sdtPr>
                <w:tag w:val="goog_rdk_325"/>
              </w:sdtPr>
              <w:sdtContent>
                <w:r w:rsidDel="00000000" w:rsidR="00000000" w:rsidRPr="00000000">
                  <w:rPr>
                    <w:rFonts w:ascii="Arial Unicode MS" w:cs="Arial Unicode MS" w:eastAsia="Arial Unicode MS" w:hAnsi="Arial Unicode MS"/>
                    <w:rtl w:val="0"/>
                  </w:rPr>
                  <w:t xml:space="preserve">魔鉱石</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5">
            <w:pPr>
              <w:widowControl w:val="0"/>
              <w:spacing w:line="240" w:lineRule="auto"/>
              <w:rPr>
                <w:color w:val="000000"/>
              </w:rPr>
            </w:pPr>
            <w:r w:rsidDel="00000000" w:rsidR="00000000" w:rsidRPr="00000000">
              <w:rPr>
                <w:rtl w:val="0"/>
              </w:rPr>
              <w:t xml:space="preserve">Magic 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7">
            <w:pPr>
              <w:widowControl w:val="0"/>
              <w:spacing w:line="240" w:lineRule="auto"/>
              <w:rPr/>
            </w:pPr>
            <w:sdt>
              <w:sdtPr>
                <w:tag w:val="goog_rdk_326"/>
              </w:sdtPr>
              <w:sdtContent>
                <w:r w:rsidDel="00000000" w:rsidR="00000000" w:rsidRPr="00000000">
                  <w:rPr>
                    <w:rFonts w:ascii="Arial Unicode MS" w:cs="Arial Unicode MS" w:eastAsia="Arial Unicode MS" w:hAnsi="Arial Unicode MS"/>
                    <w:rtl w:val="0"/>
                  </w:rPr>
                  <w:t xml:space="preserve">魔晶石</w:t>
                </w:r>
              </w:sdtContent>
            </w:sdt>
          </w:p>
          <w:p w:rsidR="00000000" w:rsidDel="00000000" w:rsidP="00000000" w:rsidRDefault="00000000" w:rsidRPr="00000000" w14:paraId="00000488">
            <w:pPr>
              <w:widowControl w:val="0"/>
              <w:spacing w:line="240" w:lineRule="auto"/>
              <w:rPr/>
            </w:pPr>
            <w:sdt>
              <w:sdtPr>
                <w:tag w:val="goog_rdk_327"/>
              </w:sdtPr>
              <w:sdtContent>
                <w:r w:rsidDel="00000000" w:rsidR="00000000" w:rsidRPr="00000000">
                  <w:rPr>
                    <w:rFonts w:ascii="Arial Unicode MS" w:cs="Arial Unicode MS" w:eastAsia="Arial Unicode MS" w:hAnsi="Arial Unicode MS"/>
                    <w:rtl w:val="0"/>
                  </w:rPr>
                  <w:t xml:space="preserve">魔水晶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9">
            <w:pPr>
              <w:widowControl w:val="0"/>
              <w:spacing w:line="240" w:lineRule="auto"/>
              <w:rPr>
                <w:color w:val="000000"/>
              </w:rPr>
            </w:pPr>
            <w:r w:rsidDel="00000000" w:rsidR="00000000" w:rsidRPr="00000000">
              <w:rPr>
                <w:rtl w:val="0"/>
              </w:rPr>
              <w:t xml:space="preserve">Magic Crystal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8B">
            <w:pPr>
              <w:widowControl w:val="0"/>
              <w:spacing w:line="240" w:lineRule="auto"/>
              <w:rPr/>
            </w:pPr>
            <w:sdt>
              <w:sdtPr>
                <w:tag w:val="goog_rdk_328"/>
              </w:sdtPr>
              <w:sdtContent>
                <w:r w:rsidDel="00000000" w:rsidR="00000000" w:rsidRPr="00000000">
                  <w:rPr>
                    <w:rFonts w:ascii="Arial Unicode MS" w:cs="Arial Unicode MS" w:eastAsia="Arial Unicode MS" w:hAnsi="Arial Unicode MS"/>
                    <w:rtl w:val="0"/>
                  </w:rPr>
                  <w:t xml:space="preserve">結晶石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C">
            <w:pPr>
              <w:widowControl w:val="0"/>
              <w:spacing w:line="240" w:lineRule="auto"/>
              <w:rPr/>
            </w:pPr>
            <w:r w:rsidDel="00000000" w:rsidR="00000000" w:rsidRPr="00000000">
              <w:rPr>
                <w:rtl w:val="0"/>
              </w:rPr>
              <w:t xml:space="preserve">Crystal Stone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8E">
            <w:pPr>
              <w:widowControl w:val="0"/>
              <w:spacing w:line="240" w:lineRule="auto"/>
              <w:rPr>
                <w:color w:val="000000"/>
              </w:rPr>
            </w:pPr>
            <w:sdt>
              <w:sdtPr>
                <w:tag w:val="goog_rdk_329"/>
              </w:sdtPr>
              <w:sdtContent>
                <w:r w:rsidDel="00000000" w:rsidR="00000000" w:rsidRPr="00000000">
                  <w:rPr>
                    <w:rFonts w:ascii="Arial Unicode MS" w:cs="Arial Unicode MS" w:eastAsia="Arial Unicode MS" w:hAnsi="Arial Unicode MS"/>
                    <w:color w:val="000000"/>
                    <w:rtl w:val="0"/>
                  </w:rPr>
                  <w:t xml:space="preserve">竜車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8F">
            <w:pPr>
              <w:widowControl w:val="0"/>
              <w:spacing w:line="240" w:lineRule="auto"/>
              <w:rPr>
                <w:color w:val="000000"/>
              </w:rPr>
            </w:pPr>
            <w:r w:rsidDel="00000000" w:rsidR="00000000" w:rsidRPr="00000000">
              <w:rPr>
                <w:color w:val="000000"/>
                <w:rtl w:val="0"/>
              </w:rPr>
              <w:t xml:space="preserve">Dragon Carriage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0">
            <w:pPr>
              <w:widowControl w:val="0"/>
              <w:spacing w:line="240" w:lineRule="auto"/>
              <w:rPr/>
            </w:pPr>
            <w:r w:rsidDel="00000000" w:rsidR="00000000" w:rsidRPr="00000000">
              <w:rPr>
                <w:rtl w:val="0"/>
              </w:rPr>
              <w:t xml:space="preserve">Should be lowercase</w:t>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91">
            <w:pPr>
              <w:widowControl w:val="0"/>
              <w:spacing w:line="240" w:lineRule="auto"/>
              <w:rPr>
                <w:color w:val="000000"/>
              </w:rPr>
            </w:pPr>
            <w:sdt>
              <w:sdtPr>
                <w:tag w:val="goog_rdk_330"/>
              </w:sdtPr>
              <w:sdtContent>
                <w:r w:rsidDel="00000000" w:rsidR="00000000" w:rsidRPr="00000000">
                  <w:rPr>
                    <w:rFonts w:ascii="Arial Unicode MS" w:cs="Arial Unicode MS" w:eastAsia="Arial Unicode MS" w:hAnsi="Arial Unicode MS"/>
                    <w:color w:val="000000"/>
                    <w:rtl w:val="0"/>
                  </w:rPr>
                  <w:t xml:space="preserve">牛車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2">
            <w:pPr>
              <w:widowControl w:val="0"/>
              <w:spacing w:line="240" w:lineRule="auto"/>
              <w:rPr>
                <w:color w:val="000000"/>
              </w:rPr>
            </w:pPr>
            <w:r w:rsidDel="00000000" w:rsidR="00000000" w:rsidRPr="00000000">
              <w:rPr>
                <w:color w:val="000000"/>
                <w:rtl w:val="0"/>
              </w:rPr>
              <w:t xml:space="preserve">Ox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bottom"/>
          </w:tcPr>
          <w:p w:rsidR="00000000" w:rsidDel="00000000" w:rsidP="00000000" w:rsidRDefault="00000000" w:rsidRPr="00000000" w14:paraId="00000494">
            <w:pPr>
              <w:widowControl w:val="0"/>
              <w:spacing w:line="240" w:lineRule="auto"/>
              <w:rPr>
                <w:color w:val="000000"/>
              </w:rPr>
            </w:pPr>
            <w:sdt>
              <w:sdtPr>
                <w:tag w:val="goog_rdk_331"/>
              </w:sdtPr>
              <w:sdtContent>
                <w:r w:rsidDel="00000000" w:rsidR="00000000" w:rsidRPr="00000000">
                  <w:rPr>
                    <w:rFonts w:ascii="Arial Unicode MS" w:cs="Arial Unicode MS" w:eastAsia="Arial Unicode MS" w:hAnsi="Arial Unicode MS"/>
                    <w:color w:val="000000"/>
                    <w:rtl w:val="0"/>
                  </w:rPr>
                  <w:t xml:space="preserve">犬車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5">
            <w:pPr>
              <w:widowControl w:val="0"/>
              <w:spacing w:line="240" w:lineRule="auto"/>
              <w:rPr>
                <w:color w:val="000000"/>
              </w:rPr>
            </w:pPr>
            <w:r w:rsidDel="00000000" w:rsidR="00000000" w:rsidRPr="00000000">
              <w:rPr>
                <w:color w:val="000000"/>
                <w:rtl w:val="0"/>
              </w:rPr>
              <w:t xml:space="preserve">Canine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7">
            <w:pPr>
              <w:widowControl w:val="0"/>
              <w:spacing w:line="240" w:lineRule="auto"/>
              <w:rPr>
                <w:color w:val="000000"/>
              </w:rPr>
            </w:pPr>
            <w:sdt>
              <w:sdtPr>
                <w:tag w:val="goog_rdk_332"/>
              </w:sdtPr>
              <w:sdtContent>
                <w:r w:rsidDel="00000000" w:rsidR="00000000" w:rsidRPr="00000000">
                  <w:rPr>
                    <w:rFonts w:ascii="Arial Unicode MS" w:cs="Arial Unicode MS" w:eastAsia="Arial Unicode MS" w:hAnsi="Arial Unicode MS"/>
                    <w:color w:val="000000"/>
                    <w:rtl w:val="0"/>
                  </w:rPr>
                  <w:t xml:space="preserve">ファロー車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8">
            <w:pPr>
              <w:widowControl w:val="0"/>
              <w:spacing w:line="240" w:lineRule="auto"/>
              <w:rPr>
                <w:color w:val="000000"/>
              </w:rPr>
            </w:pPr>
            <w:r w:rsidDel="00000000" w:rsidR="00000000" w:rsidRPr="00000000">
              <w:rPr>
                <w:color w:val="000000"/>
                <w:rtl w:val="0"/>
              </w:rPr>
              <w:t xml:space="preserve">Falo Cart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A">
            <w:pPr>
              <w:widowControl w:val="0"/>
              <w:spacing w:line="240" w:lineRule="auto"/>
              <w:rPr>
                <w:color w:val="000000"/>
              </w:rPr>
            </w:pPr>
            <w:sdt>
              <w:sdtPr>
                <w:tag w:val="goog_rdk_333"/>
              </w:sdtPr>
              <w:sdtContent>
                <w:r w:rsidDel="00000000" w:rsidR="00000000" w:rsidRPr="00000000">
                  <w:rPr>
                    <w:rFonts w:ascii="Arial Unicode MS" w:cs="Arial Unicode MS" w:eastAsia="Arial Unicode MS" w:hAnsi="Arial Unicode MS"/>
                    <w:color w:val="000000"/>
                    <w:rtl w:val="0"/>
                  </w:rPr>
                  <w:t xml:space="preserve">背負子</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9B">
            <w:pPr>
              <w:widowControl w:val="0"/>
              <w:spacing w:line="240" w:lineRule="auto"/>
              <w:rPr>
                <w:color w:val="000000"/>
              </w:rPr>
            </w:pPr>
            <w:r w:rsidDel="00000000" w:rsidR="00000000" w:rsidRPr="00000000">
              <w:rPr>
                <w:color w:val="000000"/>
                <w:rtl w:val="0"/>
              </w:rPr>
              <w:t xml:space="preserve">wooden rack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9D">
            <w:pPr>
              <w:widowControl w:val="0"/>
              <w:spacing w:line="240" w:lineRule="auto"/>
              <w:rPr>
                <w:color w:val="000000"/>
              </w:rPr>
            </w:pPr>
            <w:sdt>
              <w:sdtPr>
                <w:tag w:val="goog_rdk_334"/>
              </w:sdtPr>
              <w:sdtContent>
                <w:r w:rsidDel="00000000" w:rsidR="00000000" w:rsidRPr="00000000">
                  <w:rPr>
                    <w:rFonts w:ascii="Arial Unicode MS" w:cs="Arial Unicode MS" w:eastAsia="Arial Unicode MS" w:hAnsi="Arial Unicode MS"/>
                    <w:rtl w:val="0"/>
                  </w:rPr>
                  <w:t xml:space="preserve">依り代</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E">
            <w:pPr>
              <w:widowControl w:val="0"/>
              <w:spacing w:line="240" w:lineRule="auto"/>
              <w:rPr>
                <w:color w:val="000000"/>
              </w:rPr>
            </w:pPr>
            <w:r w:rsidDel="00000000" w:rsidR="00000000" w:rsidRPr="00000000">
              <w:rPr>
                <w:rtl w:val="0"/>
              </w:rPr>
              <w:t xml:space="preserve">Anchor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49F">
            <w:pPr>
              <w:widowControl w:val="0"/>
              <w:spacing w:line="240" w:lineRule="auto"/>
              <w:rPr/>
            </w:pPr>
            <w:r w:rsidDel="00000000" w:rsidR="00000000" w:rsidRPr="00000000">
              <w:rPr>
                <w:rtl w:val="0"/>
              </w:rPr>
              <w:t xml:space="preserve">Should be uppercase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0">
            <w:pPr>
              <w:widowControl w:val="0"/>
              <w:spacing w:line="240" w:lineRule="auto"/>
              <w:rPr/>
            </w:pPr>
            <w:sdt>
              <w:sdtPr>
                <w:tag w:val="goog_rdk_335"/>
              </w:sdtPr>
              <w:sdtContent>
                <w:r w:rsidDel="00000000" w:rsidR="00000000" w:rsidRPr="00000000">
                  <w:rPr>
                    <w:rFonts w:ascii="Arial Unicode MS" w:cs="Arial Unicode MS" w:eastAsia="Arial Unicode MS" w:hAnsi="Arial Unicode MS"/>
                    <w:rtl w:val="0"/>
                  </w:rPr>
                  <w:t xml:space="preserve">パイロ樹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1">
            <w:pPr>
              <w:widowControl w:val="0"/>
              <w:spacing w:line="240" w:lineRule="auto"/>
              <w:rPr/>
            </w:pPr>
            <w:r w:rsidDel="00000000" w:rsidR="00000000" w:rsidRPr="00000000">
              <w:rPr>
                <w:rtl w:val="0"/>
              </w:rPr>
              <w:t xml:space="preserve">Pyro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2">
            <w:pPr>
              <w:widowControl w:val="0"/>
              <w:spacing w:line="240" w:lineRule="auto"/>
              <w:rPr/>
            </w:pPr>
            <w:r w:rsidDel="00000000" w:rsidR="00000000" w:rsidRPr="00000000">
              <w:rPr>
                <w:rtl w:val="0"/>
              </w:rPr>
            </w:r>
          </w:p>
        </w:tc>
      </w:tr>
    </w:tbl>
    <w:p w:rsidR="00000000" w:rsidDel="00000000" w:rsidP="00000000" w:rsidRDefault="00000000" w:rsidRPr="00000000" w14:paraId="000004A3">
      <w:pPr>
        <w:ind w:firstLine="720"/>
        <w:rPr>
          <w:b w:val="1"/>
          <w:sz w:val="24"/>
          <w:szCs w:val="24"/>
        </w:rPr>
      </w:pPr>
      <w:r w:rsidDel="00000000" w:rsidR="00000000" w:rsidRPr="00000000">
        <w:rPr>
          <w:rtl w:val="0"/>
        </w:rPr>
      </w:r>
    </w:p>
    <w:p w:rsidR="00000000" w:rsidDel="00000000" w:rsidP="00000000" w:rsidRDefault="00000000" w:rsidRPr="00000000" w14:paraId="000004A4">
      <w:pPr>
        <w:ind w:firstLine="720"/>
        <w:rPr>
          <w:b w:val="1"/>
          <w:sz w:val="24"/>
          <w:szCs w:val="24"/>
        </w:rPr>
      </w:pPr>
      <w:r w:rsidDel="00000000" w:rsidR="00000000" w:rsidRPr="00000000">
        <w:rPr>
          <w:rtl w:val="0"/>
        </w:rPr>
      </w:r>
    </w:p>
    <w:p w:rsidR="00000000" w:rsidDel="00000000" w:rsidP="00000000" w:rsidRDefault="00000000" w:rsidRPr="00000000" w14:paraId="000004A5">
      <w:pPr>
        <w:pStyle w:val="Heading3"/>
        <w:ind w:firstLine="720"/>
        <w:rPr/>
      </w:pPr>
      <w:bookmarkStart w:colFirst="0" w:colLast="0" w:name="_heading=h.wnmx8cqxo0k2" w:id="15"/>
      <w:bookmarkEnd w:id="15"/>
      <w:r w:rsidDel="00000000" w:rsidR="00000000" w:rsidRPr="00000000">
        <w:rPr>
          <w:rtl w:val="0"/>
        </w:rPr>
        <w:t xml:space="preserve">Food stuffs</w:t>
      </w:r>
    </w:p>
    <w:p w:rsidR="00000000" w:rsidDel="00000000" w:rsidP="00000000" w:rsidRDefault="00000000" w:rsidRPr="00000000" w14:paraId="000004A6">
      <w:pPr>
        <w:rPr/>
      </w:pPr>
      <w:r w:rsidDel="00000000" w:rsidR="00000000" w:rsidRPr="00000000">
        <w:rPr>
          <w:rtl w:val="0"/>
        </w:rPr>
        <w:t xml:space="preserve">Note: do not underline any of these</w:t>
      </w:r>
    </w:p>
    <w:tbl>
      <w:tblPr>
        <w:tblStyle w:val="Table13"/>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8">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A">
            <w:pPr>
              <w:widowControl w:val="0"/>
              <w:spacing w:line="240" w:lineRule="auto"/>
              <w:rPr/>
            </w:pPr>
            <w:sdt>
              <w:sdtPr>
                <w:tag w:val="goog_rdk_336"/>
              </w:sdtPr>
              <w:sdtContent>
                <w:r w:rsidDel="00000000" w:rsidR="00000000" w:rsidRPr="00000000">
                  <w:rPr>
                    <w:rFonts w:ascii="Arial Unicode MS" w:cs="Arial Unicode MS" w:eastAsia="Arial Unicode MS" w:hAnsi="Arial Unicode MS"/>
                    <w:rtl w:val="0"/>
                  </w:rPr>
                  <w:t xml:space="preserve">ソルテ</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B">
            <w:pPr>
              <w:widowControl w:val="0"/>
              <w:spacing w:line="240" w:lineRule="auto"/>
              <w:rPr/>
            </w:pPr>
            <w:r w:rsidDel="00000000" w:rsidR="00000000" w:rsidRPr="00000000">
              <w:rPr>
                <w:rtl w:val="0"/>
              </w:rPr>
              <w:t xml:space="preserve">solt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C">
            <w:pPr>
              <w:widowControl w:val="0"/>
              <w:spacing w:line="240" w:lineRule="auto"/>
              <w:rPr/>
            </w:pPr>
            <w:r w:rsidDel="00000000" w:rsidR="00000000" w:rsidRPr="00000000">
              <w:rPr>
                <w:rtl w:val="0"/>
              </w:rPr>
              <w:t xml:space="preserve">Stands for salt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AD">
            <w:pPr>
              <w:widowControl w:val="0"/>
              <w:spacing w:line="240" w:lineRule="auto"/>
              <w:rPr/>
            </w:pPr>
            <w:sdt>
              <w:sdtPr>
                <w:tag w:val="goog_rdk_337"/>
              </w:sdtPr>
              <w:sdtContent>
                <w:r w:rsidDel="00000000" w:rsidR="00000000" w:rsidRPr="00000000">
                  <w:rPr>
                    <w:rFonts w:ascii="Arial Unicode MS" w:cs="Arial Unicode MS" w:eastAsia="Arial Unicode MS" w:hAnsi="Arial Unicode MS"/>
                    <w:rtl w:val="0"/>
                  </w:rPr>
                  <w:t xml:space="preserve">ペッパ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AE">
            <w:pPr>
              <w:widowControl w:val="0"/>
              <w:spacing w:line="240" w:lineRule="auto"/>
              <w:rPr/>
            </w:pPr>
            <w:r w:rsidDel="00000000" w:rsidR="00000000" w:rsidRPr="00000000">
              <w:rPr>
                <w:rtl w:val="0"/>
              </w:rPr>
              <w:t xml:space="preserve">peppa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AF">
            <w:pPr>
              <w:widowControl w:val="0"/>
              <w:spacing w:line="240" w:lineRule="auto"/>
              <w:rPr/>
            </w:pPr>
            <w:r w:rsidDel="00000000" w:rsidR="00000000" w:rsidRPr="00000000">
              <w:rPr>
                <w:rtl w:val="0"/>
              </w:rPr>
              <w:t xml:space="preserve">Stands for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0">
            <w:pPr>
              <w:widowControl w:val="0"/>
              <w:spacing w:line="240" w:lineRule="auto"/>
              <w:rPr/>
            </w:pPr>
            <w:sdt>
              <w:sdtPr>
                <w:tag w:val="goog_rdk_338"/>
              </w:sdtPr>
              <w:sdtContent>
                <w:r w:rsidDel="00000000" w:rsidR="00000000" w:rsidRPr="00000000">
                  <w:rPr>
                    <w:rFonts w:ascii="Arial Unicode MS" w:cs="Arial Unicode MS" w:eastAsia="Arial Unicode MS" w:hAnsi="Arial Unicode MS"/>
                    <w:rtl w:val="0"/>
                  </w:rPr>
                  <w:t xml:space="preserve">ビネギー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1">
            <w:pPr>
              <w:widowControl w:val="0"/>
              <w:spacing w:line="240" w:lineRule="auto"/>
              <w:rPr/>
            </w:pPr>
            <w:r w:rsidDel="00000000" w:rsidR="00000000" w:rsidRPr="00000000">
              <w:rPr>
                <w:rtl w:val="0"/>
              </w:rPr>
              <w:t xml:space="preserve">vinegee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2">
            <w:pPr>
              <w:widowControl w:val="0"/>
              <w:spacing w:line="240" w:lineRule="auto"/>
              <w:rPr/>
            </w:pPr>
            <w:r w:rsidDel="00000000" w:rsidR="00000000" w:rsidRPr="00000000">
              <w:rPr>
                <w:rtl w:val="0"/>
              </w:rPr>
              <w:t xml:space="preserve">Stands for vinegar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3">
            <w:pPr>
              <w:widowControl w:val="0"/>
              <w:spacing w:line="240" w:lineRule="auto"/>
              <w:rPr/>
            </w:pPr>
            <w:sdt>
              <w:sdtPr>
                <w:tag w:val="goog_rdk_339"/>
              </w:sdtPr>
              <w:sdtContent>
                <w:r w:rsidDel="00000000" w:rsidR="00000000" w:rsidRPr="00000000">
                  <w:rPr>
                    <w:rFonts w:ascii="Arial Unicode MS" w:cs="Arial Unicode MS" w:eastAsia="Arial Unicode MS" w:hAnsi="Arial Unicode MS"/>
                    <w:rtl w:val="0"/>
                  </w:rPr>
                  <w:t xml:space="preserve">ピーマル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4">
            <w:pPr>
              <w:widowControl w:val="0"/>
              <w:spacing w:line="240" w:lineRule="auto"/>
              <w:rPr/>
            </w:pPr>
            <w:r w:rsidDel="00000000" w:rsidR="00000000" w:rsidRPr="00000000">
              <w:rPr>
                <w:rtl w:val="0"/>
              </w:rPr>
              <w:t xml:space="preserve">peppir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5">
            <w:pPr>
              <w:widowControl w:val="0"/>
              <w:spacing w:line="240" w:lineRule="auto"/>
              <w:rPr/>
            </w:pPr>
            <w:r w:rsidDel="00000000" w:rsidR="00000000" w:rsidRPr="00000000">
              <w:rPr>
                <w:rtl w:val="0"/>
              </w:rPr>
              <w:t xml:space="preserve">Stands for bell pepper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6">
            <w:pPr>
              <w:widowControl w:val="0"/>
              <w:spacing w:line="240" w:lineRule="auto"/>
              <w:rPr/>
            </w:pPr>
            <w:sdt>
              <w:sdtPr>
                <w:tag w:val="goog_rdk_340"/>
              </w:sdtPr>
              <w:sdtContent>
                <w:r w:rsidDel="00000000" w:rsidR="00000000" w:rsidRPr="00000000">
                  <w:rPr>
                    <w:rFonts w:ascii="Arial Unicode MS" w:cs="Arial Unicode MS" w:eastAsia="Arial Unicode MS" w:hAnsi="Arial Unicode MS"/>
                    <w:rtl w:val="0"/>
                  </w:rPr>
                  <w:t xml:space="preserve">スク</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7">
            <w:pPr>
              <w:widowControl w:val="0"/>
              <w:spacing w:line="240" w:lineRule="auto"/>
              <w:rPr/>
            </w:pPr>
            <w:r w:rsidDel="00000000" w:rsidR="00000000" w:rsidRPr="00000000">
              <w:rPr>
                <w:rtl w:val="0"/>
              </w:rPr>
              <w:t xml:space="preserve">watermelan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8">
            <w:pPr>
              <w:widowControl w:val="0"/>
              <w:spacing w:line="240" w:lineRule="auto"/>
              <w:rPr/>
            </w:pPr>
            <w:r w:rsidDel="00000000" w:rsidR="00000000" w:rsidRPr="00000000">
              <w:rPr>
                <w:rtl w:val="0"/>
              </w:rPr>
              <w:t xml:space="preserve">Stands for watermelon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9">
            <w:pPr>
              <w:widowControl w:val="0"/>
              <w:spacing w:line="240" w:lineRule="auto"/>
              <w:rPr/>
            </w:pPr>
            <w:sdt>
              <w:sdtPr>
                <w:tag w:val="goog_rdk_341"/>
              </w:sdtPr>
              <w:sdtContent>
                <w:r w:rsidDel="00000000" w:rsidR="00000000" w:rsidRPr="00000000">
                  <w:rPr>
                    <w:rFonts w:ascii="Arial Unicode MS" w:cs="Arial Unicode MS" w:eastAsia="Arial Unicode MS" w:hAnsi="Arial Unicode MS"/>
                    <w:rtl w:val="0"/>
                  </w:rPr>
                  <w:t xml:space="preserve">メラン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A">
            <w:pPr>
              <w:widowControl w:val="0"/>
              <w:spacing w:line="240" w:lineRule="auto"/>
              <w:rPr/>
            </w:pPr>
            <w:r w:rsidDel="00000000" w:rsidR="00000000" w:rsidRPr="00000000">
              <w:rPr>
                <w:rtl w:val="0"/>
              </w:rPr>
              <w:t xml:space="preserve">melan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B">
            <w:pPr>
              <w:widowControl w:val="0"/>
              <w:spacing w:line="240" w:lineRule="auto"/>
              <w:rPr/>
            </w:pPr>
            <w:r w:rsidDel="00000000" w:rsidR="00000000" w:rsidRPr="00000000">
              <w:rPr>
                <w:rtl w:val="0"/>
              </w:rPr>
              <w:t xml:space="preserve">Stands for melon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C">
            <w:pPr>
              <w:widowControl w:val="0"/>
              <w:spacing w:line="240" w:lineRule="auto"/>
              <w:rPr/>
            </w:pPr>
            <w:sdt>
              <w:sdtPr>
                <w:tag w:val="goog_rdk_342"/>
              </w:sdtPr>
              <w:sdtContent>
                <w:r w:rsidDel="00000000" w:rsidR="00000000" w:rsidRPr="00000000">
                  <w:rPr>
                    <w:rFonts w:ascii="Arial Unicode MS" w:cs="Arial Unicode MS" w:eastAsia="Arial Unicode MS" w:hAnsi="Arial Unicode MS"/>
                    <w:rtl w:val="0"/>
                  </w:rPr>
                  <w:t xml:space="preserve">ランコ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BD">
            <w:pPr>
              <w:widowControl w:val="0"/>
              <w:spacing w:line="240" w:lineRule="auto"/>
              <w:rPr/>
            </w:pPr>
            <w:r w:rsidDel="00000000" w:rsidR="00000000" w:rsidRPr="00000000">
              <w:rPr>
                <w:rtl w:val="0"/>
              </w:rPr>
              <w:t xml:space="preserve">lodus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BE">
            <w:pPr>
              <w:widowControl w:val="0"/>
              <w:spacing w:line="240" w:lineRule="auto"/>
              <w:rPr/>
            </w:pPr>
            <w:r w:rsidDel="00000000" w:rsidR="00000000" w:rsidRPr="00000000">
              <w:rPr>
                <w:rtl w:val="0"/>
              </w:rPr>
              <w:t xml:space="preserve">Stands for lotus fruit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BF">
            <w:pPr>
              <w:widowControl w:val="0"/>
              <w:spacing w:line="240" w:lineRule="auto"/>
              <w:rPr/>
            </w:pPr>
            <w:sdt>
              <w:sdtPr>
                <w:tag w:val="goog_rdk_343"/>
              </w:sdtPr>
              <w:sdtContent>
                <w:r w:rsidDel="00000000" w:rsidR="00000000" w:rsidRPr="00000000">
                  <w:rPr>
                    <w:rFonts w:ascii="Arial Unicode MS" w:cs="Arial Unicode MS" w:eastAsia="Arial Unicode MS" w:hAnsi="Arial Unicode MS"/>
                    <w:rtl w:val="0"/>
                  </w:rPr>
                  <w:t xml:space="preserve">チェロリ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0">
            <w:pPr>
              <w:widowControl w:val="0"/>
              <w:spacing w:line="240" w:lineRule="auto"/>
              <w:rPr/>
            </w:pPr>
            <w:r w:rsidDel="00000000" w:rsidR="00000000" w:rsidRPr="00000000">
              <w:rPr>
                <w:rtl w:val="0"/>
              </w:rPr>
              <w:t xml:space="preserve">chorry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1">
            <w:pPr>
              <w:widowControl w:val="0"/>
              <w:spacing w:line="240" w:lineRule="auto"/>
              <w:rPr/>
            </w:pPr>
            <w:r w:rsidDel="00000000" w:rsidR="00000000" w:rsidRPr="00000000">
              <w:rPr>
                <w:rtl w:val="0"/>
              </w:rPr>
              <w:t xml:space="preserve">Stands for cherry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2">
            <w:pPr>
              <w:widowControl w:val="0"/>
              <w:spacing w:line="240" w:lineRule="auto"/>
              <w:rPr/>
            </w:pPr>
            <w:sdt>
              <w:sdtPr>
                <w:tag w:val="goog_rdk_344"/>
              </w:sdtPr>
              <w:sdtContent>
                <w:r w:rsidDel="00000000" w:rsidR="00000000" w:rsidRPr="00000000">
                  <w:rPr>
                    <w:rFonts w:ascii="Arial Unicode MS" w:cs="Arial Unicode MS" w:eastAsia="Arial Unicode MS" w:hAnsi="Arial Unicode MS"/>
                    <w:rtl w:val="0"/>
                  </w:rPr>
                  <w:t xml:space="preserve">バニナ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3">
            <w:pPr>
              <w:widowControl w:val="0"/>
              <w:spacing w:line="240" w:lineRule="auto"/>
              <w:rPr/>
            </w:pPr>
            <w:r w:rsidDel="00000000" w:rsidR="00000000" w:rsidRPr="00000000">
              <w:rPr>
                <w:rtl w:val="0"/>
              </w:rPr>
              <w:t xml:space="preserve">banina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4">
            <w:pPr>
              <w:widowControl w:val="0"/>
              <w:spacing w:line="240" w:lineRule="auto"/>
              <w:rPr/>
            </w:pPr>
            <w:r w:rsidDel="00000000" w:rsidR="00000000" w:rsidRPr="00000000">
              <w:rPr>
                <w:rtl w:val="0"/>
              </w:rPr>
              <w:t xml:space="preserve">Stands for banana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5">
            <w:pPr>
              <w:widowControl w:val="0"/>
              <w:spacing w:line="240" w:lineRule="auto"/>
              <w:rPr/>
            </w:pPr>
            <w:sdt>
              <w:sdtPr>
                <w:tag w:val="goog_rdk_345"/>
              </w:sdtPr>
              <w:sdtContent>
                <w:r w:rsidDel="00000000" w:rsidR="00000000" w:rsidRPr="00000000">
                  <w:rPr>
                    <w:rFonts w:ascii="Arial Unicode MS" w:cs="Arial Unicode MS" w:eastAsia="Arial Unicode MS" w:hAnsi="Arial Unicode MS"/>
                    <w:rtl w:val="0"/>
                  </w:rPr>
                  <w:t xml:space="preserve">ピジ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6">
            <w:pPr>
              <w:widowControl w:val="0"/>
              <w:spacing w:line="240" w:lineRule="auto"/>
              <w:rPr/>
            </w:pPr>
            <w:r w:rsidDel="00000000" w:rsidR="00000000" w:rsidRPr="00000000">
              <w:rPr>
                <w:rtl w:val="0"/>
              </w:rPr>
              <w:t xml:space="preserve">piche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7">
            <w:pPr>
              <w:widowControl w:val="0"/>
              <w:spacing w:line="240" w:lineRule="auto"/>
              <w:rPr/>
            </w:pPr>
            <w:r w:rsidDel="00000000" w:rsidR="00000000" w:rsidRPr="00000000">
              <w:rPr>
                <w:rtl w:val="0"/>
              </w:rPr>
              <w:t xml:space="preserve">Stands for peach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8">
            <w:pPr>
              <w:widowControl w:val="0"/>
              <w:spacing w:line="240" w:lineRule="auto"/>
              <w:rPr/>
            </w:pPr>
            <w:sdt>
              <w:sdtPr>
                <w:tag w:val="goog_rdk_346"/>
              </w:sdtPr>
              <w:sdtContent>
                <w:r w:rsidDel="00000000" w:rsidR="00000000" w:rsidRPr="00000000">
                  <w:rPr>
                    <w:rFonts w:ascii="Arial Unicode MS" w:cs="Arial Unicode MS" w:eastAsia="Arial Unicode MS" w:hAnsi="Arial Unicode MS"/>
                    <w:rtl w:val="0"/>
                  </w:rPr>
                  <w:t xml:space="preserve">オレージ</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9">
            <w:pPr>
              <w:widowControl w:val="0"/>
              <w:spacing w:line="240" w:lineRule="auto"/>
              <w:rPr/>
            </w:pPr>
            <w:r w:rsidDel="00000000" w:rsidR="00000000" w:rsidRPr="00000000">
              <w:rPr>
                <w:rtl w:val="0"/>
              </w:rPr>
              <w:t xml:space="preserve">orage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A">
            <w:pPr>
              <w:widowControl w:val="0"/>
              <w:spacing w:line="240" w:lineRule="auto"/>
              <w:rPr/>
            </w:pPr>
            <w:r w:rsidDel="00000000" w:rsidR="00000000" w:rsidRPr="00000000">
              <w:rPr>
                <w:rtl w:val="0"/>
              </w:rPr>
              <w:t xml:space="preserve">Stands for orange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B">
            <w:pPr>
              <w:widowControl w:val="0"/>
              <w:spacing w:line="240" w:lineRule="auto"/>
              <w:rPr/>
            </w:pPr>
            <w:sdt>
              <w:sdtPr>
                <w:tag w:val="goog_rdk_347"/>
              </w:sdtPr>
              <w:sdtContent>
                <w:r w:rsidDel="00000000" w:rsidR="00000000" w:rsidRPr="00000000">
                  <w:rPr>
                    <w:rFonts w:ascii="Arial Unicode MS" w:cs="Arial Unicode MS" w:eastAsia="Arial Unicode MS" w:hAnsi="Arial Unicode MS"/>
                    <w:rtl w:val="0"/>
                  </w:rPr>
                  <w:t xml:space="preserve">ペア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C">
            <w:pPr>
              <w:widowControl w:val="0"/>
              <w:spacing w:line="240" w:lineRule="auto"/>
              <w:rPr/>
            </w:pPr>
            <w:r w:rsidDel="00000000" w:rsidR="00000000" w:rsidRPr="00000000">
              <w:rPr>
                <w:rtl w:val="0"/>
              </w:rPr>
              <w:t xml:space="preserve">peah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CD">
            <w:pPr>
              <w:widowControl w:val="0"/>
              <w:spacing w:line="240" w:lineRule="auto"/>
              <w:rPr/>
            </w:pPr>
            <w:r w:rsidDel="00000000" w:rsidR="00000000" w:rsidRPr="00000000">
              <w:rPr>
                <w:rtl w:val="0"/>
              </w:rPr>
              <w:t xml:space="preserve">Stands for pear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CE">
            <w:pPr>
              <w:widowControl w:val="0"/>
              <w:spacing w:line="240" w:lineRule="auto"/>
              <w:rPr/>
            </w:pPr>
            <w:sdt>
              <w:sdtPr>
                <w:tag w:val="goog_rdk_348"/>
              </w:sdtPr>
              <w:sdtContent>
                <w:r w:rsidDel="00000000" w:rsidR="00000000" w:rsidRPr="00000000">
                  <w:rPr>
                    <w:rFonts w:ascii="Arial Unicode MS" w:cs="Arial Unicode MS" w:eastAsia="Arial Unicode MS" w:hAnsi="Arial Unicode MS"/>
                    <w:rtl w:val="0"/>
                  </w:rPr>
                  <w:t xml:space="preserve">リンガ</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CF">
            <w:pPr>
              <w:widowControl w:val="0"/>
              <w:spacing w:line="240" w:lineRule="auto"/>
              <w:rPr/>
            </w:pPr>
            <w:r w:rsidDel="00000000" w:rsidR="00000000" w:rsidRPr="00000000">
              <w:rPr>
                <w:rtl w:val="0"/>
              </w:rPr>
              <w:t xml:space="preserve">appa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0">
            <w:pPr>
              <w:widowControl w:val="0"/>
              <w:spacing w:line="240" w:lineRule="auto"/>
              <w:rPr/>
            </w:pPr>
            <w:r w:rsidDel="00000000" w:rsidR="00000000" w:rsidRPr="00000000">
              <w:rPr>
                <w:rtl w:val="0"/>
              </w:rPr>
              <w:t xml:space="preserve">Stands for apple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1">
            <w:pPr>
              <w:widowControl w:val="0"/>
              <w:spacing w:line="240" w:lineRule="auto"/>
              <w:rPr/>
            </w:pPr>
            <w:sdt>
              <w:sdtPr>
                <w:tag w:val="goog_rdk_349"/>
              </w:sdtPr>
              <w:sdtContent>
                <w:r w:rsidDel="00000000" w:rsidR="00000000" w:rsidRPr="00000000">
                  <w:rPr>
                    <w:rFonts w:ascii="Arial Unicode MS" w:cs="Arial Unicode MS" w:eastAsia="Arial Unicode MS" w:hAnsi="Arial Unicode MS"/>
                    <w:rtl w:val="0"/>
                  </w:rPr>
                  <w:t xml:space="preserve">レモヌ/レモム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2">
            <w:pPr>
              <w:widowControl w:val="0"/>
              <w:spacing w:line="240" w:lineRule="auto"/>
              <w:rPr/>
            </w:pPr>
            <w:r w:rsidDel="00000000" w:rsidR="00000000" w:rsidRPr="00000000">
              <w:rPr>
                <w:rtl w:val="0"/>
              </w:rPr>
              <w:t xml:space="preserve">lemom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3">
            <w:pPr>
              <w:widowControl w:val="0"/>
              <w:spacing w:line="240" w:lineRule="auto"/>
              <w:rPr/>
            </w:pPr>
            <w:r w:rsidDel="00000000" w:rsidR="00000000" w:rsidRPr="00000000">
              <w:rPr>
                <w:rtl w:val="0"/>
              </w:rPr>
              <w:t xml:space="preserve">Stands for lemon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4">
            <w:pPr>
              <w:widowControl w:val="0"/>
              <w:spacing w:line="240" w:lineRule="auto"/>
              <w:rPr/>
            </w:pPr>
            <w:sdt>
              <w:sdtPr>
                <w:tag w:val="goog_rdk_350"/>
              </w:sdtPr>
              <w:sdtContent>
                <w:r w:rsidDel="00000000" w:rsidR="00000000" w:rsidRPr="00000000">
                  <w:rPr>
                    <w:rFonts w:ascii="Arial Unicode MS" w:cs="Arial Unicode MS" w:eastAsia="Arial Unicode MS" w:hAnsi="Arial Unicode MS"/>
                    <w:rtl w:val="0"/>
                  </w:rPr>
                  <w:t xml:space="preserve">トメト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5">
            <w:pPr>
              <w:widowControl w:val="0"/>
              <w:spacing w:line="240" w:lineRule="auto"/>
              <w:rPr/>
            </w:pPr>
            <w:r w:rsidDel="00000000" w:rsidR="00000000" w:rsidRPr="00000000">
              <w:rPr>
                <w:rtl w:val="0"/>
              </w:rPr>
              <w:t xml:space="preserve">tometo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6">
            <w:pPr>
              <w:widowControl w:val="0"/>
              <w:spacing w:line="240" w:lineRule="auto"/>
              <w:rPr/>
            </w:pPr>
            <w:r w:rsidDel="00000000" w:rsidR="00000000" w:rsidRPr="00000000">
              <w:rPr>
                <w:rtl w:val="0"/>
              </w:rPr>
              <w:t xml:space="preserve">Stands for tomato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7">
            <w:pPr>
              <w:widowControl w:val="0"/>
              <w:spacing w:line="240" w:lineRule="auto"/>
              <w:rPr/>
            </w:pPr>
            <w:sdt>
              <w:sdtPr>
                <w:tag w:val="goog_rdk_351"/>
              </w:sdtPr>
              <w:sdtContent>
                <w:r w:rsidDel="00000000" w:rsidR="00000000" w:rsidRPr="00000000">
                  <w:rPr>
                    <w:rFonts w:ascii="Arial Unicode MS" w:cs="Arial Unicode MS" w:eastAsia="Arial Unicode MS" w:hAnsi="Arial Unicode MS"/>
                    <w:rtl w:val="0"/>
                  </w:rPr>
                  <w:t xml:space="preserve">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8">
            <w:pPr>
              <w:widowControl w:val="0"/>
              <w:spacing w:line="240" w:lineRule="auto"/>
              <w:rPr/>
            </w:pPr>
            <w:r w:rsidDel="00000000" w:rsidR="00000000" w:rsidRPr="00000000">
              <w:rPr>
                <w:rtl w:val="0"/>
              </w:rPr>
              <w:t xml:space="preserve">yam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9">
            <w:pPr>
              <w:widowControl w:val="0"/>
              <w:spacing w:line="240" w:lineRule="auto"/>
              <w:rPr/>
            </w:pPr>
            <w:r w:rsidDel="00000000" w:rsidR="00000000" w:rsidRPr="00000000">
              <w:rPr>
                <w:rtl w:val="0"/>
              </w:rPr>
              <w:t xml:space="preserve">Unchanged from standard Japanese, anime bad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A">
            <w:pPr>
              <w:widowControl w:val="0"/>
              <w:spacing w:line="240" w:lineRule="auto"/>
              <w:rPr/>
            </w:pPr>
            <w:sdt>
              <w:sdtPr>
                <w:tag w:val="goog_rdk_352"/>
              </w:sdtPr>
              <w:sdtContent>
                <w:r w:rsidDel="00000000" w:rsidR="00000000" w:rsidRPr="00000000">
                  <w:rPr>
                    <w:rFonts w:ascii="Arial Unicode MS" w:cs="Arial Unicode MS" w:eastAsia="Arial Unicode MS" w:hAnsi="Arial Unicode MS"/>
                    <w:rtl w:val="0"/>
                  </w:rPr>
                  <w:t xml:space="preserve">スロベリ</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B">
            <w:pPr>
              <w:widowControl w:val="0"/>
              <w:spacing w:line="240" w:lineRule="auto"/>
              <w:rPr/>
            </w:pPr>
            <w:r w:rsidDel="00000000" w:rsidR="00000000" w:rsidRPr="00000000">
              <w:rPr>
                <w:rtl w:val="0"/>
              </w:rPr>
              <w:t xml:space="preserve">strowberry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C">
            <w:pPr>
              <w:widowControl w:val="0"/>
              <w:spacing w:line="240" w:lineRule="auto"/>
              <w:rPr/>
            </w:pPr>
            <w:r w:rsidDel="00000000" w:rsidR="00000000" w:rsidRPr="00000000">
              <w:rPr>
                <w:rtl w:val="0"/>
              </w:rPr>
              <w:t xml:space="preserve">Stands for strawberry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DD">
            <w:pPr>
              <w:widowControl w:val="0"/>
              <w:spacing w:line="240" w:lineRule="auto"/>
              <w:rPr/>
            </w:pPr>
            <w:sdt>
              <w:sdtPr>
                <w:tag w:val="goog_rdk_353"/>
              </w:sdtPr>
              <w:sdtContent>
                <w:r w:rsidDel="00000000" w:rsidR="00000000" w:rsidRPr="00000000">
                  <w:rPr>
                    <w:rFonts w:ascii="Arial Unicode MS" w:cs="Arial Unicode MS" w:eastAsia="Arial Unicode MS" w:hAnsi="Arial Unicode MS"/>
                    <w:rtl w:val="0"/>
                  </w:rPr>
                  <w:t xml:space="preserve">グラプ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DE">
            <w:pPr>
              <w:widowControl w:val="0"/>
              <w:spacing w:line="240" w:lineRule="auto"/>
              <w:rPr/>
            </w:pPr>
            <w:r w:rsidDel="00000000" w:rsidR="00000000" w:rsidRPr="00000000">
              <w:rPr>
                <w:rtl w:val="0"/>
              </w:rPr>
              <w:t xml:space="preserve">grapp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DF">
            <w:pPr>
              <w:widowControl w:val="0"/>
              <w:spacing w:line="240" w:lineRule="auto"/>
              <w:rPr/>
            </w:pPr>
            <w:r w:rsidDel="00000000" w:rsidR="00000000" w:rsidRPr="00000000">
              <w:rPr>
                <w:rtl w:val="0"/>
              </w:rPr>
              <w:t xml:space="preserve">Stands for grape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0">
            <w:pPr>
              <w:widowControl w:val="0"/>
              <w:spacing w:line="240" w:lineRule="auto"/>
              <w:rPr/>
            </w:pPr>
            <w:sdt>
              <w:sdtPr>
                <w:tag w:val="goog_rdk_354"/>
              </w:sdtPr>
              <w:sdtContent>
                <w:r w:rsidDel="00000000" w:rsidR="00000000" w:rsidRPr="00000000">
                  <w:rPr>
                    <w:rFonts w:ascii="Arial Unicode MS" w:cs="Arial Unicode MS" w:eastAsia="Arial Unicode MS" w:hAnsi="Arial Unicode MS"/>
                    <w:rtl w:val="0"/>
                  </w:rPr>
                  <w:t xml:space="preserve">コーフ</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1">
            <w:pPr>
              <w:widowControl w:val="0"/>
              <w:spacing w:line="240" w:lineRule="auto"/>
              <w:rPr/>
            </w:pPr>
            <w:r w:rsidDel="00000000" w:rsidR="00000000" w:rsidRPr="00000000">
              <w:rPr>
                <w:rtl w:val="0"/>
              </w:rPr>
              <w:t xml:space="preserve">coff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2">
            <w:pPr>
              <w:widowControl w:val="0"/>
              <w:spacing w:line="240" w:lineRule="auto"/>
              <w:rPr/>
            </w:pPr>
            <w:r w:rsidDel="00000000" w:rsidR="00000000" w:rsidRPr="00000000">
              <w:rPr>
                <w:rtl w:val="0"/>
              </w:rPr>
              <w:t xml:space="preserve">Stands for coffee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3">
            <w:pPr>
              <w:widowControl w:val="0"/>
              <w:spacing w:line="240" w:lineRule="auto"/>
              <w:rPr/>
            </w:pPr>
            <w:sdt>
              <w:sdtPr>
                <w:tag w:val="goog_rdk_355"/>
              </w:sdtPr>
              <w:sdtContent>
                <w:r w:rsidDel="00000000" w:rsidR="00000000" w:rsidRPr="00000000">
                  <w:rPr>
                    <w:rFonts w:ascii="Arial Unicode MS" w:cs="Arial Unicode MS" w:eastAsia="Arial Unicode MS" w:hAnsi="Arial Unicode MS"/>
                    <w:rtl w:val="0"/>
                  </w:rPr>
                  <w:t xml:space="preserve">ジャリガニ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4">
            <w:pPr>
              <w:widowControl w:val="0"/>
              <w:spacing w:line="240" w:lineRule="auto"/>
              <w:rPr/>
            </w:pPr>
            <w:r w:rsidDel="00000000" w:rsidR="00000000" w:rsidRPr="00000000">
              <w:rPr>
                <w:rtl w:val="0"/>
              </w:rPr>
              <w:t xml:space="preserve">krafish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5">
            <w:pPr>
              <w:widowControl w:val="0"/>
              <w:spacing w:line="240" w:lineRule="auto"/>
              <w:rPr/>
            </w:pPr>
            <w:r w:rsidDel="00000000" w:rsidR="00000000" w:rsidRPr="00000000">
              <w:rPr>
                <w:rtl w:val="0"/>
              </w:rPr>
              <w:t xml:space="preserve">Stands for crayfish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6">
            <w:pPr>
              <w:widowControl w:val="0"/>
              <w:spacing w:line="240" w:lineRule="auto"/>
              <w:rPr/>
            </w:pPr>
            <w:sdt>
              <w:sdtPr>
                <w:tag w:val="goog_rdk_356"/>
              </w:sdtPr>
              <w:sdtContent>
                <w:r w:rsidDel="00000000" w:rsidR="00000000" w:rsidRPr="00000000">
                  <w:rPr>
                    <w:rFonts w:ascii="Arial Unicode MS" w:cs="Arial Unicode MS" w:eastAsia="Arial Unicode MS" w:hAnsi="Arial Unicode MS"/>
                    <w:rtl w:val="0"/>
                  </w:rPr>
                  <w:t xml:space="preserve">ラグディッシュ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7">
            <w:pPr>
              <w:widowControl w:val="0"/>
              <w:spacing w:line="240" w:lineRule="auto"/>
              <w:rPr/>
            </w:pPr>
            <w:r w:rsidDel="00000000" w:rsidR="00000000" w:rsidRPr="00000000">
              <w:rPr>
                <w:rtl w:val="0"/>
              </w:rPr>
              <w:t xml:space="preserve">radsh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8">
            <w:pPr>
              <w:widowControl w:val="0"/>
              <w:spacing w:line="240" w:lineRule="auto"/>
              <w:rPr/>
            </w:pPr>
            <w:r w:rsidDel="00000000" w:rsidR="00000000" w:rsidRPr="00000000">
              <w:rPr>
                <w:rtl w:val="0"/>
              </w:rPr>
              <w:t xml:space="preserve">Stands for raddish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9">
            <w:pPr>
              <w:widowControl w:val="0"/>
              <w:spacing w:line="240" w:lineRule="auto"/>
              <w:rPr/>
            </w:pPr>
            <w:sdt>
              <w:sdtPr>
                <w:tag w:val="goog_rdk_357"/>
              </w:sdtPr>
              <w:sdtContent>
                <w:r w:rsidDel="00000000" w:rsidR="00000000" w:rsidRPr="00000000">
                  <w:rPr>
                    <w:rFonts w:ascii="Arial Unicode MS" w:cs="Arial Unicode MS" w:eastAsia="Arial Unicode MS" w:hAnsi="Arial Unicode MS"/>
                    <w:rtl w:val="0"/>
                  </w:rPr>
                  <w:t xml:space="preserve">ポワッゾ</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A">
            <w:pPr>
              <w:widowControl w:val="0"/>
              <w:spacing w:line="240" w:lineRule="auto"/>
              <w:rPr/>
            </w:pPr>
            <w:r w:rsidDel="00000000" w:rsidR="00000000" w:rsidRPr="00000000">
              <w:rPr>
                <w:rtl w:val="0"/>
              </w:rPr>
              <w:t xml:space="preserve">poiison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B">
            <w:pPr>
              <w:widowControl w:val="0"/>
              <w:spacing w:line="240" w:lineRule="auto"/>
              <w:rPr/>
            </w:pPr>
            <w:r w:rsidDel="00000000" w:rsidR="00000000" w:rsidRPr="00000000">
              <w:rPr>
                <w:rtl w:val="0"/>
              </w:rPr>
              <w:t xml:space="preserve">Stands for poisson (French for fish)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C">
            <w:pPr>
              <w:widowControl w:val="0"/>
              <w:spacing w:line="240" w:lineRule="auto"/>
              <w:rPr/>
            </w:pPr>
            <w:sdt>
              <w:sdtPr>
                <w:tag w:val="goog_rdk_358"/>
              </w:sdtPr>
              <w:sdtContent>
                <w:r w:rsidDel="00000000" w:rsidR="00000000" w:rsidRPr="00000000">
                  <w:rPr>
                    <w:rFonts w:ascii="Arial Unicode MS" w:cs="Arial Unicode MS" w:eastAsia="Arial Unicode MS" w:hAnsi="Arial Unicode MS"/>
                    <w:rtl w:val="0"/>
                  </w:rPr>
                  <w:t xml:space="preserve">リョクチャ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ED">
            <w:pPr>
              <w:widowControl w:val="0"/>
              <w:spacing w:line="240" w:lineRule="auto"/>
              <w:rPr/>
            </w:pPr>
            <w:r w:rsidDel="00000000" w:rsidR="00000000" w:rsidRPr="00000000">
              <w:rPr>
                <w:rtl w:val="0"/>
              </w:rPr>
              <w:t xml:space="preserve">ryokucha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E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EF">
            <w:pPr>
              <w:widowControl w:val="0"/>
              <w:spacing w:line="240" w:lineRule="auto"/>
              <w:rPr/>
            </w:pPr>
            <w:sdt>
              <w:sdtPr>
                <w:tag w:val="goog_rdk_359"/>
              </w:sdtPr>
              <w:sdtContent>
                <w:r w:rsidDel="00000000" w:rsidR="00000000" w:rsidRPr="00000000">
                  <w:rPr>
                    <w:rFonts w:ascii="Arial Unicode MS" w:cs="Arial Unicode MS" w:eastAsia="Arial Unicode MS" w:hAnsi="Arial Unicode MS"/>
                    <w:rtl w:val="0"/>
                  </w:rPr>
                  <w:t xml:space="preserve">ボッコの実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0">
            <w:pPr>
              <w:widowControl w:val="0"/>
              <w:spacing w:line="240" w:lineRule="auto"/>
              <w:rPr/>
            </w:pPr>
            <w:r w:rsidDel="00000000" w:rsidR="00000000" w:rsidRPr="00000000">
              <w:rPr>
                <w:rtl w:val="0"/>
              </w:rPr>
              <w:t xml:space="preserve">bokko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2">
            <w:pPr>
              <w:widowControl w:val="0"/>
              <w:spacing w:line="240" w:lineRule="auto"/>
              <w:rPr/>
            </w:pPr>
            <w:sdt>
              <w:sdtPr>
                <w:tag w:val="goog_rdk_360"/>
              </w:sdtPr>
              <w:sdtContent>
                <w:r w:rsidDel="00000000" w:rsidR="00000000" w:rsidRPr="00000000">
                  <w:rPr>
                    <w:rFonts w:ascii="Arial Unicode MS" w:cs="Arial Unicode MS" w:eastAsia="Arial Unicode MS" w:hAnsi="Arial Unicode MS"/>
                    <w:rtl w:val="0"/>
                  </w:rPr>
                  <w:t xml:space="preserve">ファネルの実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3">
            <w:pPr>
              <w:widowControl w:val="0"/>
              <w:spacing w:line="240" w:lineRule="auto"/>
              <w:rPr/>
            </w:pPr>
            <w:r w:rsidDel="00000000" w:rsidR="00000000" w:rsidRPr="00000000">
              <w:rPr>
                <w:rtl w:val="0"/>
              </w:rPr>
              <w:t xml:space="preserve">fannel fruit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5">
            <w:pPr>
              <w:widowControl w:val="0"/>
              <w:spacing w:line="240" w:lineRule="auto"/>
              <w:rPr/>
            </w:pPr>
            <w:sdt>
              <w:sdtPr>
                <w:tag w:val="goog_rdk_361"/>
              </w:sdtPr>
              <w:sdtContent>
                <w:r w:rsidDel="00000000" w:rsidR="00000000" w:rsidRPr="00000000">
                  <w:rPr>
                    <w:rFonts w:ascii="Arial Unicode MS" w:cs="Arial Unicode MS" w:eastAsia="Arial Unicode MS" w:hAnsi="Arial Unicode MS"/>
                    <w:rtl w:val="0"/>
                  </w:rPr>
                  <w:t xml:space="preserve">カルナゴの粉末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6">
            <w:pPr>
              <w:widowControl w:val="0"/>
              <w:spacing w:line="240" w:lineRule="auto"/>
              <w:rPr/>
            </w:pPr>
            <w:r w:rsidDel="00000000" w:rsidR="00000000" w:rsidRPr="00000000">
              <w:rPr>
                <w:rtl w:val="0"/>
              </w:rPr>
              <w:t xml:space="preserve">karnago powder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7">
            <w:pPr>
              <w:widowControl w:val="0"/>
              <w:spacing w:line="240" w:lineRule="auto"/>
              <w:rPr/>
            </w:pPr>
            <w:r w:rsidDel="00000000" w:rsidR="00000000" w:rsidRPr="00000000">
              <w:rPr>
                <w:rtl w:val="0"/>
              </w:rPr>
            </w:r>
          </w:p>
        </w:tc>
      </w:tr>
    </w:tbl>
    <w:p w:rsidR="00000000" w:rsidDel="00000000" w:rsidP="00000000" w:rsidRDefault="00000000" w:rsidRPr="00000000" w14:paraId="000004F8">
      <w:pPr>
        <w:rPr>
          <w:b w:val="1"/>
          <w:sz w:val="28"/>
          <w:szCs w:val="28"/>
        </w:rPr>
      </w:pPr>
      <w:r w:rsidDel="00000000" w:rsidR="00000000" w:rsidRPr="00000000">
        <w:rPr>
          <w:rtl w:val="0"/>
        </w:rPr>
      </w:r>
    </w:p>
    <w:p w:rsidR="00000000" w:rsidDel="00000000" w:rsidP="00000000" w:rsidRDefault="00000000" w:rsidRPr="00000000" w14:paraId="000004F9">
      <w:pPr>
        <w:pStyle w:val="Heading3"/>
        <w:rPr/>
      </w:pPr>
      <w:bookmarkStart w:colFirst="0" w:colLast="0" w:name="_heading=h.pobya8s9k2du" w:id="16"/>
      <w:bookmarkEnd w:id="16"/>
      <w:r w:rsidDel="00000000" w:rsidR="00000000" w:rsidRPr="00000000">
        <w:rPr>
          <w:rtl w:val="0"/>
        </w:rPr>
        <w:t xml:space="preserve">Honorifics</w:t>
      </w:r>
    </w:p>
    <w:tbl>
      <w:tblPr>
        <w:tblStyle w:val="Table14"/>
        <w:tblW w:w="915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1560"/>
        <w:gridCol w:w="3360"/>
        <w:tblGridChange w:id="0">
          <w:tblGrid>
            <w:gridCol w:w="1790"/>
            <w:gridCol w:w="2440"/>
            <w:gridCol w:w="1560"/>
            <w:gridCol w:w="33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B">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C">
            <w:pPr>
              <w:widowControl w:val="0"/>
              <w:spacing w:line="240" w:lineRule="auto"/>
              <w:rPr>
                <w:b w:val="1"/>
              </w:rPr>
            </w:pPr>
            <w:r w:rsidDel="00000000" w:rsidR="00000000" w:rsidRPr="00000000">
              <w:rPr>
                <w:b w:val="1"/>
                <w:rtl w:val="0"/>
              </w:rPr>
              <w:t xml:space="preserve">Prefix/suffix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4F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4FE">
            <w:pPr>
              <w:widowControl w:val="0"/>
              <w:spacing w:line="240" w:lineRule="auto"/>
              <w:rPr/>
            </w:pPr>
            <w:sdt>
              <w:sdtPr>
                <w:tag w:val="goog_rdk_362"/>
              </w:sdtPr>
              <w:sdtContent>
                <w:r w:rsidDel="00000000" w:rsidR="00000000" w:rsidRPr="00000000">
                  <w:rPr>
                    <w:rFonts w:ascii="Arial Unicode MS" w:cs="Arial Unicode MS" w:eastAsia="Arial Unicode MS" w:hAnsi="Arial Unicode MS"/>
                    <w:rtl w:val="0"/>
                  </w:rPr>
                  <w:t xml:space="preserve">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4FF">
            <w:pPr>
              <w:widowControl w:val="0"/>
              <w:spacing w:line="240" w:lineRule="auto"/>
              <w:rPr/>
            </w:pPr>
            <w:r w:rsidDel="00000000" w:rsidR="00000000" w:rsidRPr="00000000">
              <w:rPr>
                <w:rtl w:val="0"/>
              </w:rPr>
              <w:t xml:space="preserve">chan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0">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2">
            <w:pPr>
              <w:widowControl w:val="0"/>
              <w:spacing w:line="240" w:lineRule="auto"/>
              <w:rPr/>
            </w:pPr>
            <w:sdt>
              <w:sdtPr>
                <w:tag w:val="goog_rdk_363"/>
              </w:sdtPr>
              <w:sdtContent>
                <w:r w:rsidDel="00000000" w:rsidR="00000000" w:rsidRPr="00000000">
                  <w:rPr>
                    <w:rFonts w:ascii="Arial Unicode MS" w:cs="Arial Unicode MS" w:eastAsia="Arial Unicode MS" w:hAnsi="Arial Unicode MS"/>
                    <w:rtl w:val="0"/>
                  </w:rPr>
                  <w:t xml:space="preserve">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3">
            <w:pPr>
              <w:widowControl w:val="0"/>
              <w:spacing w:line="240" w:lineRule="auto"/>
              <w:rPr/>
            </w:pPr>
            <w:r w:rsidDel="00000000" w:rsidR="00000000" w:rsidRPr="00000000">
              <w:rPr>
                <w:rtl w:val="0"/>
              </w:rPr>
              <w:t xml:space="preserv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6">
            <w:pPr>
              <w:widowControl w:val="0"/>
              <w:spacing w:line="240" w:lineRule="auto"/>
              <w:rPr/>
            </w:pPr>
            <w:sdt>
              <w:sdtPr>
                <w:tag w:val="goog_rdk_364"/>
              </w:sdtPr>
              <w:sdtContent>
                <w:r w:rsidDel="00000000" w:rsidR="00000000" w:rsidRPr="00000000">
                  <w:rPr>
                    <w:rFonts w:ascii="Arial Unicode MS" w:cs="Arial Unicode MS" w:eastAsia="Arial Unicode MS" w:hAnsi="Arial Unicode MS"/>
                    <w:rtl w:val="0"/>
                  </w:rPr>
                  <w:t xml:space="preserve">くん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7">
            <w:pPr>
              <w:widowControl w:val="0"/>
              <w:spacing w:line="240" w:lineRule="auto"/>
              <w:rPr/>
            </w:pPr>
            <w:r w:rsidDel="00000000" w:rsidR="00000000" w:rsidRPr="00000000">
              <w:rPr>
                <w:rtl w:val="0"/>
              </w:rPr>
              <w:t xml:space="preserve">kun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A">
            <w:pPr>
              <w:widowControl w:val="0"/>
              <w:spacing w:line="240" w:lineRule="auto"/>
              <w:rPr/>
            </w:pPr>
            <w:sdt>
              <w:sdtPr>
                <w:tag w:val="goog_rdk_365"/>
              </w:sdtPr>
              <w:sdtContent>
                <w:r w:rsidDel="00000000" w:rsidR="00000000" w:rsidRPr="00000000">
                  <w:rPr>
                    <w:rFonts w:ascii="Arial Unicode MS" w:cs="Arial Unicode MS" w:eastAsia="Arial Unicode MS" w:hAnsi="Arial Unicode MS"/>
                    <w:rtl w:val="0"/>
                  </w:rPr>
                  <w:t xml:space="preserve">姉様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B">
            <w:pPr>
              <w:widowControl w:val="0"/>
              <w:spacing w:line="240" w:lineRule="auto"/>
              <w:rPr/>
            </w:pPr>
            <w:r w:rsidDel="00000000" w:rsidR="00000000" w:rsidRPr="00000000">
              <w:rPr>
                <w:rtl w:val="0"/>
              </w:rPr>
              <w:t xml:space="preserve">neesama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C">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0E">
            <w:pPr>
              <w:widowControl w:val="0"/>
              <w:spacing w:line="240" w:lineRule="auto"/>
              <w:rPr/>
            </w:pPr>
            <w:sdt>
              <w:sdtPr>
                <w:tag w:val="goog_rdk_366"/>
              </w:sdtPr>
              <w:sdtContent>
                <w:r w:rsidDel="00000000" w:rsidR="00000000" w:rsidRPr="00000000">
                  <w:rPr>
                    <w:rFonts w:ascii="Arial Unicode MS" w:cs="Arial Unicode MS" w:eastAsia="Arial Unicode MS" w:hAnsi="Arial Unicode MS"/>
                    <w:rtl w:val="0"/>
                  </w:rPr>
                  <w:t xml:space="preserve">お姉さん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0F">
            <w:pPr>
              <w:widowControl w:val="0"/>
              <w:spacing w:line="240" w:lineRule="auto"/>
              <w:rPr/>
            </w:pPr>
            <w:r w:rsidDel="00000000" w:rsidR="00000000" w:rsidRPr="00000000">
              <w:rPr>
                <w:rtl w:val="0"/>
              </w:rPr>
              <w:t xml:space="preserve">oneesan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0">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2">
            <w:pPr>
              <w:widowControl w:val="0"/>
              <w:spacing w:line="240" w:lineRule="auto"/>
              <w:rPr/>
            </w:pPr>
            <w:sdt>
              <w:sdtPr>
                <w:tag w:val="goog_rdk_367"/>
              </w:sdtPr>
              <w:sdtContent>
                <w:r w:rsidDel="00000000" w:rsidR="00000000" w:rsidRPr="00000000">
                  <w:rPr>
                    <w:rFonts w:ascii="Arial Unicode MS" w:cs="Arial Unicode MS" w:eastAsia="Arial Unicode MS" w:hAnsi="Arial Unicode MS"/>
                    <w:rtl w:val="0"/>
                  </w:rPr>
                  <w:t xml:space="preserve">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3">
            <w:pPr>
              <w:widowControl w:val="0"/>
              <w:spacing w:line="240" w:lineRule="auto"/>
              <w:rPr/>
            </w:pPr>
            <w:r w:rsidDel="00000000" w:rsidR="00000000" w:rsidRPr="00000000">
              <w:rPr>
                <w:rtl w:val="0"/>
              </w:rPr>
              <w:t xml:space="preserve">sama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6">
            <w:pPr>
              <w:widowControl w:val="0"/>
              <w:spacing w:line="240" w:lineRule="auto"/>
              <w:rPr/>
            </w:pPr>
            <w:sdt>
              <w:sdtPr>
                <w:tag w:val="goog_rdk_368"/>
              </w:sdtPr>
              <w:sdtContent>
                <w:r w:rsidDel="00000000" w:rsidR="00000000" w:rsidRPr="00000000">
                  <w:rPr>
                    <w:rFonts w:ascii="Arial Unicode MS" w:cs="Arial Unicode MS" w:eastAsia="Arial Unicode MS" w:hAnsi="Arial Unicode MS"/>
                    <w:rtl w:val="0"/>
                  </w:rPr>
                  <w:t xml:space="preserve">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7">
            <w:pPr>
              <w:widowControl w:val="0"/>
              <w:spacing w:line="240" w:lineRule="auto"/>
              <w:rPr/>
            </w:pPr>
            <w:r w:rsidDel="00000000" w:rsidR="00000000" w:rsidRPr="00000000">
              <w:rPr>
                <w:rtl w:val="0"/>
              </w:rPr>
              <w:t xml:space="preserve">dono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8">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A">
            <w:pPr>
              <w:widowControl w:val="0"/>
              <w:spacing w:line="240" w:lineRule="auto"/>
              <w:rPr/>
            </w:pPr>
            <w:sdt>
              <w:sdtPr>
                <w:tag w:val="goog_rdk_369"/>
              </w:sdtPr>
              <w:sdtContent>
                <w:r w:rsidDel="00000000" w:rsidR="00000000" w:rsidRPr="00000000">
                  <w:rPr>
                    <w:rFonts w:ascii="Arial Unicode MS" w:cs="Arial Unicode MS" w:eastAsia="Arial Unicode MS" w:hAnsi="Arial Unicode MS"/>
                    <w:rtl w:val="0"/>
                  </w:rPr>
                  <w:t xml:space="preserve">嬢ちゃん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B">
            <w:pPr>
              <w:widowControl w:val="0"/>
              <w:spacing w:line="240" w:lineRule="auto"/>
              <w:rPr/>
            </w:pPr>
            <w:r w:rsidDel="00000000" w:rsidR="00000000" w:rsidRPr="00000000">
              <w:rPr>
                <w:rtl w:val="0"/>
              </w:rPr>
              <w:t xml:space="preserve">Little 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1D">
            <w:pPr>
              <w:widowControl w:val="0"/>
              <w:spacing w:line="240" w:lineRule="auto"/>
              <w:rPr/>
            </w:pPr>
            <w:r w:rsidDel="00000000" w:rsidR="00000000" w:rsidRPr="00000000">
              <w:rPr>
                <w:rtl w:val="0"/>
              </w:rPr>
              <w:t xml:space="preserve">Can also be localized as “Lil’ Miss” depending on the character stylization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1E">
            <w:pPr>
              <w:widowControl w:val="0"/>
              <w:spacing w:line="240" w:lineRule="auto"/>
              <w:rPr/>
            </w:pPr>
            <w:sdt>
              <w:sdtPr>
                <w:tag w:val="goog_rdk_370"/>
              </w:sdtPr>
              <w:sdtContent>
                <w:r w:rsidDel="00000000" w:rsidR="00000000" w:rsidRPr="00000000">
                  <w:rPr>
                    <w:rFonts w:ascii="Arial Unicode MS" w:cs="Arial Unicode MS" w:eastAsia="Arial Unicode MS" w:hAnsi="Arial Unicode MS"/>
                    <w:rtl w:val="0"/>
                  </w:rPr>
                  <w:t xml:space="preserve">女史</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1F">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2">
            <w:pPr>
              <w:widowControl w:val="0"/>
              <w:spacing w:line="240" w:lineRule="auto"/>
              <w:rPr/>
            </w:pPr>
            <w:sdt>
              <w:sdtPr>
                <w:tag w:val="goog_rdk_371"/>
              </w:sdtPr>
              <w:sdtContent>
                <w:r w:rsidDel="00000000" w:rsidR="00000000" w:rsidRPr="00000000">
                  <w:rPr>
                    <w:rFonts w:ascii="Arial Unicode MS" w:cs="Arial Unicode MS" w:eastAsia="Arial Unicode MS" w:hAnsi="Arial Unicode MS"/>
                    <w:rtl w:val="0"/>
                  </w:rPr>
                  <w:t xml:space="preserve">嬢様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3">
            <w:pPr>
              <w:widowControl w:val="0"/>
              <w:spacing w:line="240" w:lineRule="auto"/>
              <w:rPr/>
            </w:pPr>
            <w:r w:rsidDel="00000000" w:rsidR="00000000" w:rsidRPr="00000000">
              <w:rPr>
                <w:rtl w:val="0"/>
              </w:rPr>
              <w:t xml:space="preserve">Lady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4">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6">
            <w:pPr>
              <w:widowControl w:val="0"/>
              <w:spacing w:line="240" w:lineRule="auto"/>
              <w:rPr/>
            </w:pPr>
            <w:sdt>
              <w:sdtPr>
                <w:tag w:val="goog_rdk_372"/>
              </w:sdtPr>
              <w:sdtContent>
                <w:r w:rsidDel="00000000" w:rsidR="00000000" w:rsidRPr="00000000">
                  <w:rPr>
                    <w:rFonts w:ascii="Arial Unicode MS" w:cs="Arial Unicode MS" w:eastAsia="Arial Unicode MS" w:hAnsi="Arial Unicode MS"/>
                    <w:rtl w:val="0"/>
                  </w:rPr>
                  <w:t xml:space="preserve">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7">
            <w:pPr>
              <w:widowControl w:val="0"/>
              <w:spacing w:line="240" w:lineRule="auto"/>
              <w:rPr/>
            </w:pPr>
            <w:r w:rsidDel="00000000" w:rsidR="00000000" w:rsidRPr="00000000">
              <w:rPr>
                <w:rtl w:val="0"/>
              </w:rPr>
              <w:t xml:space="preserve">Miss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8">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9">
            <w:pPr>
              <w:widowControl w:val="0"/>
              <w:spacing w:line="240" w:lineRule="auto"/>
              <w:rPr/>
            </w:pPr>
            <w:sdt>
              <w:sdtPr>
                <w:tag w:val="goog_rdk_373"/>
              </w:sdtPr>
              <w:sdtContent>
                <w:r w:rsidDel="00000000" w:rsidR="00000000" w:rsidRPr="00000000">
                  <w:rPr>
                    <w:rFonts w:ascii="Arial Unicode MS" w:cs="Arial Unicode MS" w:eastAsia="Arial Unicode MS" w:hAnsi="Arial Unicode MS"/>
                    <w:rtl w:val="0"/>
                  </w:rPr>
                  <w:t xml:space="preserve">Careful with distinction between “嬢ちゃん”, “嬢様” and “</w:t>
                </w:r>
              </w:sdtContent>
            </w:sdt>
            <w:sdt>
              <w:sdtPr>
                <w:tag w:val="goog_rdk_374"/>
              </w:sdtPr>
              <w:sdtContent>
                <w:r w:rsidDel="00000000" w:rsidR="00000000" w:rsidRPr="00000000">
                  <w:rPr>
                    <w:rFonts w:ascii="Arial Unicode MS" w:cs="Arial Unicode MS" w:eastAsia="Arial Unicode MS" w:hAnsi="Arial Unicode MS"/>
                    <w:sz w:val="24"/>
                    <w:szCs w:val="24"/>
                    <w:rtl w:val="0"/>
                  </w:rPr>
                  <w:t xml:space="preserve">嬢</w:t>
                </w:r>
              </w:sdtContent>
            </w:sdt>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A">
            <w:pPr>
              <w:widowControl w:val="0"/>
              <w:spacing w:line="240" w:lineRule="auto"/>
              <w:rPr/>
            </w:pPr>
            <w:sdt>
              <w:sdtPr>
                <w:tag w:val="goog_rdk_375"/>
              </w:sdtPr>
              <w:sdtContent>
                <w:r w:rsidDel="00000000" w:rsidR="00000000" w:rsidRPr="00000000">
                  <w:rPr>
                    <w:rFonts w:ascii="Arial Unicode MS" w:cs="Arial Unicode MS" w:eastAsia="Arial Unicode MS" w:hAnsi="Arial Unicode MS"/>
                    <w:rtl w:val="0"/>
                  </w:rPr>
                  <w:t xml:space="preserve">卿</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B">
            <w:pPr>
              <w:widowControl w:val="0"/>
              <w:spacing w:line="240" w:lineRule="auto"/>
              <w:rPr/>
            </w:pPr>
            <w:r w:rsidDel="00000000" w:rsidR="00000000" w:rsidRPr="00000000">
              <w:rPr>
                <w:rtl w:val="0"/>
              </w:rPr>
              <w:t xml:space="preserve">Sir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2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2E">
            <w:pPr>
              <w:widowControl w:val="0"/>
              <w:spacing w:line="240" w:lineRule="auto"/>
              <w:rPr/>
            </w:pPr>
            <w:sdt>
              <w:sdtPr>
                <w:tag w:val="goog_rdk_376"/>
              </w:sdtPr>
              <w:sdtContent>
                <w:r w:rsidDel="00000000" w:rsidR="00000000" w:rsidRPr="00000000">
                  <w:rPr>
                    <w:rFonts w:ascii="Arial Unicode MS" w:cs="Arial Unicode MS" w:eastAsia="Arial Unicode MS" w:hAnsi="Arial Unicode MS"/>
                    <w:rtl w:val="0"/>
                  </w:rPr>
                  <w:t xml:space="preserve">翁</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2F">
            <w:pPr>
              <w:widowControl w:val="0"/>
              <w:spacing w:line="240" w:lineRule="auto"/>
              <w:rPr/>
            </w:pPr>
            <w:r w:rsidDel="00000000" w:rsidR="00000000" w:rsidRPr="00000000">
              <w:rPr>
                <w:rtl w:val="0"/>
              </w:rPr>
              <w:t xml:space="preserve">Master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0">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1">
            <w:pPr>
              <w:widowControl w:val="0"/>
              <w:spacing w:line="240" w:lineRule="auto"/>
              <w:rPr/>
            </w:pPr>
            <w:r w:rsidDel="00000000" w:rsidR="00000000" w:rsidRPr="00000000">
              <w:rPr>
                <w:rtl w:val="0"/>
              </w:rPr>
              <w:t xml:space="preserve">Localization may be context dependant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2">
            <w:pPr>
              <w:widowControl w:val="0"/>
              <w:spacing w:line="240" w:lineRule="auto"/>
              <w:rPr/>
            </w:pPr>
            <w:sdt>
              <w:sdtPr>
                <w:tag w:val="goog_rdk_377"/>
              </w:sdtPr>
              <w:sdtContent>
                <w:r w:rsidDel="00000000" w:rsidR="00000000" w:rsidRPr="00000000">
                  <w:rPr>
                    <w:rFonts w:ascii="Arial Unicode MS" w:cs="Arial Unicode MS" w:eastAsia="Arial Unicode MS" w:hAnsi="Arial Unicode MS"/>
                    <w:rtl w:val="0"/>
                  </w:rPr>
                  <w:t xml:space="preserve">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3">
            <w:pPr>
              <w:widowControl w:val="0"/>
              <w:spacing w:line="240" w:lineRule="auto"/>
              <w:rPr/>
            </w:pPr>
            <w:r w:rsidDel="00000000" w:rsidR="00000000" w:rsidRPr="00000000">
              <w:rPr>
                <w:rtl w:val="0"/>
              </w:rPr>
              <w:t xml:space="preserve">jii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4">
            <w:pPr>
              <w:widowControl w:val="0"/>
              <w:spacing w:line="240" w:lineRule="auto"/>
              <w:rPr/>
            </w:pPr>
            <w:r w:rsidDel="00000000" w:rsidR="00000000" w:rsidRPr="00000000">
              <w:rPr>
                <w:rtl w:val="0"/>
              </w:rPr>
              <w:t xml:space="preserve">Suffix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5">
            <w:pPr>
              <w:widowControl w:val="0"/>
              <w:spacing w:line="240" w:lineRule="auto"/>
              <w:rPr/>
            </w:pPr>
            <w:sdt>
              <w:sdtPr>
                <w:tag w:val="goog_rdk_378"/>
              </w:sdtPr>
              <w:sdtContent>
                <w:r w:rsidDel="00000000" w:rsidR="00000000" w:rsidRPr="00000000">
                  <w:rPr>
                    <w:rFonts w:ascii="Arial Unicode MS" w:cs="Arial Unicode MS" w:eastAsia="Arial Unicode MS" w:hAnsi="Arial Unicode MS"/>
                    <w:rtl w:val="0"/>
                  </w:rPr>
                  <w:t xml:space="preserve">Careful with distinction between “爺” and “爺さん”</w:t>
                </w:r>
              </w:sdtContent>
            </w:sdt>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6">
            <w:pPr>
              <w:widowControl w:val="0"/>
              <w:spacing w:line="240" w:lineRule="auto"/>
              <w:rPr/>
            </w:pPr>
            <w:sdt>
              <w:sdtPr>
                <w:tag w:val="goog_rdk_379"/>
              </w:sdtPr>
              <w:sdtContent>
                <w:r w:rsidDel="00000000" w:rsidR="00000000" w:rsidRPr="00000000">
                  <w:rPr>
                    <w:rFonts w:ascii="Arial Unicode MS" w:cs="Arial Unicode MS" w:eastAsia="Arial Unicode MS" w:hAnsi="Arial Unicode MS"/>
                    <w:rtl w:val="0"/>
                  </w:rPr>
                  <w:t xml:space="preserve">爺さん</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7">
            <w:pPr>
              <w:widowControl w:val="0"/>
              <w:spacing w:line="240" w:lineRule="auto"/>
              <w:rPr/>
            </w:pPr>
            <w:r w:rsidDel="00000000" w:rsidR="00000000" w:rsidRPr="00000000">
              <w:rPr>
                <w:rtl w:val="0"/>
              </w:rPr>
              <w:t xml:space="preserve">Old Man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8">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9">
            <w:pPr>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A">
            <w:pPr>
              <w:widowControl w:val="0"/>
              <w:spacing w:line="240" w:lineRule="auto"/>
              <w:rPr/>
            </w:pPr>
            <w:sdt>
              <w:sdtPr>
                <w:tag w:val="goog_rdk_380"/>
              </w:sdtPr>
              <w:sdtContent>
                <w:r w:rsidDel="00000000" w:rsidR="00000000" w:rsidRPr="00000000">
                  <w:rPr>
                    <w:rFonts w:ascii="Arial Unicode MS" w:cs="Arial Unicode MS" w:eastAsia="Arial Unicode MS" w:hAnsi="Arial Unicode MS"/>
                    <w:rtl w:val="0"/>
                  </w:rPr>
                  <w:t xml:space="preserve">坊</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3B">
            <w:pPr>
              <w:widowControl w:val="0"/>
              <w:spacing w:line="240" w:lineRule="auto"/>
              <w:rPr/>
            </w:pPr>
            <w:r w:rsidDel="00000000" w:rsidR="00000000" w:rsidRPr="00000000">
              <w:rPr>
                <w:rtl w:val="0"/>
              </w:rPr>
              <w:t xml:space="preserve">Little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C">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3D">
            <w:pPr>
              <w:widowControl w:val="0"/>
              <w:spacing w:line="240" w:lineRule="auto"/>
              <w:rPr/>
            </w:pPr>
            <w:r w:rsidDel="00000000" w:rsidR="00000000" w:rsidRPr="00000000">
              <w:rPr>
                <w:rtl w:val="0"/>
              </w:rPr>
              <w:t xml:space="preserve">Can also be localized as “Lil’” depending on the character stylization</w:t>
            </w:r>
          </w:p>
          <w:p w:rsidR="00000000" w:rsidDel="00000000" w:rsidP="00000000" w:rsidRDefault="00000000" w:rsidRPr="00000000" w14:paraId="0000053E">
            <w:pPr>
              <w:widowControl w:val="0"/>
              <w:spacing w:line="240" w:lineRule="auto"/>
              <w:rPr/>
            </w:pPr>
            <w:r w:rsidDel="00000000" w:rsidR="00000000" w:rsidRPr="00000000">
              <w:rPr>
                <w:rtl w:val="0"/>
              </w:rPr>
              <w:t xml:space="preserve">Can be employed as standalone (as in, not an honorific, just a way to refer to someone)</w:t>
            </w:r>
          </w:p>
        </w:tc>
      </w:tr>
      <w:tr>
        <w:trPr>
          <w:cantSplit w:val="0"/>
          <w:trHeight w:val="46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3F">
            <w:pPr>
              <w:widowControl w:val="0"/>
              <w:spacing w:line="240" w:lineRule="auto"/>
              <w:rPr/>
            </w:pPr>
            <w:sdt>
              <w:sdtPr>
                <w:tag w:val="goog_rdk_381"/>
              </w:sdtPr>
              <w:sdtContent>
                <w:r w:rsidDel="00000000" w:rsidR="00000000" w:rsidRPr="00000000">
                  <w:rPr>
                    <w:rFonts w:ascii="Arial Unicode MS" w:cs="Arial Unicode MS" w:eastAsia="Arial Unicode MS" w:hAnsi="Arial Unicode MS"/>
                    <w:rtl w:val="0"/>
                  </w:rPr>
                  <w:t xml:space="preserve">氏</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0">
            <w:pPr>
              <w:widowControl w:val="0"/>
              <w:spacing w:line="240" w:lineRule="auto"/>
              <w:rPr/>
            </w:pPr>
            <w:r w:rsidDel="00000000" w:rsidR="00000000" w:rsidRPr="00000000">
              <w:rPr>
                <w:rtl w:val="0"/>
              </w:rPr>
              <w:t xml:space="preserve">Mister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1">
            <w:pPr>
              <w:widowControl w:val="0"/>
              <w:spacing w:line="240" w:lineRule="auto"/>
              <w:rPr/>
            </w:pPr>
            <w:r w:rsidDel="00000000" w:rsidR="00000000" w:rsidRPr="00000000">
              <w:rPr>
                <w:rtl w:val="0"/>
              </w:rPr>
              <w:t xml:space="preserve">Prefix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2">
            <w:pPr>
              <w:widowControl w:val="0"/>
              <w:spacing w:line="240" w:lineRule="auto"/>
              <w:rPr/>
            </w:pPr>
            <w:r w:rsidDel="00000000" w:rsidR="00000000" w:rsidRPr="00000000">
              <w:rPr>
                <w:rtl w:val="0"/>
              </w:rPr>
            </w:r>
          </w:p>
        </w:tc>
      </w:tr>
    </w:tbl>
    <w:p w:rsidR="00000000" w:rsidDel="00000000" w:rsidP="00000000" w:rsidRDefault="00000000" w:rsidRPr="00000000" w14:paraId="00000543">
      <w:pPr>
        <w:rPr>
          <w:b w:val="1"/>
          <w:sz w:val="24"/>
          <w:szCs w:val="24"/>
        </w:rPr>
      </w:pPr>
      <w:r w:rsidDel="00000000" w:rsidR="00000000" w:rsidRPr="00000000">
        <w:rPr>
          <w:rtl w:val="0"/>
        </w:rPr>
      </w:r>
    </w:p>
    <w:p w:rsidR="00000000" w:rsidDel="00000000" w:rsidP="00000000" w:rsidRDefault="00000000" w:rsidRPr="00000000" w14:paraId="00000544">
      <w:pPr>
        <w:rPr>
          <w:b w:val="1"/>
          <w:sz w:val="24"/>
          <w:szCs w:val="24"/>
        </w:rPr>
      </w:pPr>
      <w:r w:rsidDel="00000000" w:rsidR="00000000" w:rsidRPr="00000000">
        <w:rPr>
          <w:rtl w:val="0"/>
        </w:rPr>
      </w:r>
    </w:p>
    <w:p w:rsidR="00000000" w:rsidDel="00000000" w:rsidP="00000000" w:rsidRDefault="00000000" w:rsidRPr="00000000" w14:paraId="00000545">
      <w:pPr>
        <w:pStyle w:val="Heading3"/>
        <w:rPr/>
      </w:pPr>
      <w:bookmarkStart w:colFirst="0" w:colLast="0" w:name="_heading=h.8wggxydblid9" w:id="17"/>
      <w:bookmarkEnd w:id="17"/>
      <w:r w:rsidDel="00000000" w:rsidR="00000000" w:rsidRPr="00000000">
        <w:rPr>
          <w:rtl w:val="0"/>
        </w:rPr>
        <w:t xml:space="preserve">Time (Hours, Seasons)</w:t>
      </w:r>
      <w:r w:rsidDel="00000000" w:rsidR="00000000" w:rsidRPr="00000000">
        <w:rPr>
          <w:rtl w:val="0"/>
        </w:rPr>
      </w:r>
    </w:p>
    <w:p w:rsidR="00000000" w:rsidDel="00000000" w:rsidP="00000000" w:rsidRDefault="00000000" w:rsidRPr="00000000" w14:paraId="00000546">
      <w:pPr>
        <w:ind w:firstLine="720"/>
        <w:rPr>
          <w:b w:val="1"/>
        </w:rPr>
      </w:pPr>
      <w:r w:rsidDel="00000000" w:rsidR="00000000" w:rsidRPr="00000000">
        <w:rPr>
          <w:rtl w:val="0"/>
        </w:rPr>
      </w:r>
    </w:p>
    <w:tbl>
      <w:tblPr>
        <w:tblStyle w:val="Table15"/>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7">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8">
            <w:pPr>
              <w:widowControl w:val="0"/>
              <w:spacing w:line="240" w:lineRule="auto"/>
              <w:rPr>
                <w:b w:val="1"/>
              </w:rPr>
            </w:pPr>
            <w:r w:rsidDel="00000000" w:rsidR="00000000" w:rsidRPr="00000000">
              <w:rPr>
                <w:b w:val="1"/>
                <w:rtl w:val="0"/>
              </w:rPr>
              <w:t xml:space="preserve">English TL</w:t>
            </w:r>
          </w:p>
        </w:tc>
        <w:tc>
          <w:tcPr>
            <w:vAlign w:val="center"/>
          </w:tcPr>
          <w:p w:rsidR="00000000" w:rsidDel="00000000" w:rsidP="00000000" w:rsidRDefault="00000000" w:rsidRPr="00000000" w14:paraId="00000549">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A">
            <w:pPr>
              <w:widowControl w:val="0"/>
              <w:spacing w:line="240" w:lineRule="auto"/>
              <w:rPr/>
            </w:pPr>
            <w:sdt>
              <w:sdtPr>
                <w:tag w:val="goog_rdk_382"/>
              </w:sdtPr>
              <w:sdtContent>
                <w:r w:rsidDel="00000000" w:rsidR="00000000" w:rsidRPr="00000000">
                  <w:rPr>
                    <w:rFonts w:ascii="Arial Unicode MS" w:cs="Arial Unicode MS" w:eastAsia="Arial Unicode MS" w:hAnsi="Arial Unicode MS"/>
                    <w:rtl w:val="0"/>
                  </w:rPr>
                  <w:t xml:space="preserve">火の刻</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B">
            <w:pPr>
              <w:widowControl w:val="0"/>
              <w:spacing w:line="240" w:lineRule="auto"/>
              <w:rPr/>
            </w:pPr>
            <w:r w:rsidDel="00000000" w:rsidR="00000000" w:rsidRPr="00000000">
              <w:rPr>
                <w:rtl w:val="0"/>
              </w:rPr>
              <w:t xml:space="preserve">Fire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C">
            <w:pPr>
              <w:widowControl w:val="0"/>
              <w:spacing w:line="240" w:lineRule="auto"/>
              <w:rPr/>
            </w:pPr>
            <w:r w:rsidDel="00000000" w:rsidR="00000000" w:rsidRPr="00000000">
              <w:rPr>
                <w:rtl w:val="0"/>
              </w:rPr>
              <w:t xml:space="preserve">6 AM to Noon (IIRC)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4D">
            <w:pPr>
              <w:widowControl w:val="0"/>
              <w:spacing w:line="240" w:lineRule="auto"/>
              <w:rPr/>
            </w:pPr>
            <w:sdt>
              <w:sdtPr>
                <w:tag w:val="goog_rdk_383"/>
              </w:sdtPr>
              <w:sdtContent>
                <w:r w:rsidDel="00000000" w:rsidR="00000000" w:rsidRPr="00000000">
                  <w:rPr>
                    <w:rFonts w:ascii="Arial Unicode MS" w:cs="Arial Unicode MS" w:eastAsia="Arial Unicode MS" w:hAnsi="Arial Unicode MS"/>
                    <w:rtl w:val="0"/>
                  </w:rPr>
                  <w:t xml:space="preserve">陽日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4E">
            <w:pPr>
              <w:widowControl w:val="0"/>
              <w:spacing w:line="240" w:lineRule="auto"/>
              <w:rPr/>
            </w:pPr>
            <w:r w:rsidDel="00000000" w:rsidR="00000000" w:rsidRPr="00000000">
              <w:rPr>
                <w:rtl w:val="0"/>
              </w:rPr>
              <w:t xml:space="preserve">Bright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4F">
            <w:pPr>
              <w:widowControl w:val="0"/>
              <w:spacing w:line="240" w:lineRule="auto"/>
              <w:rPr/>
            </w:pPr>
            <w:r w:rsidDel="00000000" w:rsidR="00000000" w:rsidRPr="00000000">
              <w:rPr>
                <w:rtl w:val="0"/>
              </w:rPr>
              <w:t xml:space="preserve">Time of the day with light (6 AM to 6 PM)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0">
            <w:pPr>
              <w:widowControl w:val="0"/>
              <w:spacing w:line="240" w:lineRule="auto"/>
              <w:rPr/>
            </w:pPr>
            <w:sdt>
              <w:sdtPr>
                <w:tag w:val="goog_rdk_384"/>
              </w:sdtPr>
              <w:sdtContent>
                <w:r w:rsidDel="00000000" w:rsidR="00000000" w:rsidRPr="00000000">
                  <w:rPr>
                    <w:rFonts w:ascii="Arial Unicode MS" w:cs="Arial Unicode MS" w:eastAsia="Arial Unicode MS" w:hAnsi="Arial Unicode MS"/>
                    <w:rtl w:val="0"/>
                  </w:rPr>
                  <w:t xml:space="preserve">冥日</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1">
            <w:pPr>
              <w:widowControl w:val="0"/>
              <w:spacing w:line="240" w:lineRule="auto"/>
              <w:rPr/>
            </w:pPr>
            <w:r w:rsidDel="00000000" w:rsidR="00000000" w:rsidRPr="00000000">
              <w:rPr>
                <w:rtl w:val="0"/>
              </w:rPr>
              <w:t xml:space="preserve">Dark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2">
            <w:pPr>
              <w:widowControl w:val="0"/>
              <w:spacing w:line="240" w:lineRule="auto"/>
              <w:rPr/>
            </w:pPr>
            <w:r w:rsidDel="00000000" w:rsidR="00000000" w:rsidRPr="00000000">
              <w:rPr>
                <w:rtl w:val="0"/>
              </w:rPr>
              <w:t xml:space="preserve">Time of the day without light (6PM to 6AM)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3">
            <w:pPr>
              <w:widowControl w:val="0"/>
              <w:spacing w:line="240" w:lineRule="auto"/>
              <w:rPr/>
            </w:pPr>
            <w:sdt>
              <w:sdtPr>
                <w:tag w:val="goog_rdk_385"/>
              </w:sdtPr>
              <w:sdtContent>
                <w:r w:rsidDel="00000000" w:rsidR="00000000" w:rsidRPr="00000000">
                  <w:rPr>
                    <w:rFonts w:ascii="Arial Unicode MS" w:cs="Arial Unicode MS" w:eastAsia="Arial Unicode MS" w:hAnsi="Arial Unicode MS"/>
                    <w:rtl w:val="0"/>
                  </w:rPr>
                  <w:t xml:space="preserve">氷季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4">
            <w:pPr>
              <w:widowControl w:val="0"/>
              <w:spacing w:line="240" w:lineRule="auto"/>
              <w:rPr/>
            </w:pPr>
            <w:r w:rsidDel="00000000" w:rsidR="00000000" w:rsidRPr="00000000">
              <w:rPr>
                <w:rtl w:val="0"/>
              </w:rPr>
              <w:t xml:space="preserve">Ice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5">
            <w:pPr>
              <w:widowControl w:val="0"/>
              <w:spacing w:line="240" w:lineRule="auto"/>
              <w:rPr/>
            </w:pPr>
            <w:r w:rsidDel="00000000" w:rsidR="00000000" w:rsidRPr="00000000">
              <w:rPr>
                <w:rtl w:val="0"/>
              </w:rPr>
              <w:t xml:space="preserve">Equivalent to winter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6">
            <w:pPr>
              <w:widowControl w:val="0"/>
              <w:spacing w:line="240" w:lineRule="auto"/>
              <w:rPr/>
            </w:pPr>
            <w:sdt>
              <w:sdtPr>
                <w:tag w:val="goog_rdk_386"/>
              </w:sdtPr>
              <w:sdtContent>
                <w:r w:rsidDel="00000000" w:rsidR="00000000" w:rsidRPr="00000000">
                  <w:rPr>
                    <w:rFonts w:ascii="Arial Unicode MS" w:cs="Arial Unicode MS" w:eastAsia="Arial Unicode MS" w:hAnsi="Arial Unicode MS"/>
                    <w:rtl w:val="0"/>
                  </w:rPr>
                  <w:t xml:space="preserve">火季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57">
            <w:pPr>
              <w:widowControl w:val="0"/>
              <w:spacing w:line="240" w:lineRule="auto"/>
              <w:rPr/>
            </w:pPr>
            <w:r w:rsidDel="00000000" w:rsidR="00000000" w:rsidRPr="00000000">
              <w:rPr>
                <w:rtl w:val="0"/>
              </w:rPr>
              <w:t xml:space="preserve">Fire Season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8">
            <w:pPr>
              <w:widowControl w:val="0"/>
              <w:spacing w:line="240" w:lineRule="auto"/>
              <w:rPr/>
            </w:pPr>
            <w:r w:rsidDel="00000000" w:rsidR="00000000" w:rsidRPr="00000000">
              <w:rPr>
                <w:rtl w:val="0"/>
              </w:rPr>
              <w:t xml:space="preserve">Equivalent to summer</w:t>
            </w:r>
          </w:p>
        </w:tc>
      </w:tr>
    </w:tbl>
    <w:p w:rsidR="00000000" w:rsidDel="00000000" w:rsidP="00000000" w:rsidRDefault="00000000" w:rsidRPr="00000000" w14:paraId="00000559">
      <w:pPr>
        <w:rPr>
          <w:b w:val="1"/>
          <w:sz w:val="24"/>
          <w:szCs w:val="24"/>
        </w:rPr>
      </w:pPr>
      <w:r w:rsidDel="00000000" w:rsidR="00000000" w:rsidRPr="00000000">
        <w:rPr>
          <w:rtl w:val="0"/>
        </w:rPr>
      </w:r>
    </w:p>
    <w:p w:rsidR="00000000" w:rsidDel="00000000" w:rsidP="00000000" w:rsidRDefault="00000000" w:rsidRPr="00000000" w14:paraId="0000055A">
      <w:pPr>
        <w:rPr>
          <w:b w:val="1"/>
          <w:sz w:val="24"/>
          <w:szCs w:val="24"/>
        </w:rPr>
      </w:pPr>
      <w:r w:rsidDel="00000000" w:rsidR="00000000" w:rsidRPr="00000000">
        <w:rPr>
          <w:rtl w:val="0"/>
        </w:rPr>
      </w:r>
    </w:p>
    <w:p w:rsidR="00000000" w:rsidDel="00000000" w:rsidP="00000000" w:rsidRDefault="00000000" w:rsidRPr="00000000" w14:paraId="0000055B">
      <w:pPr>
        <w:pStyle w:val="Heading3"/>
        <w:ind w:firstLine="720"/>
        <w:rPr/>
      </w:pPr>
      <w:bookmarkStart w:colFirst="0" w:colLast="0" w:name="_heading=h.46nng51uyvla" w:id="18"/>
      <w:bookmarkEnd w:id="18"/>
      <w:r w:rsidDel="00000000" w:rsidR="00000000" w:rsidRPr="00000000">
        <w:rPr>
          <w:rtl w:val="0"/>
        </w:rPr>
        <w:t xml:space="preserve">Others</w:t>
      </w:r>
    </w:p>
    <w:tbl>
      <w:tblPr>
        <w:tblStyle w:val="Table16"/>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C">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D">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5E">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5F">
            <w:pPr>
              <w:widowControl w:val="0"/>
              <w:spacing w:line="240" w:lineRule="auto"/>
              <w:rPr/>
            </w:pPr>
            <w:sdt>
              <w:sdtPr>
                <w:tag w:val="goog_rdk_387"/>
              </w:sdtPr>
              <w:sdtContent>
                <w:r w:rsidDel="00000000" w:rsidR="00000000" w:rsidRPr="00000000">
                  <w:rPr>
                    <w:rFonts w:ascii="Arial Unicode MS" w:cs="Arial Unicode MS" w:eastAsia="Arial Unicode MS" w:hAnsi="Arial Unicode MS"/>
                    <w:rtl w:val="0"/>
                  </w:rPr>
                  <w:t xml:space="preserve">異世界</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0">
            <w:pPr>
              <w:widowControl w:val="0"/>
              <w:spacing w:line="240" w:lineRule="auto"/>
              <w:rPr/>
            </w:pPr>
            <w:r w:rsidDel="00000000" w:rsidR="00000000" w:rsidRPr="00000000">
              <w:rPr>
                <w:rtl w:val="0"/>
              </w:rPr>
              <w:t xml:space="preserve">(An)other world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2">
            <w:pPr>
              <w:widowControl w:val="0"/>
              <w:spacing w:line="240" w:lineRule="auto"/>
              <w:rPr/>
            </w:pPr>
            <w:sdt>
              <w:sdtPr>
                <w:tag w:val="goog_rdk_388"/>
              </w:sdtPr>
              <w:sdtContent>
                <w:r w:rsidDel="00000000" w:rsidR="00000000" w:rsidRPr="00000000">
                  <w:rPr>
                    <w:rFonts w:ascii="Arial Unicode MS" w:cs="Arial Unicode MS" w:eastAsia="Arial Unicode MS" w:hAnsi="Arial Unicode MS"/>
                    <w:rtl w:val="0"/>
                  </w:rPr>
                  <w:t xml:space="preserve">イセカイ</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63">
            <w:pPr>
              <w:widowControl w:val="0"/>
              <w:spacing w:line="240" w:lineRule="auto"/>
              <w:rPr/>
            </w:pPr>
            <w:r w:rsidDel="00000000" w:rsidR="00000000" w:rsidRPr="00000000">
              <w:rPr>
                <w:rtl w:val="0"/>
              </w:rPr>
              <w:t xml:space="preserve">Isekai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4">
            <w:pPr>
              <w:widowControl w:val="0"/>
              <w:spacing w:line="240" w:lineRule="auto"/>
              <w:rPr/>
            </w:pPr>
            <w:sdt>
              <w:sdtPr>
                <w:tag w:val="goog_rdk_389"/>
              </w:sdtPr>
              <w:sdtContent>
                <w:r w:rsidDel="00000000" w:rsidR="00000000" w:rsidRPr="00000000">
                  <w:rPr>
                    <w:rFonts w:ascii="Arial Unicode MS" w:cs="Arial Unicode MS" w:eastAsia="Arial Unicode MS" w:hAnsi="Arial Unicode MS"/>
                    <w:rtl w:val="0"/>
                  </w:rPr>
                  <w:t xml:space="preserve">This is not translated into “(an)other world” to distinguish between usages of “異世界” and “イセカイ”</w:t>
                </w:r>
              </w:sdtContent>
            </w:sdt>
          </w:p>
          <w:p w:rsidR="00000000" w:rsidDel="00000000" w:rsidP="00000000" w:rsidRDefault="00000000" w:rsidRPr="00000000" w14:paraId="00000565">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6">
            <w:pPr>
              <w:widowControl w:val="0"/>
              <w:spacing w:line="240" w:lineRule="auto"/>
              <w:rPr/>
            </w:pPr>
            <w:sdt>
              <w:sdtPr>
                <w:tag w:val="goog_rdk_390"/>
              </w:sdtPr>
              <w:sdtContent>
                <w:r w:rsidDel="00000000" w:rsidR="00000000" w:rsidRPr="00000000">
                  <w:rPr>
                    <w:rFonts w:ascii="Arial Unicode MS" w:cs="Arial Unicode MS" w:eastAsia="Arial Unicode MS" w:hAnsi="Arial Unicode MS"/>
                    <w:color w:val="000000"/>
                    <w:rtl w:val="0"/>
                  </w:rPr>
                  <w:t xml:space="preserve">魔女の残り香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7">
            <w:pPr>
              <w:widowControl w:val="0"/>
              <w:spacing w:line="240" w:lineRule="auto"/>
              <w:rPr/>
            </w:pPr>
            <w:r w:rsidDel="00000000" w:rsidR="00000000" w:rsidRPr="00000000">
              <w:rPr>
                <w:color w:val="000000"/>
                <w:rtl w:val="0"/>
              </w:rPr>
              <w:t xml:space="preserve">Witch's Lingering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9">
            <w:pPr>
              <w:widowControl w:val="0"/>
              <w:spacing w:line="240" w:lineRule="auto"/>
              <w:rPr/>
            </w:pPr>
            <w:sdt>
              <w:sdtPr>
                <w:tag w:val="goog_rdk_391"/>
              </w:sdtPr>
              <w:sdtContent>
                <w:r w:rsidDel="00000000" w:rsidR="00000000" w:rsidRPr="00000000">
                  <w:rPr>
                    <w:rFonts w:ascii="Arial Unicode MS" w:cs="Arial Unicode MS" w:eastAsia="Arial Unicode MS" w:hAnsi="Arial Unicode MS"/>
                    <w:color w:val="000000"/>
                    <w:rtl w:val="0"/>
                  </w:rPr>
                  <w:t xml:space="preserve">魔女の香</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A">
            <w:pPr>
              <w:widowControl w:val="0"/>
              <w:spacing w:line="240" w:lineRule="auto"/>
              <w:rPr/>
            </w:pPr>
            <w:r w:rsidDel="00000000" w:rsidR="00000000" w:rsidRPr="00000000">
              <w:rPr>
                <w:color w:val="000000"/>
                <w:rtl w:val="0"/>
              </w:rPr>
              <w:t xml:space="preserve">Witch's Scent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C">
            <w:pPr>
              <w:widowControl w:val="0"/>
              <w:spacing w:line="240" w:lineRule="auto"/>
              <w:rPr>
                <w:color w:val="000000"/>
              </w:rPr>
            </w:pPr>
            <w:sdt>
              <w:sdtPr>
                <w:tag w:val="goog_rdk_392"/>
              </w:sdtPr>
              <w:sdtContent>
                <w:r w:rsidDel="00000000" w:rsidR="00000000" w:rsidRPr="00000000">
                  <w:rPr>
                    <w:rFonts w:ascii="Arial Unicode MS" w:cs="Arial Unicode MS" w:eastAsia="Arial Unicode MS" w:hAnsi="Arial Unicode MS"/>
                    <w:rtl w:val="0"/>
                  </w:rPr>
                  <w:t xml:space="preserve">親竜儀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D">
            <w:pPr>
              <w:widowControl w:val="0"/>
              <w:spacing w:line="240" w:lineRule="auto"/>
              <w:rPr>
                <w:color w:val="000000"/>
              </w:rPr>
            </w:pPr>
            <w:r w:rsidDel="00000000" w:rsidR="00000000" w:rsidRPr="00000000">
              <w:rPr>
                <w:rtl w:val="0"/>
              </w:rPr>
              <w:t xml:space="preserve">Dragonkindling Ceremony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6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6F">
            <w:pPr>
              <w:widowControl w:val="0"/>
              <w:spacing w:line="240" w:lineRule="auto"/>
              <w:rPr/>
            </w:pPr>
            <w:sdt>
              <w:sdtPr>
                <w:tag w:val="goog_rdk_393"/>
              </w:sdtPr>
              <w:sdtContent>
                <w:r w:rsidDel="00000000" w:rsidR="00000000" w:rsidRPr="00000000">
                  <w:rPr>
                    <w:rFonts w:ascii="Arial Unicode MS" w:cs="Arial Unicode MS" w:eastAsia="Arial Unicode MS" w:hAnsi="Arial Unicode MS"/>
                    <w:color w:val="000000"/>
                    <w:rtl w:val="0"/>
                  </w:rPr>
                  <w:t xml:space="preserve">血命の儀</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0">
            <w:pPr>
              <w:widowControl w:val="0"/>
              <w:spacing w:line="240" w:lineRule="auto"/>
              <w:rPr/>
            </w:pPr>
            <w:r w:rsidDel="00000000" w:rsidR="00000000" w:rsidRPr="00000000">
              <w:rPr>
                <w:color w:val="000000"/>
                <w:rtl w:val="0"/>
              </w:rPr>
              <w:t xml:space="preserve">Lifeblood Ritual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2">
            <w:pPr>
              <w:widowControl w:val="0"/>
              <w:spacing w:line="240" w:lineRule="auto"/>
              <w:rPr>
                <w:color w:val="000000"/>
              </w:rPr>
            </w:pPr>
            <w:sdt>
              <w:sdtPr>
                <w:tag w:val="goog_rdk_394"/>
              </w:sdtPr>
              <w:sdtContent>
                <w:r w:rsidDel="00000000" w:rsidR="00000000" w:rsidRPr="00000000">
                  <w:rPr>
                    <w:rFonts w:ascii="Arial Unicode MS" w:cs="Arial Unicode MS" w:eastAsia="Arial Unicode MS" w:hAnsi="Arial Unicode MS"/>
                    <w:rtl w:val="0"/>
                  </w:rPr>
                  <w:t xml:space="preserve">発魔期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3">
            <w:pPr>
              <w:widowControl w:val="0"/>
              <w:spacing w:line="240" w:lineRule="auto"/>
              <w:rPr>
                <w:color w:val="000000"/>
              </w:rPr>
            </w:pPr>
            <w:r w:rsidDel="00000000" w:rsidR="00000000" w:rsidRPr="00000000">
              <w:rPr>
                <w:rtl w:val="0"/>
              </w:rPr>
              <w:t xml:space="preserve">Magic Release Period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5">
            <w:pPr>
              <w:widowControl w:val="0"/>
              <w:spacing w:line="240" w:lineRule="auto"/>
              <w:rPr>
                <w:color w:val="000000"/>
              </w:rPr>
            </w:pPr>
            <w:sdt>
              <w:sdtPr>
                <w:tag w:val="goog_rdk_395"/>
              </w:sdtPr>
              <w:sdtContent>
                <w:r w:rsidDel="00000000" w:rsidR="00000000" w:rsidRPr="00000000">
                  <w:rPr>
                    <w:rFonts w:ascii="Arial Unicode MS" w:cs="Arial Unicode MS" w:eastAsia="Arial Unicode MS" w:hAnsi="Arial Unicode MS"/>
                    <w:color w:val="000000"/>
                    <w:rtl w:val="0"/>
                  </w:rPr>
                  <w:t xml:space="preserve">砂風</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6">
            <w:pPr>
              <w:widowControl w:val="0"/>
              <w:spacing w:line="240" w:lineRule="auto"/>
              <w:rPr>
                <w:color w:val="000000"/>
              </w:rPr>
            </w:pPr>
            <w:r w:rsidDel="00000000" w:rsidR="00000000" w:rsidRPr="00000000">
              <w:rPr>
                <w:color w:val="000000"/>
                <w:rtl w:val="0"/>
              </w:rPr>
              <w:t xml:space="preserve">Sand Wind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8">
            <w:pPr>
              <w:widowControl w:val="0"/>
              <w:spacing w:line="240" w:lineRule="auto"/>
              <w:rPr>
                <w:color w:val="000000"/>
              </w:rPr>
            </w:pPr>
            <w:sdt>
              <w:sdtPr>
                <w:tag w:val="goog_rdk_396"/>
              </w:sdtPr>
              <w:sdtContent>
                <w:r w:rsidDel="00000000" w:rsidR="00000000" w:rsidRPr="00000000">
                  <w:rPr>
                    <w:rFonts w:ascii="Arial Unicode MS" w:cs="Arial Unicode MS" w:eastAsia="Arial Unicode MS" w:hAnsi="Arial Unicode MS"/>
                    <w:color w:val="000000"/>
                    <w:rtl w:val="0"/>
                  </w:rPr>
                  <w:t xml:space="preserve">砂海</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9">
            <w:pPr>
              <w:widowControl w:val="0"/>
              <w:spacing w:line="240" w:lineRule="auto"/>
              <w:rPr>
                <w:color w:val="000000"/>
              </w:rPr>
            </w:pPr>
            <w:r w:rsidDel="00000000" w:rsidR="00000000" w:rsidRPr="00000000">
              <w:rPr>
                <w:color w:val="000000"/>
                <w:rtl w:val="0"/>
              </w:rPr>
              <w:t xml:space="preserve">Sand Sea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B">
            <w:pPr>
              <w:widowControl w:val="0"/>
              <w:spacing w:line="240" w:lineRule="auto"/>
              <w:rPr>
                <w:color w:val="000000"/>
              </w:rPr>
            </w:pPr>
            <w:sdt>
              <w:sdtPr>
                <w:tag w:val="goog_rdk_397"/>
              </w:sdtPr>
              <w:sdtContent>
                <w:r w:rsidDel="00000000" w:rsidR="00000000" w:rsidRPr="00000000">
                  <w:rPr>
                    <w:rFonts w:ascii="Arial Unicode MS" w:cs="Arial Unicode MS" w:eastAsia="Arial Unicode MS" w:hAnsi="Arial Unicode MS"/>
                    <w:rtl w:val="0"/>
                  </w:rPr>
                  <w:t xml:space="preserve">シャトランジ</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C">
            <w:pPr>
              <w:widowControl w:val="0"/>
              <w:spacing w:line="240" w:lineRule="auto"/>
              <w:rPr>
                <w:color w:val="000000"/>
              </w:rPr>
            </w:pPr>
            <w:r w:rsidDel="00000000" w:rsidR="00000000" w:rsidRPr="00000000">
              <w:rPr>
                <w:rtl w:val="0"/>
              </w:rPr>
              <w:t xml:space="preserve">Shatranj</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7D">
            <w:pPr>
              <w:widowControl w:val="0"/>
              <w:spacing w:line="240" w:lineRule="auto"/>
              <w:rPr>
                <w:b w:val="1"/>
              </w:rPr>
            </w:pPr>
            <w:r w:rsidDel="00000000" w:rsidR="00000000" w:rsidRPr="00000000">
              <w:rPr>
                <w:b w:val="1"/>
                <w:rtl w:val="0"/>
              </w:rPr>
              <w:t xml:space="preserve">Do not 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7E">
            <w:pPr>
              <w:widowControl w:val="0"/>
              <w:spacing w:line="240" w:lineRule="auto"/>
              <w:rPr/>
            </w:pPr>
            <w:sdt>
              <w:sdtPr>
                <w:tag w:val="goog_rdk_398"/>
              </w:sdtPr>
              <w:sdtContent>
                <w:r w:rsidDel="00000000" w:rsidR="00000000" w:rsidRPr="00000000">
                  <w:rPr>
                    <w:rFonts w:ascii="Arial Unicode MS" w:cs="Arial Unicode MS" w:eastAsia="Arial Unicode MS" w:hAnsi="Arial Unicode MS"/>
                    <w:rtl w:val="0"/>
                  </w:rPr>
                  <w:t xml:space="preserve">ワフー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7F">
            <w:pPr>
              <w:widowControl w:val="0"/>
              <w:spacing w:line="240" w:lineRule="auto"/>
              <w:rPr/>
            </w:pPr>
            <w:r w:rsidDel="00000000" w:rsidR="00000000" w:rsidRPr="00000000">
              <w:rPr>
                <w:rtl w:val="0"/>
              </w:rPr>
              <w:t xml:space="preserve">Wafuu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0">
            <w:pPr>
              <w:widowControl w:val="0"/>
              <w:spacing w:line="240" w:lineRule="auto"/>
              <w:rPr>
                <w:b w:val="1"/>
              </w:rPr>
            </w:pPr>
            <w:r w:rsidDel="00000000" w:rsidR="00000000" w:rsidRPr="00000000">
              <w:rPr>
                <w:b w:val="1"/>
                <w:rtl w:val="0"/>
              </w:rPr>
              <w:t xml:space="preserve">Underline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1">
            <w:pPr>
              <w:widowControl w:val="0"/>
              <w:spacing w:line="240" w:lineRule="auto"/>
              <w:rPr/>
            </w:pPr>
            <w:sdt>
              <w:sdtPr>
                <w:tag w:val="goog_rdk_399"/>
              </w:sdtPr>
              <w:sdtContent>
                <w:r w:rsidDel="00000000" w:rsidR="00000000" w:rsidRPr="00000000">
                  <w:rPr>
                    <w:rFonts w:ascii="Arial Unicode MS" w:cs="Arial Unicode MS" w:eastAsia="Arial Unicode MS" w:hAnsi="Arial Unicode MS"/>
                    <w:rtl w:val="0"/>
                  </w:rPr>
                  <w:t xml:space="preserve">ワソー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2">
            <w:pPr>
              <w:widowControl w:val="0"/>
              <w:spacing w:line="240" w:lineRule="auto"/>
              <w:rPr/>
            </w:pPr>
            <w:r w:rsidDel="00000000" w:rsidR="00000000" w:rsidRPr="00000000">
              <w:rPr>
                <w:rtl w:val="0"/>
              </w:rPr>
              <w:t xml:space="preserve">Wasou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3">
            <w:pPr>
              <w:widowControl w:val="0"/>
              <w:spacing w:line="240" w:lineRule="auto"/>
              <w:rPr/>
            </w:pPr>
            <w:r w:rsidDel="00000000" w:rsidR="00000000" w:rsidRPr="00000000">
              <w:rPr>
                <w:rtl w:val="0"/>
              </w:rPr>
              <w:t xml:space="preserve">Corrupted form of the above</w:t>
            </w:r>
          </w:p>
          <w:p w:rsidR="00000000" w:rsidDel="00000000" w:rsidP="00000000" w:rsidRDefault="00000000" w:rsidRPr="00000000" w14:paraId="00000584">
            <w:pPr>
              <w:widowControl w:val="0"/>
              <w:spacing w:line="240" w:lineRule="auto"/>
              <w:rPr/>
            </w:pPr>
            <w:r w:rsidDel="00000000" w:rsidR="00000000" w:rsidRPr="00000000">
              <w:rPr>
                <w:b w:val="1"/>
                <w:rtl w:val="0"/>
              </w:rPr>
              <w:t xml:space="preserve">Do not underline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5">
            <w:pPr>
              <w:widowControl w:val="0"/>
              <w:spacing w:line="240" w:lineRule="auto"/>
              <w:rPr/>
            </w:pPr>
            <w:sdt>
              <w:sdtPr>
                <w:tag w:val="goog_rdk_400"/>
              </w:sdtPr>
              <w:sdtContent>
                <w:r w:rsidDel="00000000" w:rsidR="00000000" w:rsidRPr="00000000">
                  <w:rPr>
                    <w:rFonts w:ascii="Arial Unicode MS" w:cs="Arial Unicode MS" w:eastAsia="Arial Unicode MS" w:hAnsi="Arial Unicode MS"/>
                    <w:rtl w:val="0"/>
                  </w:rPr>
                  <w:t xml:space="preserve">幼児化</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6">
            <w:pPr>
              <w:widowControl w:val="0"/>
              <w:spacing w:line="240" w:lineRule="auto"/>
              <w:rPr/>
            </w:pPr>
            <w:r w:rsidDel="00000000" w:rsidR="00000000" w:rsidRPr="00000000">
              <w:rPr>
                <w:rtl w:val="0"/>
              </w:rPr>
              <w:t xml:space="preserve">Infantilization / infantilized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7">
            <w:pPr>
              <w:widowControl w:val="0"/>
              <w:spacing w:line="240" w:lineRule="auto"/>
              <w:rPr/>
            </w:pPr>
            <w:r w:rsidDel="00000000" w:rsidR="00000000" w:rsidRPr="00000000">
              <w:rPr>
                <w:rtl w:val="0"/>
              </w:rPr>
              <w:t xml:space="preserve">Whichever works best in the sentence’s wording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8">
            <w:pPr>
              <w:widowControl w:val="0"/>
              <w:spacing w:line="240" w:lineRule="auto"/>
              <w:rPr/>
            </w:pPr>
            <w:sdt>
              <w:sdtPr>
                <w:tag w:val="goog_rdk_401"/>
              </w:sdtPr>
              <w:sdtContent>
                <w:r w:rsidDel="00000000" w:rsidR="00000000" w:rsidRPr="00000000">
                  <w:rPr>
                    <w:rFonts w:ascii="Arial Unicode MS" w:cs="Arial Unicode MS" w:eastAsia="Arial Unicode MS" w:hAnsi="Arial Unicode MS"/>
                    <w:rtl w:val="0"/>
                  </w:rPr>
                  <w:t xml:space="preserve">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9">
            <w:pPr>
              <w:widowControl w:val="0"/>
              <w:spacing w:line="240" w:lineRule="auto"/>
              <w:rPr/>
            </w:pPr>
            <w:r w:rsidDel="00000000" w:rsidR="00000000" w:rsidRPr="00000000">
              <w:rPr>
                <w:rtl w:val="0"/>
              </w:rPr>
              <w:t xml:space="preserve">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A">
            <w:pPr>
              <w:widowControl w:val="0"/>
              <w:spacing w:line="240" w:lineRule="auto"/>
              <w:rPr/>
            </w:pPr>
            <w:r w:rsidDel="00000000" w:rsidR="00000000" w:rsidRPr="00000000">
              <w:rPr>
                <w:rtl w:val="0"/>
              </w:rPr>
              <w:t xml:space="preserve">How teams are referred to in Sparka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B">
            <w:pPr>
              <w:widowControl w:val="0"/>
              <w:spacing w:line="240" w:lineRule="auto"/>
              <w:rPr/>
            </w:pPr>
            <w:sdt>
              <w:sdtPr>
                <w:tag w:val="goog_rdk_402"/>
              </w:sdtPr>
              <w:sdtContent>
                <w:r w:rsidDel="00000000" w:rsidR="00000000" w:rsidRPr="00000000">
                  <w:rPr>
                    <w:rFonts w:ascii="Arial Unicode MS" w:cs="Arial Unicode MS" w:eastAsia="Arial Unicode MS" w:hAnsi="Arial Unicode MS"/>
                    <w:rtl w:val="0"/>
                  </w:rPr>
                  <w:t xml:space="preserve">マグリッツァの断頭台</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C">
            <w:pPr>
              <w:widowControl w:val="0"/>
              <w:spacing w:line="240" w:lineRule="auto"/>
              <w:rPr/>
            </w:pPr>
            <w:r w:rsidDel="00000000" w:rsidR="00000000" w:rsidRPr="00000000">
              <w:rPr>
                <w:rtl w:val="0"/>
              </w:rPr>
              <w:t xml:space="preserve">Magrizza’s Guillotine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8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8E">
            <w:pPr>
              <w:widowControl w:val="0"/>
              <w:spacing w:line="240" w:lineRule="auto"/>
              <w:rPr/>
            </w:pPr>
            <w:sdt>
              <w:sdtPr>
                <w:tag w:val="goog_rdk_403"/>
              </w:sdtPr>
              <w:sdtContent>
                <w:r w:rsidDel="00000000" w:rsidR="00000000" w:rsidRPr="00000000">
                  <w:rPr>
                    <w:rFonts w:ascii="Arial Unicode MS" w:cs="Arial Unicode MS" w:eastAsia="Arial Unicode MS" w:hAnsi="Arial Unicode MS"/>
                    <w:rtl w:val="0"/>
                  </w:rPr>
                  <w:t xml:space="preserve">アイリスと茨の王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8F">
            <w:pPr>
              <w:widowControl w:val="0"/>
              <w:spacing w:line="240" w:lineRule="auto"/>
              <w:rPr/>
            </w:pPr>
            <w:r w:rsidDel="00000000" w:rsidR="00000000" w:rsidRPr="00000000">
              <w:rPr>
                <w:rtl w:val="0"/>
              </w:rPr>
              <w:t xml:space="preserve">Iris and the King of Thorns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1">
            <w:pPr>
              <w:widowControl w:val="0"/>
              <w:spacing w:line="240" w:lineRule="auto"/>
              <w:rPr/>
            </w:pPr>
            <w:sdt>
              <w:sdtPr>
                <w:tag w:val="goog_rdk_404"/>
              </w:sdtPr>
              <w:sdtContent>
                <w:r w:rsidDel="00000000" w:rsidR="00000000" w:rsidRPr="00000000">
                  <w:rPr>
                    <w:rFonts w:ascii="Arial Unicode MS" w:cs="Arial Unicode MS" w:eastAsia="Arial Unicode MS" w:hAnsi="Arial Unicode MS"/>
                    <w:rtl w:val="0"/>
                  </w:rPr>
                  <w:t xml:space="preserve">死魂花</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2">
            <w:pPr>
              <w:widowControl w:val="0"/>
              <w:spacing w:line="240" w:lineRule="auto"/>
              <w:rPr/>
            </w:pPr>
            <w:r w:rsidDel="00000000" w:rsidR="00000000" w:rsidRPr="00000000">
              <w:rPr>
                <w:rtl w:val="0"/>
              </w:rPr>
              <w:t xml:space="preserve">necrosoul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3">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4">
            <w:pPr>
              <w:widowControl w:val="0"/>
              <w:spacing w:line="240" w:lineRule="auto"/>
              <w:rPr/>
            </w:pPr>
            <w:sdt>
              <w:sdtPr>
                <w:tag w:val="goog_rdk_405"/>
              </w:sdtPr>
              <w:sdtContent>
                <w:r w:rsidDel="00000000" w:rsidR="00000000" w:rsidRPr="00000000">
                  <w:rPr>
                    <w:rFonts w:ascii="Arial Unicode MS" w:cs="Arial Unicode MS" w:eastAsia="Arial Unicode MS" w:hAnsi="Arial Unicode MS"/>
                    <w:rtl w:val="0"/>
                  </w:rPr>
                  <w:t xml:space="preserve">ミリージア</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5">
            <w:pPr>
              <w:widowControl w:val="0"/>
              <w:spacing w:line="240" w:lineRule="auto"/>
              <w:rPr/>
            </w:pPr>
            <w:r w:rsidDel="00000000" w:rsidR="00000000" w:rsidRPr="00000000">
              <w:rPr>
                <w:rtl w:val="0"/>
              </w:rPr>
              <w:t xml:space="preserve">milizia flower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7">
            <w:pPr>
              <w:widowControl w:val="0"/>
              <w:spacing w:line="240" w:lineRule="auto"/>
              <w:rPr/>
            </w:pPr>
            <w:sdt>
              <w:sdtPr>
                <w:tag w:val="goog_rdk_406"/>
              </w:sdtPr>
              <w:sdtContent>
                <w:r w:rsidDel="00000000" w:rsidR="00000000" w:rsidRPr="00000000">
                  <w:rPr>
                    <w:rFonts w:ascii="Arial Unicode MS" w:cs="Arial Unicode MS" w:eastAsia="Arial Unicode MS" w:hAnsi="Arial Unicode MS"/>
                    <w:rtl w:val="0"/>
                  </w:rPr>
                  <w:t xml:space="preserve">ボーク陽樹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8">
            <w:pPr>
              <w:widowControl w:val="0"/>
              <w:spacing w:line="240" w:lineRule="auto"/>
              <w:rPr/>
            </w:pPr>
            <w:r w:rsidDel="00000000" w:rsidR="00000000" w:rsidRPr="00000000">
              <w:rPr>
                <w:rtl w:val="0"/>
              </w:rPr>
              <w:t xml:space="preserve">bokuyang tree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A">
            <w:pPr>
              <w:widowControl w:val="0"/>
              <w:spacing w:line="240" w:lineRule="auto"/>
              <w:rPr/>
            </w:pPr>
            <w:sdt>
              <w:sdtPr>
                <w:tag w:val="goog_rdk_407"/>
              </w:sdtPr>
              <w:sdtContent>
                <w:r w:rsidDel="00000000" w:rsidR="00000000" w:rsidRPr="00000000">
                  <w:rPr>
                    <w:rFonts w:ascii="Arial Unicode MS" w:cs="Arial Unicode MS" w:eastAsia="Arial Unicode MS" w:hAnsi="Arial Unicode MS"/>
                    <w:rtl w:val="0"/>
                  </w:rPr>
                  <w:t xml:space="preserve">頂点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B">
            <w:pPr>
              <w:widowControl w:val="0"/>
              <w:spacing w:line="240" w:lineRule="auto"/>
              <w:rPr/>
            </w:pPr>
            <w:r w:rsidDel="00000000" w:rsidR="00000000" w:rsidRPr="00000000">
              <w:rPr>
                <w:rtl w:val="0"/>
              </w:rPr>
              <w:t xml:space="preserve">bastion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C">
            <w:pPr>
              <w:widowControl w:val="0"/>
              <w:spacing w:line="240" w:lineRule="auto"/>
              <w:rPr/>
            </w:pPr>
            <w:r w:rsidDel="00000000" w:rsidR="00000000" w:rsidRPr="00000000">
              <w:rPr>
                <w:rtl w:val="0"/>
              </w:rPr>
              <w:t xml:space="preserve">For the context of the Arc 7 and Arc 8 Lupugana battles. Under other circumstances, a different localization may be more appropriate.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D">
            <w:pPr>
              <w:widowControl w:val="0"/>
              <w:spacing w:line="240" w:lineRule="auto"/>
              <w:rPr/>
            </w:pPr>
            <w:sdt>
              <w:sdtPr>
                <w:tag w:val="goog_rdk_408"/>
              </w:sdtPr>
              <w:sdtContent>
                <w:r w:rsidDel="00000000" w:rsidR="00000000" w:rsidRPr="00000000">
                  <w:rPr>
                    <w:rFonts w:ascii="Arial Unicode MS" w:cs="Arial Unicode MS" w:eastAsia="Arial Unicode MS" w:hAnsi="Arial Unicode MS"/>
                    <w:rtl w:val="0"/>
                  </w:rPr>
                  <w:t xml:space="preserve">(Name)領</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9E">
            <w:pPr>
              <w:widowControl w:val="0"/>
              <w:spacing w:line="240" w:lineRule="auto"/>
              <w:rPr/>
            </w:pPr>
            <w:r w:rsidDel="00000000" w:rsidR="00000000" w:rsidRPr="00000000">
              <w:rPr>
                <w:rtl w:val="0"/>
              </w:rPr>
              <w:t xml:space="preserve">(Name) Domain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0">
            <w:pPr>
              <w:widowControl w:val="0"/>
              <w:spacing w:line="240" w:lineRule="auto"/>
              <w:rPr/>
            </w:pPr>
            <w:sdt>
              <w:sdtPr>
                <w:tag w:val="goog_rdk_409"/>
              </w:sdtPr>
              <w:sdtContent>
                <w:r w:rsidDel="00000000" w:rsidR="00000000" w:rsidRPr="00000000">
                  <w:rPr>
                    <w:rFonts w:ascii="Arial Unicode MS" w:cs="Arial Unicode MS" w:eastAsia="Arial Unicode MS" w:hAnsi="Arial Unicode MS"/>
                    <w:rtl w:val="0"/>
                  </w:rPr>
                  <w:t xml:space="preserve">剣に貫かれた狼</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pPr>
            <w:r w:rsidDel="00000000" w:rsidR="00000000" w:rsidRPr="00000000">
              <w:rPr>
                <w:rtl w:val="0"/>
              </w:rPr>
              <w:t xml:space="preserve">wolf pierced by swords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2">
            <w:pPr>
              <w:widowControl w:val="0"/>
              <w:spacing w:line="240" w:lineRule="auto"/>
              <w:rPr/>
            </w:pPr>
            <w:r w:rsidDel="00000000" w:rsidR="00000000" w:rsidRPr="00000000">
              <w:rPr>
                <w:rtl w:val="0"/>
              </w:rPr>
              <w:t xml:space="preserve">A bit of a key expression describing Vollachia’s emblem</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3">
            <w:pPr>
              <w:widowControl w:val="0"/>
              <w:spacing w:line="240" w:lineRule="auto"/>
              <w:rPr/>
            </w:pPr>
            <w:sdt>
              <w:sdtPr>
                <w:tag w:val="goog_rdk_410"/>
              </w:sdtPr>
              <w:sdtContent>
                <w:r w:rsidDel="00000000" w:rsidR="00000000" w:rsidRPr="00000000">
                  <w:rPr>
                    <w:rFonts w:ascii="Arial Unicode MS" w:cs="Arial Unicode MS" w:eastAsia="Arial Unicode MS" w:hAnsi="Arial Unicode MS"/>
                    <w:rtl w:val="0"/>
                  </w:rPr>
                  <w:t xml:space="preserve">死に逃げ</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4">
            <w:pPr>
              <w:widowControl w:val="0"/>
              <w:spacing w:line="240" w:lineRule="auto"/>
              <w:rPr/>
            </w:pPr>
            <w:r w:rsidDel="00000000" w:rsidR="00000000" w:rsidRPr="00000000">
              <w:rPr>
                <w:rtl w:val="0"/>
              </w:rPr>
              <w:t xml:space="preserve">Escape by Death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pPr>
            <w:sdt>
              <w:sdtPr>
                <w:tag w:val="goog_rdk_411"/>
              </w:sdtPr>
              <w:sdtContent>
                <w:r w:rsidDel="00000000" w:rsidR="00000000" w:rsidRPr="00000000">
                  <w:rPr>
                    <w:rFonts w:ascii="Arial Unicode MS" w:cs="Arial Unicode MS" w:eastAsia="Arial Unicode MS" w:hAnsi="Arial Unicode MS"/>
                    <w:rtl w:val="0"/>
                  </w:rPr>
                  <w:t xml:space="preserve">核虫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widowControl w:val="0"/>
              <w:spacing w:line="240" w:lineRule="auto"/>
              <w:rPr/>
            </w:pPr>
            <w:r w:rsidDel="00000000" w:rsidR="00000000" w:rsidRPr="00000000">
              <w:rPr>
                <w:rtl w:val="0"/>
              </w:rPr>
              <w:t xml:space="preserve">Corebug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9">
            <w:pPr>
              <w:widowControl w:val="0"/>
              <w:spacing w:line="240" w:lineRule="auto"/>
              <w:rPr/>
            </w:pPr>
            <w:sdt>
              <w:sdtPr>
                <w:tag w:val="goog_rdk_412"/>
              </w:sdtPr>
              <w:sdtContent>
                <w:r w:rsidDel="00000000" w:rsidR="00000000" w:rsidRPr="00000000">
                  <w:rPr>
                    <w:rFonts w:ascii="Arial Unicode MS" w:cs="Arial Unicode MS" w:eastAsia="Arial Unicode MS" w:hAnsi="Arial Unicode MS"/>
                    <w:rtl w:val="0"/>
                  </w:rPr>
                  <w:t xml:space="preserve">屍人</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pPr>
            <w:r w:rsidDel="00000000" w:rsidR="00000000" w:rsidRPr="00000000">
              <w:rPr>
                <w:rtl w:val="0"/>
              </w:rPr>
              <w:t xml:space="preserve">undead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pPr>
            <w:r w:rsidDel="00000000" w:rsidR="00000000" w:rsidRPr="00000000">
              <w:rPr>
                <w:rtl w:val="0"/>
              </w:rPr>
            </w:r>
          </w:p>
        </w:tc>
      </w:tr>
    </w:tbl>
    <w:p w:rsidR="00000000" w:rsidDel="00000000" w:rsidP="00000000" w:rsidRDefault="00000000" w:rsidRPr="00000000" w14:paraId="000005AC">
      <w:pPr>
        <w:rPr>
          <w:b w:val="1"/>
        </w:rPr>
      </w:pPr>
      <w:r w:rsidDel="00000000" w:rsidR="00000000" w:rsidRPr="00000000">
        <w:rPr>
          <w:rtl w:val="0"/>
        </w:rPr>
      </w:r>
    </w:p>
    <w:p w:rsidR="00000000" w:rsidDel="00000000" w:rsidP="00000000" w:rsidRDefault="00000000" w:rsidRPr="00000000" w14:paraId="000005AD">
      <w:pPr>
        <w:rPr>
          <w:b w:val="1"/>
        </w:rPr>
      </w:pPr>
      <w:r w:rsidDel="00000000" w:rsidR="00000000" w:rsidRPr="00000000">
        <w:rPr>
          <w:rtl w:val="0"/>
        </w:rPr>
      </w:r>
    </w:p>
    <w:p w:rsidR="00000000" w:rsidDel="00000000" w:rsidP="00000000" w:rsidRDefault="00000000" w:rsidRPr="00000000" w14:paraId="000005AE">
      <w:pPr>
        <w:pStyle w:val="Heading2"/>
        <w:rPr/>
      </w:pPr>
      <w:bookmarkStart w:colFirst="0" w:colLast="0" w:name="_heading=h.65gq968vpqjv" w:id="19"/>
      <w:bookmarkEnd w:id="19"/>
      <w:r w:rsidDel="00000000" w:rsidR="00000000" w:rsidRPr="00000000">
        <w:rPr>
          <w:rtl w:val="0"/>
        </w:rPr>
        <w:t xml:space="preserve">Locations</w:t>
      </w:r>
    </w:p>
    <w:p w:rsidR="00000000" w:rsidDel="00000000" w:rsidP="00000000" w:rsidRDefault="00000000" w:rsidRPr="00000000" w14:paraId="000005AF">
      <w:pPr>
        <w:pStyle w:val="Heading3"/>
        <w:ind w:firstLine="720"/>
        <w:rPr/>
      </w:pPr>
      <w:bookmarkStart w:colFirst="0" w:colLast="0" w:name="_heading=h.wrt83l9hafyv" w:id="20"/>
      <w:bookmarkEnd w:id="20"/>
      <w:r w:rsidDel="00000000" w:rsidR="00000000" w:rsidRPr="00000000">
        <w:rPr>
          <w:rtl w:val="0"/>
        </w:rPr>
        <w:t xml:space="preserve">Lugunica</w:t>
      </w:r>
    </w:p>
    <w:p w:rsidR="00000000" w:rsidDel="00000000" w:rsidP="00000000" w:rsidRDefault="00000000" w:rsidRPr="00000000" w14:paraId="000005B0">
      <w:pPr>
        <w:rPr/>
      </w:pPr>
      <w:r w:rsidDel="00000000" w:rsidR="00000000" w:rsidRPr="00000000">
        <w:rPr>
          <w:rtl w:val="0"/>
        </w:rPr>
      </w:r>
    </w:p>
    <w:tbl>
      <w:tblPr>
        <w:tblStyle w:val="Table17"/>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1">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2">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3">
            <w:pPr>
              <w:widowControl w:val="0"/>
              <w:spacing w:line="240" w:lineRule="auto"/>
              <w:rPr>
                <w:b w:val="1"/>
              </w:rPr>
            </w:pPr>
            <w:r w:rsidDel="00000000" w:rsidR="00000000" w:rsidRPr="00000000">
              <w:rPr>
                <w:b w:val="1"/>
                <w:rtl w:val="0"/>
              </w:rPr>
              <w:t xml:space="preserve">Observations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color w:val="000000"/>
              </w:rPr>
            </w:pPr>
            <w:sdt>
              <w:sdtPr>
                <w:tag w:val="goog_rdk_413"/>
              </w:sdtPr>
              <w:sdtContent>
                <w:r w:rsidDel="00000000" w:rsidR="00000000" w:rsidRPr="00000000">
                  <w:rPr>
                    <w:rFonts w:ascii="Arial Unicode MS" w:cs="Arial Unicode MS" w:eastAsia="Arial Unicode MS" w:hAnsi="Arial Unicode MS"/>
                    <w:color w:val="000000"/>
                    <w:rtl w:val="0"/>
                  </w:rPr>
                  <w:t xml:space="preserve">親竜王国ルグニカ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color w:val="000000"/>
              </w:rPr>
            </w:pPr>
            <w:r w:rsidDel="00000000" w:rsidR="00000000" w:rsidRPr="00000000">
              <w:rPr>
                <w:color w:val="000000"/>
                <w:rtl w:val="0"/>
              </w:rPr>
              <w:t xml:space="preserve">Dragon Kingdom of Lugunica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pPr>
            <w:sdt>
              <w:sdtPr>
                <w:tag w:val="goog_rdk_414"/>
              </w:sdtPr>
              <w:sdtContent>
                <w:r w:rsidDel="00000000" w:rsidR="00000000" w:rsidRPr="00000000">
                  <w:rPr>
                    <w:rFonts w:ascii="Arial Unicode MS" w:cs="Arial Unicode MS" w:eastAsia="Arial Unicode MS" w:hAnsi="Arial Unicode MS"/>
                    <w:color w:val="000000"/>
                    <w:rtl w:val="0"/>
                  </w:rPr>
                  <w:t xml:space="preserve">ルグニカ王国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8">
            <w:pPr>
              <w:widowControl w:val="0"/>
              <w:spacing w:line="240" w:lineRule="auto"/>
              <w:rPr/>
            </w:pPr>
            <w:r w:rsidDel="00000000" w:rsidR="00000000" w:rsidRPr="00000000">
              <w:rPr>
                <w:color w:val="000000"/>
                <w:rtl w:val="0"/>
              </w:rPr>
              <w:t xml:space="preserve">Kingdom of 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pPr>
            <w:sdt>
              <w:sdtPr>
                <w:tag w:val="goog_rdk_415"/>
              </w:sdtPr>
              <w:sdtContent>
                <w:r w:rsidDel="00000000" w:rsidR="00000000" w:rsidRPr="00000000">
                  <w:rPr>
                    <w:rFonts w:ascii="Arial Unicode MS" w:cs="Arial Unicode MS" w:eastAsia="Arial Unicode MS" w:hAnsi="Arial Unicode MS"/>
                    <w:color w:val="000000"/>
                    <w:rtl w:val="0"/>
                  </w:rPr>
                  <w:t xml:space="preserve">ルグニカ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widowControl w:val="0"/>
              <w:spacing w:line="240" w:lineRule="auto"/>
              <w:rPr/>
            </w:pPr>
            <w:r w:rsidDel="00000000" w:rsidR="00000000" w:rsidRPr="00000000">
              <w:rPr>
                <w:color w:val="000000"/>
                <w:rtl w:val="0"/>
              </w:rPr>
              <w:t xml:space="preserve">Lugunica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D">
            <w:pPr>
              <w:widowControl w:val="0"/>
              <w:spacing w:line="240" w:lineRule="auto"/>
              <w:rPr>
                <w:color w:val="000000"/>
              </w:rPr>
            </w:pPr>
            <w:sdt>
              <w:sdtPr>
                <w:tag w:val="goog_rdk_416"/>
              </w:sdtPr>
              <w:sdtContent>
                <w:r w:rsidDel="00000000" w:rsidR="00000000" w:rsidRPr="00000000">
                  <w:rPr>
                    <w:rFonts w:ascii="Arial Unicode MS" w:cs="Arial Unicode MS" w:eastAsia="Arial Unicode MS" w:hAnsi="Arial Unicode MS"/>
                    <w:rtl w:val="0"/>
                  </w:rPr>
                  <w:t xml:space="preserve">王都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color w:val="000000"/>
              </w:rPr>
            </w:pPr>
            <w:r w:rsidDel="00000000" w:rsidR="00000000" w:rsidRPr="00000000">
              <w:rPr>
                <w:rtl w:val="0"/>
              </w:rPr>
              <w:t xml:space="preserve">Royal Capital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color w:val="000000"/>
              </w:rPr>
            </w:pPr>
            <w:sdt>
              <w:sdtPr>
                <w:tag w:val="goog_rdk_417"/>
              </w:sdtPr>
              <w:sdtContent>
                <w:r w:rsidDel="00000000" w:rsidR="00000000" w:rsidRPr="00000000">
                  <w:rPr>
                    <w:rFonts w:ascii="Arial Unicode MS" w:cs="Arial Unicode MS" w:eastAsia="Arial Unicode MS" w:hAnsi="Arial Unicode MS"/>
                    <w:rtl w:val="0"/>
                  </w:rPr>
                  <w:t xml:space="preserve">五大都市</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color w:val="000000"/>
              </w:rPr>
            </w:pPr>
            <w:r w:rsidDel="00000000" w:rsidR="00000000" w:rsidRPr="00000000">
              <w:rPr>
                <w:rtl w:val="0"/>
              </w:rPr>
              <w:t xml:space="preserve">Five Great Cities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3">
            <w:pPr>
              <w:widowControl w:val="0"/>
              <w:spacing w:line="240" w:lineRule="auto"/>
              <w:rPr/>
            </w:pPr>
            <w:sdt>
              <w:sdtPr>
                <w:tag w:val="goog_rdk_418"/>
              </w:sdtPr>
              <w:sdtContent>
                <w:r w:rsidDel="00000000" w:rsidR="00000000" w:rsidRPr="00000000">
                  <w:rPr>
                    <w:rFonts w:ascii="Arial Unicode MS" w:cs="Arial Unicode MS" w:eastAsia="Arial Unicode MS" w:hAnsi="Arial Unicode MS"/>
                    <w:rtl w:val="0"/>
                  </w:rPr>
                  <w:t xml:space="preserve">(水門都市)プリステラ</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C4">
            <w:pPr>
              <w:widowControl w:val="0"/>
              <w:spacing w:line="240" w:lineRule="auto"/>
              <w:rPr/>
            </w:pPr>
            <w:r w:rsidDel="00000000" w:rsidR="00000000" w:rsidRPr="00000000">
              <w:rPr>
                <w:rtl w:val="0"/>
              </w:rPr>
              <w:t xml:space="preserve">(Watergate City of) </w:t>
            </w:r>
            <w:r w:rsidDel="00000000" w:rsidR="00000000" w:rsidRPr="00000000">
              <w:rPr>
                <w:color w:val="000000"/>
                <w:rtl w:val="0"/>
              </w:rPr>
              <w:t xml:space="preserve">Pristella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5">
            <w:pPr>
              <w:widowControl w:val="0"/>
              <w:spacing w:line="240" w:lineRule="auto"/>
              <w:rPr/>
            </w:pPr>
            <w:sdt>
              <w:sdtPr>
                <w:tag w:val="goog_rdk_419"/>
              </w:sdtPr>
              <w:sdtContent>
                <w:r w:rsidDel="00000000" w:rsidR="00000000" w:rsidRPr="00000000">
                  <w:rPr>
                    <w:rFonts w:ascii="Arial Unicode MS" w:cs="Arial Unicode MS" w:eastAsia="Arial Unicode MS" w:hAnsi="Arial Unicode MS"/>
                    <w:rtl w:val="0"/>
                  </w:rPr>
                  <w:t xml:space="preserve">Also called “水の都” (Capital of Water)</w:t>
                </w:r>
              </w:sdtContent>
            </w:sdt>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6">
            <w:pPr>
              <w:widowControl w:val="0"/>
              <w:spacing w:line="240" w:lineRule="auto"/>
              <w:rPr>
                <w:color w:val="000000"/>
              </w:rPr>
            </w:pPr>
            <w:sdt>
              <w:sdtPr>
                <w:tag w:val="goog_rdk_420"/>
              </w:sdtPr>
              <w:sdtContent>
                <w:r w:rsidDel="00000000" w:rsidR="00000000" w:rsidRPr="00000000">
                  <w:rPr>
                    <w:rFonts w:ascii="Arial Unicode MS" w:cs="Arial Unicode MS" w:eastAsia="Arial Unicode MS" w:hAnsi="Arial Unicode MS"/>
                    <w:rtl w:val="0"/>
                  </w:rPr>
                  <w:t xml:space="preserve">(商業都市)ピックタット</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7">
            <w:pPr>
              <w:widowControl w:val="0"/>
              <w:spacing w:line="240" w:lineRule="auto"/>
              <w:rPr>
                <w:color w:val="000000"/>
              </w:rPr>
            </w:pPr>
            <w:r w:rsidDel="00000000" w:rsidR="00000000" w:rsidRPr="00000000">
              <w:rPr>
                <w:rtl w:val="0"/>
              </w:rPr>
              <w:t xml:space="preserve">(Commercial City of) Picoutatte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9">
            <w:pPr>
              <w:widowControl w:val="0"/>
              <w:spacing w:line="240" w:lineRule="auto"/>
              <w:rPr>
                <w:color w:val="000000"/>
              </w:rPr>
            </w:pPr>
            <w:sdt>
              <w:sdtPr>
                <w:tag w:val="goog_rdk_421"/>
              </w:sdtPr>
              <w:sdtContent>
                <w:r w:rsidDel="00000000" w:rsidR="00000000" w:rsidRPr="00000000">
                  <w:rPr>
                    <w:rFonts w:ascii="Arial Unicode MS" w:cs="Arial Unicode MS" w:eastAsia="Arial Unicode MS" w:hAnsi="Arial Unicode MS"/>
                    <w:rtl w:val="0"/>
                  </w:rPr>
                  <w:t xml:space="preserve">(工業都市)コスツール</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A">
            <w:pPr>
              <w:widowControl w:val="0"/>
              <w:spacing w:line="240" w:lineRule="auto"/>
              <w:rPr>
                <w:color w:val="000000"/>
              </w:rPr>
            </w:pPr>
            <w:r w:rsidDel="00000000" w:rsidR="00000000" w:rsidRPr="00000000">
              <w:rPr>
                <w:rtl w:val="0"/>
              </w:rPr>
              <w:t xml:space="preserve">(Industrial City of) Costuul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C">
            <w:pPr>
              <w:widowControl w:val="0"/>
              <w:spacing w:line="240" w:lineRule="auto"/>
              <w:rPr>
                <w:color w:val="000000"/>
              </w:rPr>
            </w:pPr>
            <w:sdt>
              <w:sdtPr>
                <w:tag w:val="goog_rdk_422"/>
              </w:sdtPr>
              <w:sdtContent>
                <w:r w:rsidDel="00000000" w:rsidR="00000000" w:rsidRPr="00000000">
                  <w:rPr>
                    <w:rFonts w:ascii="Arial Unicode MS" w:cs="Arial Unicode MS" w:eastAsia="Arial Unicode MS" w:hAnsi="Arial Unicode MS"/>
                    <w:rtl w:val="0"/>
                  </w:rPr>
                  <w:t xml:space="preserve">(地竜の都)フランダース</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D">
            <w:pPr>
              <w:widowControl w:val="0"/>
              <w:spacing w:line="240" w:lineRule="auto"/>
              <w:rPr>
                <w:color w:val="000000"/>
              </w:rPr>
            </w:pPr>
            <w:r w:rsidDel="00000000" w:rsidR="00000000" w:rsidRPr="00000000">
              <w:rPr>
                <w:rtl w:val="0"/>
              </w:rPr>
              <w:t xml:space="preserve">(Ground Dragon Capital,) Flanders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CF">
            <w:pPr>
              <w:widowControl w:val="0"/>
              <w:spacing w:line="240" w:lineRule="auto"/>
              <w:rPr/>
            </w:pPr>
            <w:sdt>
              <w:sdtPr>
                <w:tag w:val="goog_rdk_423"/>
              </w:sdtPr>
              <w:sdtContent>
                <w:r w:rsidDel="00000000" w:rsidR="00000000" w:rsidRPr="00000000">
                  <w:rPr>
                    <w:rFonts w:ascii="Arial Unicode MS" w:cs="Arial Unicode MS" w:eastAsia="Arial Unicode MS" w:hAnsi="Arial Unicode MS"/>
                    <w:rtl w:val="0"/>
                  </w:rPr>
                  <w:t xml:space="preserve">(鉱山都市)ガナクス</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D0">
            <w:pPr>
              <w:widowControl w:val="0"/>
              <w:spacing w:line="240" w:lineRule="auto"/>
              <w:rPr/>
            </w:pPr>
            <w:r w:rsidDel="00000000" w:rsidR="00000000" w:rsidRPr="00000000">
              <w:rPr>
                <w:rtl w:val="0"/>
              </w:rPr>
              <w:t xml:space="preserve">(Mining City of) Ganacks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2">
            <w:pPr>
              <w:widowControl w:val="0"/>
              <w:spacing w:line="240" w:lineRule="auto"/>
              <w:rPr/>
            </w:pPr>
            <w:sdt>
              <w:sdtPr>
                <w:tag w:val="goog_rdk_424"/>
              </w:sdtPr>
              <w:sdtContent>
                <w:r w:rsidDel="00000000" w:rsidR="00000000" w:rsidRPr="00000000">
                  <w:rPr>
                    <w:rFonts w:ascii="Arial Unicode MS" w:cs="Arial Unicode MS" w:eastAsia="Arial Unicode MS" w:hAnsi="Arial Unicode MS"/>
                    <w:color w:val="000000"/>
                    <w:rtl w:val="0"/>
                  </w:rPr>
                  <w:t xml:space="preserve">ミルーラ</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3">
            <w:pPr>
              <w:widowControl w:val="0"/>
              <w:spacing w:line="240" w:lineRule="auto"/>
              <w:rPr/>
            </w:pPr>
            <w:r w:rsidDel="00000000" w:rsidR="00000000" w:rsidRPr="00000000">
              <w:rPr>
                <w:color w:val="000000"/>
                <w:rtl w:val="0"/>
              </w:rPr>
              <w:t xml:space="preserve">Mirula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4">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5">
            <w:pPr>
              <w:widowControl w:val="0"/>
              <w:spacing w:line="240" w:lineRule="auto"/>
              <w:rPr/>
            </w:pPr>
            <w:sdt>
              <w:sdtPr>
                <w:tag w:val="goog_rdk_425"/>
              </w:sdtPr>
              <w:sdtContent>
                <w:r w:rsidDel="00000000" w:rsidR="00000000" w:rsidRPr="00000000">
                  <w:rPr>
                    <w:rFonts w:ascii="Arial Unicode MS" w:cs="Arial Unicode MS" w:eastAsia="Arial Unicode MS" w:hAnsi="Arial Unicode MS"/>
                    <w:color w:val="000000"/>
                    <w:rtl w:val="0"/>
                  </w:rPr>
                  <w:t xml:space="preserve">アウグリア砂丘</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6">
            <w:pPr>
              <w:widowControl w:val="0"/>
              <w:spacing w:line="240" w:lineRule="auto"/>
              <w:rPr/>
            </w:pPr>
            <w:r w:rsidDel="00000000" w:rsidR="00000000" w:rsidRPr="00000000">
              <w:rPr>
                <w:color w:val="000000"/>
                <w:rtl w:val="0"/>
              </w:rPr>
              <w:t xml:space="preserve">Augria Sand Dunes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7">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8">
            <w:pPr>
              <w:widowControl w:val="0"/>
              <w:spacing w:line="240" w:lineRule="auto"/>
              <w:rPr/>
            </w:pPr>
            <w:sdt>
              <w:sdtPr>
                <w:tag w:val="goog_rdk_426"/>
              </w:sdtPr>
              <w:sdtContent>
                <w:r w:rsidDel="00000000" w:rsidR="00000000" w:rsidRPr="00000000">
                  <w:rPr>
                    <w:rFonts w:ascii="Arial Unicode MS" w:cs="Arial Unicode MS" w:eastAsia="Arial Unicode MS" w:hAnsi="Arial Unicode MS"/>
                    <w:color w:val="000000"/>
                    <w:rtl w:val="0"/>
                  </w:rPr>
                  <w:t xml:space="preserve">魔女の祠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9">
            <w:pPr>
              <w:widowControl w:val="0"/>
              <w:spacing w:line="240" w:lineRule="auto"/>
              <w:rPr/>
            </w:pPr>
            <w:r w:rsidDel="00000000" w:rsidR="00000000" w:rsidRPr="00000000">
              <w:rPr>
                <w:color w:val="000000"/>
                <w:rtl w:val="0"/>
              </w:rPr>
              <w:t xml:space="preserve">Witch's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A">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B">
            <w:pPr>
              <w:widowControl w:val="0"/>
              <w:spacing w:line="240" w:lineRule="auto"/>
              <w:rPr>
                <w:color w:val="000000"/>
              </w:rPr>
            </w:pPr>
            <w:sdt>
              <w:sdtPr>
                <w:tag w:val="goog_rdk_427"/>
              </w:sdtPr>
              <w:sdtContent>
                <w:r w:rsidDel="00000000" w:rsidR="00000000" w:rsidRPr="00000000">
                  <w:rPr>
                    <w:rFonts w:ascii="Arial Unicode MS" w:cs="Arial Unicode MS" w:eastAsia="Arial Unicode MS" w:hAnsi="Arial Unicode MS"/>
                    <w:rtl w:val="0"/>
                  </w:rPr>
                  <w:t xml:space="preserve">封魔石の祠</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C">
            <w:pPr>
              <w:widowControl w:val="0"/>
              <w:spacing w:line="240" w:lineRule="auto"/>
              <w:rPr>
                <w:color w:val="000000"/>
              </w:rPr>
            </w:pPr>
            <w:r w:rsidDel="00000000" w:rsidR="00000000" w:rsidRPr="00000000">
              <w:rPr>
                <w:rtl w:val="0"/>
              </w:rPr>
              <w:t xml:space="preserve">Evil Sealing Stone Shrine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rPr/>
            </w:pPr>
            <w:sdt>
              <w:sdtPr>
                <w:tag w:val="goog_rdk_428"/>
              </w:sdtPr>
              <w:sdtContent>
                <w:r w:rsidDel="00000000" w:rsidR="00000000" w:rsidRPr="00000000">
                  <w:rPr>
                    <w:rFonts w:ascii="Arial Unicode MS" w:cs="Arial Unicode MS" w:eastAsia="Arial Unicode MS" w:hAnsi="Arial Unicode MS"/>
                    <w:color w:val="000000"/>
                    <w:rtl w:val="0"/>
                  </w:rPr>
                  <w:t xml:space="preserve">リーファウス平原</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rPr/>
            </w:pPr>
            <w:r w:rsidDel="00000000" w:rsidR="00000000" w:rsidRPr="00000000">
              <w:rPr>
                <w:color w:val="000000"/>
                <w:rtl w:val="0"/>
              </w:rPr>
              <w:t xml:space="preserve">Lifaus Plains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rPr/>
            </w:pPr>
            <w:sdt>
              <w:sdtPr>
                <w:tag w:val="goog_rdk_429"/>
              </w:sdtPr>
              <w:sdtContent>
                <w:r w:rsidDel="00000000" w:rsidR="00000000" w:rsidRPr="00000000">
                  <w:rPr>
                    <w:rFonts w:ascii="Arial Unicode MS" w:cs="Arial Unicode MS" w:eastAsia="Arial Unicode MS" w:hAnsi="Arial Unicode MS"/>
                    <w:color w:val="000000"/>
                    <w:rtl w:val="0"/>
                  </w:rPr>
                  <w:t xml:space="preserve">リーファウス街道</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rPr/>
            </w:pPr>
            <w:r w:rsidDel="00000000" w:rsidR="00000000" w:rsidRPr="00000000">
              <w:rPr>
                <w:color w:val="000000"/>
                <w:rtl w:val="0"/>
              </w:rPr>
              <w:t xml:space="preserve">Lifaus Highway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pPr>
            <w:sdt>
              <w:sdtPr>
                <w:tag w:val="goog_rdk_430"/>
              </w:sdtPr>
              <w:sdtContent>
                <w:r w:rsidDel="00000000" w:rsidR="00000000" w:rsidRPr="00000000">
                  <w:rPr>
                    <w:rFonts w:ascii="Arial Unicode MS" w:cs="Arial Unicode MS" w:eastAsia="Arial Unicode MS" w:hAnsi="Arial Unicode MS"/>
                    <w:rtl w:val="0"/>
                  </w:rPr>
                  <w:t xml:space="preserve">ティグラシー大河</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pPr>
            <w:r w:rsidDel="00000000" w:rsidR="00000000" w:rsidRPr="00000000">
              <w:rPr>
                <w:rtl w:val="0"/>
              </w:rPr>
              <w:t xml:space="preserve">Tigracy River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rPr/>
            </w:pPr>
            <w:sdt>
              <w:sdtPr>
                <w:tag w:val="goog_rdk_431"/>
              </w:sdtPr>
              <w:sdtContent>
                <w:r w:rsidDel="00000000" w:rsidR="00000000" w:rsidRPr="00000000">
                  <w:rPr>
                    <w:rFonts w:ascii="Arial Unicode MS" w:cs="Arial Unicode MS" w:eastAsia="Arial Unicode MS" w:hAnsi="Arial Unicode MS"/>
                    <w:rtl w:val="0"/>
                  </w:rPr>
                  <w:t xml:space="preserve">ティグラシー大橋</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pPr>
            <w:r w:rsidDel="00000000" w:rsidR="00000000" w:rsidRPr="00000000">
              <w:rPr>
                <w:rtl w:val="0"/>
              </w:rPr>
              <w:t xml:space="preserve">Great Tigracy Bridge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pPr>
            <w:sdt>
              <w:sdtPr>
                <w:tag w:val="goog_rdk_432"/>
              </w:sdtPr>
              <w:sdtContent>
                <w:r w:rsidDel="00000000" w:rsidR="00000000" w:rsidRPr="00000000">
                  <w:rPr>
                    <w:rFonts w:ascii="Arial Unicode MS" w:cs="Arial Unicode MS" w:eastAsia="Arial Unicode MS" w:hAnsi="Arial Unicode MS"/>
                    <w:rtl w:val="0"/>
                  </w:rPr>
                  <w:t xml:space="preserve">水の羽衣亭</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B">
            <w:pPr>
              <w:widowControl w:val="0"/>
              <w:spacing w:line="240" w:lineRule="auto"/>
              <w:rPr/>
            </w:pPr>
            <w:r w:rsidDel="00000000" w:rsidR="00000000" w:rsidRPr="00000000">
              <w:rPr>
                <w:rtl w:val="0"/>
              </w:rPr>
              <w:t xml:space="preserve">Water Plumage Inn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pPr>
            <w:sdt>
              <w:sdtPr>
                <w:tag w:val="goog_rdk_433"/>
              </w:sdtPr>
              <w:sdtContent>
                <w:r w:rsidDel="00000000" w:rsidR="00000000" w:rsidRPr="00000000">
                  <w:rPr>
                    <w:rFonts w:ascii="Arial Unicode MS" w:cs="Arial Unicode MS" w:eastAsia="Arial Unicode MS" w:hAnsi="Arial Unicode MS"/>
                    <w:rtl w:val="0"/>
                  </w:rPr>
                  <w:t xml:space="preserve">パッペルト</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line="240" w:lineRule="auto"/>
              <w:rPr/>
            </w:pPr>
            <w:r w:rsidDel="00000000" w:rsidR="00000000" w:rsidRPr="00000000">
              <w:rPr>
                <w:rtl w:val="0"/>
              </w:rPr>
              <w:t xml:space="preserve">Pappelt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0">
            <w:pPr>
              <w:widowControl w:val="0"/>
              <w:spacing w:line="240" w:lineRule="auto"/>
              <w:rPr/>
            </w:pPr>
            <w:sdt>
              <w:sdtPr>
                <w:tag w:val="goog_rdk_434"/>
              </w:sdtPr>
              <w:sdtContent>
                <w:r w:rsidDel="00000000" w:rsidR="00000000" w:rsidRPr="00000000">
                  <w:rPr>
                    <w:rFonts w:ascii="Arial Unicode MS" w:cs="Arial Unicode MS" w:eastAsia="Arial Unicode MS" w:hAnsi="Arial Unicode MS"/>
                    <w:rtl w:val="0"/>
                  </w:rPr>
                  <w:t xml:space="preserve">アーラム村</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1">
            <w:pPr>
              <w:widowControl w:val="0"/>
              <w:spacing w:line="240" w:lineRule="auto"/>
              <w:rPr/>
            </w:pPr>
            <w:r w:rsidDel="00000000" w:rsidR="00000000" w:rsidRPr="00000000">
              <w:rPr>
                <w:rtl w:val="0"/>
              </w:rPr>
              <w:t xml:space="preserve">Arlam Village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3">
            <w:pPr>
              <w:widowControl w:val="0"/>
              <w:spacing w:line="240" w:lineRule="auto"/>
              <w:rPr/>
            </w:pPr>
            <w:sdt>
              <w:sdtPr>
                <w:tag w:val="goog_rdk_435"/>
              </w:sdtPr>
              <w:sdtContent>
                <w:r w:rsidDel="00000000" w:rsidR="00000000" w:rsidRPr="00000000">
                  <w:rPr>
                    <w:rFonts w:ascii="Arial Unicode MS" w:cs="Arial Unicode MS" w:eastAsia="Arial Unicode MS" w:hAnsi="Arial Unicode MS"/>
                    <w:rtl w:val="0"/>
                  </w:rPr>
                  <w:t xml:space="preserve">エリオール大森林</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4">
            <w:pPr>
              <w:widowControl w:val="0"/>
              <w:spacing w:line="240" w:lineRule="auto"/>
              <w:rPr/>
            </w:pPr>
            <w:r w:rsidDel="00000000" w:rsidR="00000000" w:rsidRPr="00000000">
              <w:rPr>
                <w:rtl w:val="0"/>
              </w:rPr>
              <w:t xml:space="preserve">Elior Forest / Great Forest of Elior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6">
            <w:pPr>
              <w:widowControl w:val="0"/>
              <w:spacing w:line="240" w:lineRule="auto"/>
              <w:rPr/>
            </w:pPr>
            <w:sdt>
              <w:sdtPr>
                <w:tag w:val="goog_rdk_436"/>
              </w:sdtPr>
              <w:sdtContent>
                <w:r w:rsidDel="00000000" w:rsidR="00000000" w:rsidRPr="00000000">
                  <w:rPr>
                    <w:rFonts w:ascii="Arial Unicode MS" w:cs="Arial Unicode MS" w:eastAsia="Arial Unicode MS" w:hAnsi="Arial Unicode MS"/>
                    <w:rtl w:val="0"/>
                  </w:rPr>
                  <w:t xml:space="preserve">クレマルディ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7">
            <w:pPr>
              <w:widowControl w:val="0"/>
              <w:spacing w:line="240" w:lineRule="auto"/>
              <w:rPr/>
            </w:pPr>
            <w:r w:rsidDel="00000000" w:rsidR="00000000" w:rsidRPr="00000000">
              <w:rPr>
                <w:rtl w:val="0"/>
              </w:rPr>
              <w:t xml:space="preserve">Kremaldy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9">
            <w:pPr>
              <w:widowControl w:val="0"/>
              <w:spacing w:line="240" w:lineRule="auto"/>
              <w:rPr/>
            </w:pPr>
            <w:sdt>
              <w:sdtPr>
                <w:tag w:val="goog_rdk_437"/>
              </w:sdtPr>
              <w:sdtContent>
                <w:r w:rsidDel="00000000" w:rsidR="00000000" w:rsidRPr="00000000">
                  <w:rPr>
                    <w:rFonts w:ascii="Arial Unicode MS" w:cs="Arial Unicode MS" w:eastAsia="Arial Unicode MS" w:hAnsi="Arial Unicode MS"/>
                    <w:rtl w:val="0"/>
                  </w:rPr>
                  <w:t xml:space="preserve">聖域</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A">
            <w:pPr>
              <w:widowControl w:val="0"/>
              <w:spacing w:line="240" w:lineRule="auto"/>
              <w:rPr/>
            </w:pPr>
            <w:r w:rsidDel="00000000" w:rsidR="00000000" w:rsidRPr="00000000">
              <w:rPr>
                <w:rtl w:val="0"/>
              </w:rPr>
              <w:t xml:space="preserve">Sanctuary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B">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C">
            <w:pPr>
              <w:widowControl w:val="0"/>
              <w:spacing w:line="240" w:lineRule="auto"/>
              <w:rPr/>
            </w:pPr>
            <w:sdt>
              <w:sdtPr>
                <w:tag w:val="goog_rdk_438"/>
              </w:sdtPr>
              <w:sdtContent>
                <w:r w:rsidDel="00000000" w:rsidR="00000000" w:rsidRPr="00000000">
                  <w:rPr>
                    <w:rFonts w:ascii="Arial Unicode MS" w:cs="Arial Unicode MS" w:eastAsia="Arial Unicode MS" w:hAnsi="Arial Unicode MS"/>
                    <w:rtl w:val="0"/>
                  </w:rPr>
                  <w:t xml:space="preserve">強欲の魔女の墓場</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5FD">
            <w:pPr>
              <w:widowControl w:val="0"/>
              <w:spacing w:line="240" w:lineRule="auto"/>
              <w:rPr/>
            </w:pPr>
            <w:r w:rsidDel="00000000" w:rsidR="00000000" w:rsidRPr="00000000">
              <w:rPr>
                <w:rtl w:val="0"/>
              </w:rPr>
              <w:t xml:space="preserve">Witch of Greed’s Tomb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rPr/>
            </w:pPr>
            <w:sdt>
              <w:sdtPr>
                <w:tag w:val="goog_rdk_439"/>
              </w:sdtPr>
              <w:sdtContent>
                <w:r w:rsidDel="00000000" w:rsidR="00000000" w:rsidRPr="00000000">
                  <w:rPr>
                    <w:rFonts w:ascii="Arial Unicode MS" w:cs="Arial Unicode MS" w:eastAsia="Arial Unicode MS" w:hAnsi="Arial Unicode MS"/>
                    <w:rtl w:val="0"/>
                  </w:rPr>
                  <w:t xml:space="preserve">プレアデス監視塔</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rPr/>
            </w:pPr>
            <w:r w:rsidDel="00000000" w:rsidR="00000000" w:rsidRPr="00000000">
              <w:rPr>
                <w:rtl w:val="0"/>
              </w:rPr>
              <w:t xml:space="preserve">Pleiades Watchtower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rPr/>
            </w:pPr>
            <w:sdt>
              <w:sdtPr>
                <w:tag w:val="goog_rdk_440"/>
              </w:sdtPr>
              <w:sdtContent>
                <w:r w:rsidDel="00000000" w:rsidR="00000000" w:rsidRPr="00000000">
                  <w:rPr>
                    <w:rFonts w:ascii="Arial Unicode MS" w:cs="Arial Unicode MS" w:eastAsia="Arial Unicode MS" w:hAnsi="Arial Unicode MS"/>
                    <w:rtl w:val="0"/>
                  </w:rPr>
                  <w:t xml:space="preserve">『タイゲタ』の書庫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rPr/>
            </w:pPr>
            <w:r w:rsidDel="00000000" w:rsidR="00000000" w:rsidRPr="00000000">
              <w:rPr>
                <w:rtl w:val="0"/>
              </w:rPr>
              <w:t xml:space="preserve">Library of Taygeta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pPr>
            <w:sdt>
              <w:sdtPr>
                <w:tag w:val="goog_rdk_441"/>
              </w:sdtPr>
              <w:sdtContent>
                <w:r w:rsidDel="00000000" w:rsidR="00000000" w:rsidRPr="00000000">
                  <w:rPr>
                    <w:rFonts w:ascii="Arial Unicode MS" w:cs="Arial Unicode MS" w:eastAsia="Arial Unicode MS" w:hAnsi="Arial Unicode MS"/>
                    <w:rtl w:val="0"/>
                  </w:rPr>
                  <w:t xml:space="preserve">封魔石の祠</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pPr>
            <w:r w:rsidDel="00000000" w:rsidR="00000000" w:rsidRPr="00000000">
              <w:rPr>
                <w:rtl w:val="0"/>
              </w:rPr>
              <w:t xml:space="preserve">Evil Sealing Stone Shrine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pPr>
            <w:sdt>
              <w:sdtPr>
                <w:tag w:val="goog_rdk_442"/>
              </w:sdtPr>
              <w:sdtContent>
                <w:r w:rsidDel="00000000" w:rsidR="00000000" w:rsidRPr="00000000">
                  <w:rPr>
                    <w:rFonts w:ascii="Arial Unicode MS" w:cs="Arial Unicode MS" w:eastAsia="Arial Unicode MS" w:hAnsi="Arial Unicode MS"/>
                    <w:rtl w:val="0"/>
                  </w:rPr>
                  <w:t xml:space="preserve">大瀑布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rPr/>
            </w:pPr>
            <w:r w:rsidDel="00000000" w:rsidR="00000000" w:rsidRPr="00000000">
              <w:rPr>
                <w:rtl w:val="0"/>
              </w:rPr>
              <w:t xml:space="preserve">Great Waterfall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spacing w:line="240" w:lineRule="auto"/>
              <w:rPr/>
            </w:pPr>
            <w:sdt>
              <w:sdtPr>
                <w:tag w:val="goog_rdk_443"/>
              </w:sdtPr>
              <w:sdtContent>
                <w:r w:rsidDel="00000000" w:rsidR="00000000" w:rsidRPr="00000000">
                  <w:rPr>
                    <w:rFonts w:ascii="Arial Unicode MS" w:cs="Arial Unicode MS" w:eastAsia="Arial Unicode MS" w:hAnsi="Arial Unicode MS"/>
                    <w:rtl w:val="0"/>
                  </w:rPr>
                  <w:t xml:space="preserve">フルール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spacing w:line="240" w:lineRule="auto"/>
              <w:rPr/>
            </w:pPr>
            <w:r w:rsidDel="00000000" w:rsidR="00000000" w:rsidRPr="00000000">
              <w:rPr>
                <w:rtl w:val="0"/>
              </w:rPr>
              <w:t xml:space="preserve">Fleur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line="240" w:lineRule="auto"/>
              <w:rPr/>
            </w:pPr>
            <w:sdt>
              <w:sdtPr>
                <w:tag w:val="goog_rdk_444"/>
              </w:sdtPr>
              <w:sdtContent>
                <w:r w:rsidDel="00000000" w:rsidR="00000000" w:rsidRPr="00000000">
                  <w:rPr>
                    <w:rFonts w:ascii="Arial Unicode MS" w:cs="Arial Unicode MS" w:eastAsia="Arial Unicode MS" w:hAnsi="Arial Unicode MS"/>
                    <w:rtl w:val="0"/>
                  </w:rPr>
                  <w:t xml:space="preserve">禁書庫</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0F">
            <w:pPr>
              <w:widowControl w:val="0"/>
              <w:spacing w:line="240" w:lineRule="auto"/>
              <w:rPr/>
            </w:pPr>
            <w:r w:rsidDel="00000000" w:rsidR="00000000" w:rsidRPr="00000000">
              <w:rPr>
                <w:rtl w:val="0"/>
              </w:rPr>
              <w:t xml:space="preserve">Forbidden Library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pPr>
            <w:r w:rsidDel="00000000" w:rsidR="00000000" w:rsidRPr="00000000">
              <w:rPr>
                <w:rtl w:val="0"/>
              </w:rPr>
            </w:r>
          </w:p>
        </w:tc>
      </w:tr>
    </w:tbl>
    <w:p w:rsidR="00000000" w:rsidDel="00000000" w:rsidP="00000000" w:rsidRDefault="00000000" w:rsidRPr="00000000" w14:paraId="00000611">
      <w:pPr>
        <w:rPr>
          <w:b w:val="1"/>
        </w:rPr>
      </w:pPr>
      <w:r w:rsidDel="00000000" w:rsidR="00000000" w:rsidRPr="00000000">
        <w:rPr>
          <w:rtl w:val="0"/>
        </w:rPr>
      </w:r>
    </w:p>
    <w:p w:rsidR="00000000" w:rsidDel="00000000" w:rsidP="00000000" w:rsidRDefault="00000000" w:rsidRPr="00000000" w14:paraId="00000612">
      <w:pPr>
        <w:pStyle w:val="Heading3"/>
        <w:ind w:firstLine="720"/>
        <w:rPr/>
      </w:pPr>
      <w:bookmarkStart w:colFirst="0" w:colLast="0" w:name="_heading=h.wsv918hrsugq" w:id="21"/>
      <w:bookmarkEnd w:id="21"/>
      <w:r w:rsidDel="00000000" w:rsidR="00000000" w:rsidRPr="00000000">
        <w:rPr>
          <w:rtl w:val="0"/>
        </w:rPr>
        <w:t xml:space="preserve">Vollachia</w:t>
      </w:r>
    </w:p>
    <w:p w:rsidR="00000000" w:rsidDel="00000000" w:rsidP="00000000" w:rsidRDefault="00000000" w:rsidRPr="00000000" w14:paraId="00000613">
      <w:pPr>
        <w:rPr/>
      </w:pPr>
      <w:r w:rsidDel="00000000" w:rsidR="00000000" w:rsidRPr="00000000">
        <w:rPr>
          <w:rtl w:val="0"/>
        </w:rPr>
      </w:r>
    </w:p>
    <w:tbl>
      <w:tblPr>
        <w:tblStyle w:val="Table18"/>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gridCol w:w="2460"/>
        <w:tblGridChange w:id="0">
          <w:tblGrid>
            <w:gridCol w:w="1770"/>
            <w:gridCol w:w="246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pPr>
            <w:sdt>
              <w:sdtPr>
                <w:tag w:val="goog_rdk_445"/>
              </w:sdtPr>
              <w:sdtContent>
                <w:r w:rsidDel="00000000" w:rsidR="00000000" w:rsidRPr="00000000">
                  <w:rPr>
                    <w:rFonts w:ascii="Arial Unicode MS" w:cs="Arial Unicode MS" w:eastAsia="Arial Unicode MS" w:hAnsi="Arial Unicode MS"/>
                    <w:color w:val="000000"/>
                    <w:rtl w:val="0"/>
                  </w:rPr>
                  <w:t xml:space="preserve">神聖ヴォラキア帝国</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8">
            <w:pPr>
              <w:widowControl w:val="0"/>
              <w:spacing w:line="240" w:lineRule="auto"/>
              <w:rPr/>
            </w:pPr>
            <w:r w:rsidDel="00000000" w:rsidR="00000000" w:rsidRPr="00000000">
              <w:rPr>
                <w:color w:val="000000"/>
                <w:rtl w:val="0"/>
              </w:rPr>
              <w:t xml:space="preserve">Sacred Vollachian Empire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pPr>
            <w:sdt>
              <w:sdtPr>
                <w:tag w:val="goog_rdk_446"/>
              </w:sdtPr>
              <w:sdtContent>
                <w:r w:rsidDel="00000000" w:rsidR="00000000" w:rsidRPr="00000000">
                  <w:rPr>
                    <w:rFonts w:ascii="Arial Unicode MS" w:cs="Arial Unicode MS" w:eastAsia="Arial Unicode MS" w:hAnsi="Arial Unicode MS"/>
                    <w:color w:val="000000"/>
                    <w:rtl w:val="0"/>
                  </w:rPr>
                  <w:t xml:space="preserve">ヴォラキア帝国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pPr>
            <w:r w:rsidDel="00000000" w:rsidR="00000000" w:rsidRPr="00000000">
              <w:rPr>
                <w:color w:val="000000"/>
                <w:rtl w:val="0"/>
              </w:rPr>
              <w:t xml:space="preserve">Vollachian Empire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pPr>
            <w:sdt>
              <w:sdtPr>
                <w:tag w:val="goog_rdk_447"/>
              </w:sdtPr>
              <w:sdtContent>
                <w:r w:rsidDel="00000000" w:rsidR="00000000" w:rsidRPr="00000000">
                  <w:rPr>
                    <w:rFonts w:ascii="Arial Unicode MS" w:cs="Arial Unicode MS" w:eastAsia="Arial Unicode MS" w:hAnsi="Arial Unicode MS"/>
                    <w:color w:val="000000"/>
                    <w:rtl w:val="0"/>
                  </w:rPr>
                  <w:t xml:space="preserve">ヴォラキア</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rPr/>
            </w:pPr>
            <w:r w:rsidDel="00000000" w:rsidR="00000000" w:rsidRPr="00000000">
              <w:rPr>
                <w:color w:val="000000"/>
                <w:rtl w:val="0"/>
              </w:rPr>
              <w:t xml:space="preserve">Vollachia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color w:val="000000"/>
              </w:rPr>
            </w:pPr>
            <w:sdt>
              <w:sdtPr>
                <w:tag w:val="goog_rdk_448"/>
              </w:sdtPr>
              <w:sdtContent>
                <w:r w:rsidDel="00000000" w:rsidR="00000000" w:rsidRPr="00000000">
                  <w:rPr>
                    <w:rFonts w:ascii="Arial Unicode MS" w:cs="Arial Unicode MS" w:eastAsia="Arial Unicode MS" w:hAnsi="Arial Unicode MS"/>
                    <w:rtl w:val="0"/>
                  </w:rPr>
                  <w:t xml:space="preserve">剣狼の国</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color w:val="000000"/>
              </w:rPr>
            </w:pPr>
            <w:r w:rsidDel="00000000" w:rsidR="00000000" w:rsidRPr="00000000">
              <w:rPr>
                <w:rtl w:val="0"/>
              </w:rPr>
              <w:t xml:space="preserve">(The) Land of the Sword Wolf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rPr/>
            </w:pPr>
            <w:sdt>
              <w:sdtPr>
                <w:tag w:val="goog_rdk_449"/>
              </w:sdtPr>
              <w:sdtContent>
                <w:r w:rsidDel="00000000" w:rsidR="00000000" w:rsidRPr="00000000">
                  <w:rPr>
                    <w:rFonts w:ascii="Arial Unicode MS" w:cs="Arial Unicode MS" w:eastAsia="Arial Unicode MS" w:hAnsi="Arial Unicode MS"/>
                    <w:color w:val="000000"/>
                    <w:rtl w:val="0"/>
                  </w:rPr>
                  <w:t xml:space="preserve">バドハイム密林</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pPr>
            <w:r w:rsidDel="00000000" w:rsidR="00000000" w:rsidRPr="00000000">
              <w:rPr>
                <w:color w:val="000000"/>
                <w:rtl w:val="0"/>
              </w:rPr>
              <w:t xml:space="preserve">Buddheim Jungle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pPr>
            <w:sdt>
              <w:sdtPr>
                <w:tag w:val="goog_rdk_450"/>
              </w:sdtPr>
              <w:sdtContent>
                <w:r w:rsidDel="00000000" w:rsidR="00000000" w:rsidRPr="00000000">
                  <w:rPr>
                    <w:rFonts w:ascii="Arial Unicode MS" w:cs="Arial Unicode MS" w:eastAsia="Arial Unicode MS" w:hAnsi="Arial Unicode MS"/>
                    <w:color w:val="000000"/>
                    <w:rtl w:val="0"/>
                  </w:rPr>
                  <w:t xml:space="preserve">バドハイム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pPr>
            <w:r w:rsidDel="00000000" w:rsidR="00000000" w:rsidRPr="00000000">
              <w:rPr>
                <w:color w:val="000000"/>
                <w:rtl w:val="0"/>
              </w:rPr>
              <w:t xml:space="preserve">Buddheim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color w:val="000000"/>
              </w:rPr>
            </w:pPr>
            <w:sdt>
              <w:sdtPr>
                <w:tag w:val="goog_rdk_451"/>
              </w:sdtPr>
              <w:sdtContent>
                <w:r w:rsidDel="00000000" w:rsidR="00000000" w:rsidRPr="00000000">
                  <w:rPr>
                    <w:rFonts w:ascii="Arial Unicode MS" w:cs="Arial Unicode MS" w:eastAsia="Arial Unicode MS" w:hAnsi="Arial Unicode MS"/>
                    <w:rtl w:val="0"/>
                  </w:rPr>
                  <w:t xml:space="preserve">(城郭都市)グァラル</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color w:val="000000"/>
              </w:rPr>
            </w:pPr>
            <w:r w:rsidDel="00000000" w:rsidR="00000000" w:rsidRPr="00000000">
              <w:rPr>
                <w:rtl w:val="0"/>
              </w:rPr>
              <w:t xml:space="preserve">(Fortress City of) Guaral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pPr>
            <w:sdt>
              <w:sdtPr>
                <w:tag w:val="goog_rdk_452"/>
              </w:sdtPr>
              <w:sdtContent>
                <w:r w:rsidDel="00000000" w:rsidR="00000000" w:rsidRPr="00000000">
                  <w:rPr>
                    <w:rFonts w:ascii="Arial Unicode MS" w:cs="Arial Unicode MS" w:eastAsia="Arial Unicode MS" w:hAnsi="Arial Unicode MS"/>
                    <w:rtl w:val="0"/>
                  </w:rPr>
                  <w:t xml:space="preserve">Sometimes referred to as 城塞都市 as well (can be translated as fortified city but it’s whatever as long as Fortress City is capitalized)</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color w:val="000000"/>
              </w:rPr>
            </w:pPr>
            <w:sdt>
              <w:sdtPr>
                <w:tag w:val="goog_rdk_453"/>
              </w:sdtPr>
              <w:sdtContent>
                <w:r w:rsidDel="00000000" w:rsidR="00000000" w:rsidRPr="00000000">
                  <w:rPr>
                    <w:rFonts w:ascii="Arial Unicode MS" w:cs="Arial Unicode MS" w:eastAsia="Arial Unicode MS" w:hAnsi="Arial Unicode MS"/>
                    <w:rtl w:val="0"/>
                  </w:rPr>
                  <w:t xml:space="preserve">(魔都)カオスフレーム</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rPr>
                <w:color w:val="000000"/>
              </w:rPr>
            </w:pPr>
            <w:r w:rsidDel="00000000" w:rsidR="00000000" w:rsidRPr="00000000">
              <w:rPr>
                <w:rtl w:val="0"/>
              </w:rPr>
              <w:t xml:space="preserve">(Demon City of) Chaosflame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pPr>
            <w:r w:rsidDel="00000000" w:rsidR="00000000" w:rsidRPr="00000000">
              <w:rPr>
                <w:rtl w:val="0"/>
              </w:rPr>
              <w:t xml:space="preserve">(</w:t>
            </w:r>
            <w:sdt>
              <w:sdtPr>
                <w:tag w:val="goog_rdk_454"/>
              </w:sdtPr>
              <w:sdtContent>
                <w:r w:rsidDel="00000000" w:rsidR="00000000" w:rsidRPr="00000000">
                  <w:rPr>
                    <w:rFonts w:ascii="Arial Unicode MS" w:cs="Arial Unicode MS" w:eastAsia="Arial Unicode MS" w:hAnsi="Arial Unicode MS"/>
                    <w:color w:val="000000"/>
                    <w:rtl w:val="0"/>
                  </w:rPr>
                  <w:t xml:space="preserve">剣奴孤島)ギヌンハイブ</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pPr>
            <w:r w:rsidDel="00000000" w:rsidR="00000000" w:rsidRPr="00000000">
              <w:rPr>
                <w:rtl w:val="0"/>
              </w:rPr>
              <w:t xml:space="preserve">(</w:t>
            </w:r>
            <w:r w:rsidDel="00000000" w:rsidR="00000000" w:rsidRPr="00000000">
              <w:rPr>
                <w:color w:val="000000"/>
                <w:rtl w:val="0"/>
              </w:rPr>
              <w:t xml:space="preserve">Gladiator Island) Ginunhive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pPr>
            <w:sdt>
              <w:sdtPr>
                <w:tag w:val="goog_rdk_455"/>
              </w:sdtPr>
              <w:sdtContent>
                <w:r w:rsidDel="00000000" w:rsidR="00000000" w:rsidRPr="00000000">
                  <w:rPr>
                    <w:rFonts w:ascii="Arial Unicode MS" w:cs="Arial Unicode MS" w:eastAsia="Arial Unicode MS" w:hAnsi="Arial Unicode MS"/>
                    <w:rtl w:val="0"/>
                  </w:rPr>
                  <w:t xml:space="preserve">When 孤島 is used on it’s own, simply use “island”, do not add “Isolated” or “Solitary”</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rPr>
                <w:color w:val="000000"/>
              </w:rPr>
            </w:pPr>
            <w:sdt>
              <w:sdtPr>
                <w:tag w:val="goog_rdk_456"/>
              </w:sdtPr>
              <w:sdtContent>
                <w:r w:rsidDel="00000000" w:rsidR="00000000" w:rsidRPr="00000000">
                  <w:rPr>
                    <w:rFonts w:ascii="Arial Unicode MS" w:cs="Arial Unicode MS" w:eastAsia="Arial Unicode MS" w:hAnsi="Arial Unicode MS"/>
                    <w:rtl w:val="0"/>
                  </w:rPr>
                  <w:t xml:space="preserve">(帝都)</w:t>
                </w:r>
              </w:sdtContent>
            </w:sdt>
            <w:sdt>
              <w:sdtPr>
                <w:tag w:val="goog_rdk_457"/>
              </w:sdtPr>
              <w:sdtContent>
                <w:r w:rsidDel="00000000" w:rsidR="00000000" w:rsidRPr="00000000">
                  <w:rPr>
                    <w:rFonts w:ascii="Arial Unicode MS" w:cs="Arial Unicode MS" w:eastAsia="Arial Unicode MS" w:hAnsi="Arial Unicode MS"/>
                    <w:color w:val="000000"/>
                    <w:rtl w:val="0"/>
                  </w:rPr>
                  <w:t xml:space="preserve">ルプガナ</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color w:val="000000"/>
              </w:rPr>
            </w:pPr>
            <w:r w:rsidDel="00000000" w:rsidR="00000000" w:rsidRPr="00000000">
              <w:rPr>
                <w:rtl w:val="0"/>
              </w:rPr>
              <w:t xml:space="preserve">(Imperial Capital of) Lupugana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pPr>
            <w:r w:rsidDel="00000000" w:rsidR="00000000" w:rsidRPr="00000000">
              <w:rPr>
                <w:rtl w:val="0"/>
              </w:rPr>
              <w:t xml:space="preserve">Changed as of 2022/09/20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pPr>
            <w:sdt>
              <w:sdtPr>
                <w:tag w:val="goog_rdk_458"/>
              </w:sdtPr>
              <w:sdtContent>
                <w:r w:rsidDel="00000000" w:rsidR="00000000" w:rsidRPr="00000000">
                  <w:rPr>
                    <w:rFonts w:ascii="Arial Unicode MS" w:cs="Arial Unicode MS" w:eastAsia="Arial Unicode MS" w:hAnsi="Arial Unicode MS"/>
                    <w:rtl w:val="0"/>
                  </w:rPr>
                  <w:t xml:space="preserve">(鉄血都市)グララシア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pPr>
            <w:r w:rsidDel="00000000" w:rsidR="00000000" w:rsidRPr="00000000">
              <w:rPr>
                <w:rtl w:val="0"/>
              </w:rPr>
              <w:t xml:space="preserve">Glarasia(, the City of Iron and Blood)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rPr/>
            </w:pPr>
            <w:r w:rsidDel="00000000" w:rsidR="00000000" w:rsidRPr="00000000">
              <w:rPr>
                <w:rtl w:val="0"/>
              </w:rPr>
              <w:t xml:space="preserve">Has to break convention for it to sound decent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pPr>
            <w:sdt>
              <w:sdtPr>
                <w:tag w:val="goog_rdk_459"/>
              </w:sdtPr>
              <w:sdtContent>
                <w:r w:rsidDel="00000000" w:rsidR="00000000" w:rsidRPr="00000000">
                  <w:rPr>
                    <w:rFonts w:ascii="Arial Unicode MS" w:cs="Arial Unicode MS" w:eastAsia="Arial Unicode MS" w:hAnsi="Arial Unicode MS"/>
                    <w:rtl w:val="0"/>
                  </w:rPr>
                  <w:t xml:space="preserve">(城塞都市)ガークラ</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pPr>
            <w:r w:rsidDel="00000000" w:rsidR="00000000" w:rsidRPr="00000000">
              <w:rPr>
                <w:rtl w:val="0"/>
              </w:rPr>
              <w:t xml:space="preserve">(Fortified City of) Garkla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pPr>
            <w:sdt>
              <w:sdtPr>
                <w:tag w:val="goog_rdk_460"/>
              </w:sdtPr>
              <w:sdtContent>
                <w:r w:rsidDel="00000000" w:rsidR="00000000" w:rsidRPr="00000000">
                  <w:rPr>
                    <w:rFonts w:ascii="Arial Unicode MS" w:cs="Arial Unicode MS" w:eastAsia="Arial Unicode MS" w:hAnsi="Arial Unicode MS"/>
                    <w:rtl w:val="0"/>
                  </w:rPr>
                  <w:t xml:space="preserve">城塞都市 has also been used for Guaral (without the city’s name) here and there</w:t>
                </w:r>
              </w:sdtContent>
            </w:sdt>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color w:val="000000"/>
              </w:rPr>
            </w:pPr>
            <w:sdt>
              <w:sdtPr>
                <w:tag w:val="goog_rdk_461"/>
              </w:sdtPr>
              <w:sdtContent>
                <w:r w:rsidDel="00000000" w:rsidR="00000000" w:rsidRPr="00000000">
                  <w:rPr>
                    <w:rFonts w:ascii="Arial Unicode MS" w:cs="Arial Unicode MS" w:eastAsia="Arial Unicode MS" w:hAnsi="Arial Unicode MS"/>
                    <w:color w:val="000000"/>
                    <w:rtl w:val="0"/>
                  </w:rPr>
                  <w:t xml:space="preserve">水晶宮</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rPr>
                <w:color w:val="000000"/>
              </w:rPr>
            </w:pPr>
            <w:r w:rsidDel="00000000" w:rsidR="00000000" w:rsidRPr="00000000">
              <w:rPr>
                <w:color w:val="000000"/>
                <w:rtl w:val="0"/>
              </w:rPr>
              <w:t xml:space="preserve">Crystal Palace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color w:val="000000"/>
              </w:rPr>
            </w:pPr>
            <w:sdt>
              <w:sdtPr>
                <w:tag w:val="goog_rdk_462"/>
              </w:sdtPr>
              <w:sdtContent>
                <w:r w:rsidDel="00000000" w:rsidR="00000000" w:rsidRPr="00000000">
                  <w:rPr>
                    <w:rFonts w:ascii="Arial Unicode MS" w:cs="Arial Unicode MS" w:eastAsia="Arial Unicode MS" w:hAnsi="Arial Unicode MS"/>
                    <w:color w:val="000000"/>
                    <w:rtl w:val="0"/>
                  </w:rPr>
                  <w:t xml:space="preserve">紅瑠璃城</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color w:val="000000"/>
              </w:rPr>
            </w:pPr>
            <w:r w:rsidDel="00000000" w:rsidR="00000000" w:rsidRPr="00000000">
              <w:rPr>
                <w:color w:val="000000"/>
                <w:rtl w:val="0"/>
              </w:rPr>
              <w:t xml:space="preserve">Crimson Lapis Castle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0">
            <w:pPr>
              <w:widowControl w:val="0"/>
              <w:spacing w:line="240" w:lineRule="auto"/>
              <w:rPr>
                <w:color w:val="00000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rPr>
                <w:color w:val="000000"/>
              </w:rPr>
            </w:pPr>
            <w:sdt>
              <w:sdtPr>
                <w:tag w:val="goog_rdk_463"/>
              </w:sdtPr>
              <w:sdtContent>
                <w:r w:rsidDel="00000000" w:rsidR="00000000" w:rsidRPr="00000000">
                  <w:rPr>
                    <w:rFonts w:ascii="Arial Unicode MS" w:cs="Arial Unicode MS" w:eastAsia="Arial Unicode MS" w:hAnsi="Arial Unicode MS"/>
                    <w:rtl w:val="0"/>
                  </w:rPr>
                  <w:t xml:space="preserve">エイブリーク</w:t>
                </w:r>
              </w:sdtContent>
            </w:sdt>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color w:val="000000"/>
              </w:rPr>
            </w:pPr>
            <w:r w:rsidDel="00000000" w:rsidR="00000000" w:rsidRPr="00000000">
              <w:rPr>
                <w:rtl w:val="0"/>
              </w:rPr>
              <w:t xml:space="preserve">Averyk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spacing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spacing w:line="240" w:lineRule="auto"/>
              <w:rPr/>
            </w:pPr>
            <w:sdt>
              <w:sdtPr>
                <w:tag w:val="goog_rdk_464"/>
              </w:sdtPr>
              <w:sdtContent>
                <w:r w:rsidDel="00000000" w:rsidR="00000000" w:rsidRPr="00000000">
                  <w:rPr>
                    <w:rFonts w:ascii="Arial Unicode MS" w:cs="Arial Unicode MS" w:eastAsia="Arial Unicode MS" w:hAnsi="Arial Unicode MS"/>
                    <w:rtl w:val="0"/>
                  </w:rPr>
                  <w:t xml:space="preserve">(雲海都市)メゾレイア</w:t>
                </w:r>
              </w:sdtContent>
            </w:sdt>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pPr>
            <w:r w:rsidDel="00000000" w:rsidR="00000000" w:rsidRPr="00000000">
              <w:rPr>
                <w:rtl w:val="0"/>
              </w:rPr>
              <w:t xml:space="preserve">(Cloud Sea City of) Mezoreia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rPr/>
            </w:pPr>
            <w:r w:rsidDel="00000000" w:rsidR="00000000" w:rsidRPr="00000000">
              <w:rPr>
                <w:rtl w:val="0"/>
              </w:rPr>
              <w:t xml:space="preserve">Also used for the Cloud Dragon Mezoreia</w:t>
            </w:r>
          </w:p>
        </w:tc>
      </w:tr>
    </w:tbl>
    <w:p w:rsidR="00000000" w:rsidDel="00000000" w:rsidP="00000000" w:rsidRDefault="00000000" w:rsidRPr="00000000" w14:paraId="00000647">
      <w:pPr>
        <w:rPr>
          <w:b w:val="1"/>
          <w:sz w:val="28"/>
          <w:szCs w:val="28"/>
        </w:rPr>
      </w:pPr>
      <w:r w:rsidDel="00000000" w:rsidR="00000000" w:rsidRPr="00000000">
        <w:rPr>
          <w:rtl w:val="0"/>
        </w:rPr>
      </w:r>
    </w:p>
    <w:p w:rsidR="00000000" w:rsidDel="00000000" w:rsidP="00000000" w:rsidRDefault="00000000" w:rsidRPr="00000000" w14:paraId="00000648">
      <w:pPr>
        <w:pStyle w:val="Heading3"/>
        <w:rPr/>
      </w:pPr>
      <w:bookmarkStart w:colFirst="0" w:colLast="0" w:name="_heading=h.2x8c5eb1od2r" w:id="22"/>
      <w:bookmarkEnd w:id="22"/>
      <w:r w:rsidDel="00000000" w:rsidR="00000000" w:rsidRPr="00000000">
        <w:rPr>
          <w:rtl w:val="0"/>
        </w:rPr>
        <w:t xml:space="preserve">Kararagi</w:t>
      </w:r>
    </w:p>
    <w:p w:rsidR="00000000" w:rsidDel="00000000" w:rsidP="00000000" w:rsidRDefault="00000000" w:rsidRPr="00000000" w14:paraId="00000649">
      <w:pPr>
        <w:rPr/>
      </w:pPr>
      <w:r w:rsidDel="00000000" w:rsidR="00000000" w:rsidRPr="00000000">
        <w:rPr>
          <w:rtl w:val="0"/>
        </w:rPr>
      </w:r>
    </w:p>
    <w:tbl>
      <w:tblPr>
        <w:tblStyle w:val="Table19"/>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A">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B">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C">
            <w:pPr>
              <w:widowControl w:val="0"/>
              <w:spacing w:line="240" w:lineRule="auto"/>
              <w:rPr/>
            </w:pPr>
            <w:sdt>
              <w:sdtPr>
                <w:tag w:val="goog_rdk_465"/>
              </w:sdtPr>
              <w:sdtContent>
                <w:r w:rsidDel="00000000" w:rsidR="00000000" w:rsidRPr="00000000">
                  <w:rPr>
                    <w:rFonts w:ascii="Arial Unicode MS" w:cs="Arial Unicode MS" w:eastAsia="Arial Unicode MS" w:hAnsi="Arial Unicode MS"/>
                    <w:rtl w:val="0"/>
                  </w:rPr>
                  <w:t xml:space="preserve">カララギ都市国家</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spacing w:line="240" w:lineRule="auto"/>
              <w:rPr/>
            </w:pPr>
            <w:r w:rsidDel="00000000" w:rsidR="00000000" w:rsidRPr="00000000">
              <w:rPr>
                <w:rtl w:val="0"/>
              </w:rPr>
              <w:t xml:space="preserve">Kararagi City-States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rPr/>
            </w:pPr>
            <w:sdt>
              <w:sdtPr>
                <w:tag w:val="goog_rdk_466"/>
              </w:sdtPr>
              <w:sdtContent>
                <w:r w:rsidDel="00000000" w:rsidR="00000000" w:rsidRPr="00000000">
                  <w:rPr>
                    <w:rFonts w:ascii="Arial Unicode MS" w:cs="Arial Unicode MS" w:eastAsia="Arial Unicode MS" w:hAnsi="Arial Unicode MS"/>
                    <w:rtl w:val="0"/>
                  </w:rPr>
                  <w:t xml:space="preserve">モゴレード大噴口</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pPr>
            <w:r w:rsidDel="00000000" w:rsidR="00000000" w:rsidRPr="00000000">
              <w:rPr>
                <w:rtl w:val="0"/>
              </w:rPr>
              <w:t xml:space="preserve">Grand Mogolade Geyser</w:t>
            </w:r>
          </w:p>
        </w:tc>
      </w:tr>
    </w:tbl>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pStyle w:val="Heading3"/>
        <w:rPr/>
      </w:pPr>
      <w:bookmarkStart w:colFirst="0" w:colLast="0" w:name="_heading=h.sxi1v7a5ze51" w:id="23"/>
      <w:bookmarkEnd w:id="23"/>
      <w:r w:rsidDel="00000000" w:rsidR="00000000" w:rsidRPr="00000000">
        <w:rPr>
          <w:rtl w:val="0"/>
        </w:rPr>
        <w:t xml:space="preserve">Gusteko</w:t>
      </w:r>
    </w:p>
    <w:p w:rsidR="00000000" w:rsidDel="00000000" w:rsidP="00000000" w:rsidRDefault="00000000" w:rsidRPr="00000000" w14:paraId="00000652">
      <w:pPr>
        <w:rPr/>
      </w:pPr>
      <w:r w:rsidDel="00000000" w:rsidR="00000000" w:rsidRPr="00000000">
        <w:rPr>
          <w:rtl w:val="0"/>
        </w:rPr>
      </w:r>
    </w:p>
    <w:tbl>
      <w:tblPr>
        <w:tblStyle w:val="Table20"/>
        <w:tblW w:w="423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60"/>
        <w:tblGridChange w:id="0">
          <w:tblGrid>
            <w:gridCol w:w="177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b w:val="1"/>
              </w:rPr>
            </w:pPr>
            <w:r w:rsidDel="00000000" w:rsidR="00000000" w:rsidRPr="00000000">
              <w:rPr>
                <w:b w:val="1"/>
                <w:rtl w:val="0"/>
              </w:rPr>
              <w:t xml:space="preserve">English TL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line="240" w:lineRule="auto"/>
              <w:rPr/>
            </w:pPr>
            <w:sdt>
              <w:sdtPr>
                <w:tag w:val="goog_rdk_467"/>
              </w:sdtPr>
              <w:sdtContent>
                <w:r w:rsidDel="00000000" w:rsidR="00000000" w:rsidRPr="00000000">
                  <w:rPr>
                    <w:rFonts w:ascii="Arial Unicode MS" w:cs="Arial Unicode MS" w:eastAsia="Arial Unicode MS" w:hAnsi="Arial Unicode MS"/>
                    <w:rtl w:val="0"/>
                  </w:rPr>
                  <w:t xml:space="preserve">グステコ聖王国</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spacing w:line="240" w:lineRule="auto"/>
              <w:rPr/>
            </w:pPr>
            <w:r w:rsidDel="00000000" w:rsidR="00000000" w:rsidRPr="00000000">
              <w:rPr>
                <w:rtl w:val="0"/>
              </w:rPr>
              <w:t xml:space="preserve">Holy Kingdom of Gusteko</w:t>
            </w:r>
          </w:p>
        </w:tc>
      </w:tr>
    </w:tbl>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pStyle w:val="Heading2"/>
        <w:rPr/>
      </w:pPr>
      <w:bookmarkStart w:colFirst="0" w:colLast="0" w:name="_heading=h.zekkvnnyszrk" w:id="24"/>
      <w:bookmarkEnd w:id="24"/>
      <w:r w:rsidDel="00000000" w:rsidR="00000000" w:rsidRPr="00000000">
        <w:rPr>
          <w:rtl w:val="0"/>
        </w:rPr>
        <w:t xml:space="preserve">Interjections, sayings</w:t>
      </w:r>
      <w:r w:rsidDel="00000000" w:rsidR="00000000" w:rsidRPr="00000000">
        <w:rPr>
          <w:rtl w:val="0"/>
        </w:rPr>
      </w:r>
    </w:p>
    <w:p w:rsidR="00000000" w:rsidDel="00000000" w:rsidP="00000000" w:rsidRDefault="00000000" w:rsidRPr="00000000" w14:paraId="0000065A">
      <w:pPr>
        <w:rPr>
          <w:b w:val="1"/>
          <w:sz w:val="28"/>
          <w:szCs w:val="28"/>
        </w:rPr>
      </w:pPr>
      <w:r w:rsidDel="00000000" w:rsidR="00000000" w:rsidRPr="00000000">
        <w:rPr>
          <w:rtl w:val="0"/>
        </w:rPr>
      </w:r>
    </w:p>
    <w:tbl>
      <w:tblPr>
        <w:tblStyle w:val="Table21"/>
        <w:tblW w:w="6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0"/>
        <w:gridCol w:w="2440"/>
        <w:gridCol w:w="2460"/>
        <w:tblGridChange w:id="0">
          <w:tblGrid>
            <w:gridCol w:w="1790"/>
            <w:gridCol w:w="2440"/>
            <w:gridCol w:w="246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spacing w:line="240" w:lineRule="auto"/>
              <w:rPr>
                <w:b w:val="1"/>
              </w:rPr>
            </w:pPr>
            <w:r w:rsidDel="00000000" w:rsidR="00000000" w:rsidRPr="00000000">
              <w:rPr>
                <w:b w:val="1"/>
                <w:rtl w:val="0"/>
              </w:rPr>
              <w:t xml:space="preserve">Japanese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C">
            <w:pPr>
              <w:widowControl w:val="0"/>
              <w:spacing w:line="240" w:lineRule="auto"/>
              <w:rPr>
                <w:b w:val="1"/>
              </w:rPr>
            </w:pPr>
            <w:r w:rsidDel="00000000" w:rsidR="00000000" w:rsidRPr="00000000">
              <w:rPr>
                <w:b w:val="1"/>
                <w:rtl w:val="0"/>
              </w:rPr>
              <w:t xml:space="preserve">English TL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line="240" w:lineRule="auto"/>
              <w:rPr>
                <w:b w:val="1"/>
              </w:rPr>
            </w:pPr>
            <w:r w:rsidDel="00000000" w:rsidR="00000000" w:rsidRPr="00000000">
              <w:rPr>
                <w:b w:val="1"/>
                <w:rtl w:val="0"/>
              </w:rPr>
              <w:t xml:space="preserve">Notes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rPr>
                <w:color w:val="000000"/>
              </w:rPr>
            </w:pPr>
            <w:sdt>
              <w:sdtPr>
                <w:tag w:val="goog_rdk_468"/>
              </w:sdtPr>
              <w:sdtContent>
                <w:r w:rsidDel="00000000" w:rsidR="00000000" w:rsidRPr="00000000">
                  <w:rPr>
                    <w:rFonts w:ascii="Arial Unicode MS" w:cs="Arial Unicode MS" w:eastAsia="Arial Unicode MS" w:hAnsi="Arial Unicode MS"/>
                    <w:color w:val="000000"/>
                    <w:rtl w:val="0"/>
                  </w:rPr>
                  <w:t xml:space="preserve">魔女教大罪司教『X』担当、Y</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5F">
            <w:pPr>
              <w:widowControl w:val="0"/>
              <w:spacing w:line="240" w:lineRule="auto"/>
              <w:rPr>
                <w:color w:val="000000"/>
              </w:rPr>
            </w:pPr>
            <w:r w:rsidDel="00000000" w:rsidR="00000000" w:rsidRPr="00000000">
              <w:rPr>
                <w:color w:val="000000"/>
                <w:rtl w:val="0"/>
              </w:rPr>
              <w:t xml:space="preserve">Sin Archbishop of the Witch Cult, representing 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0">
            <w:pPr>
              <w:widowControl w:val="0"/>
              <w:spacing w:line="240" w:lineRule="auto"/>
              <w:rPr/>
            </w:pPr>
            <w:r w:rsidDel="00000000" w:rsidR="00000000" w:rsidRPr="00000000">
              <w:rPr>
                <w:rtl w:val="0"/>
              </w:rPr>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spacing w:line="240" w:lineRule="auto"/>
              <w:rPr>
                <w:color w:val="000000"/>
              </w:rPr>
            </w:pPr>
            <w:sdt>
              <w:sdtPr>
                <w:tag w:val="goog_rdk_469"/>
              </w:sdtPr>
              <w:sdtContent>
                <w:r w:rsidDel="00000000" w:rsidR="00000000" w:rsidRPr="00000000">
                  <w:rPr>
                    <w:rFonts w:ascii="Arial Unicode MS" w:cs="Arial Unicode MS" w:eastAsia="Arial Unicode MS" w:hAnsi="Arial Unicode MS"/>
                    <w:color w:val="000000"/>
                    <w:rtl w:val="0"/>
                  </w:rPr>
                  <w:t xml:space="preserve">――っ</w:t>
                </w:r>
              </w:sdtContent>
            </w:sdt>
          </w:p>
          <w:p w:rsidR="00000000" w:rsidDel="00000000" w:rsidP="00000000" w:rsidRDefault="00000000" w:rsidRPr="00000000" w14:paraId="00000662">
            <w:pPr>
              <w:widowControl w:val="0"/>
              <w:spacing w:line="240" w:lineRule="auto"/>
              <w:rPr>
                <w:color w:val="000000"/>
              </w:rPr>
            </w:pPr>
            <w:sdt>
              <w:sdtPr>
                <w:tag w:val="goog_rdk_470"/>
              </w:sdtPr>
              <w:sdtContent>
                <w:r w:rsidDel="00000000" w:rsidR="00000000" w:rsidRPr="00000000">
                  <w:rPr>
                    <w:rFonts w:ascii="Arial Unicode MS" w:cs="Arial Unicode MS" w:eastAsia="Arial Unicode MS" w:hAnsi="Arial Unicode MS"/>
                    <w:color w:val="000000"/>
                    <w:rtl w:val="0"/>
                  </w:rPr>
                  <w:t xml:space="preserve">――ッ</w:t>
                </w:r>
              </w:sdtContent>
            </w:sdt>
          </w:p>
        </w:tc>
        <w:tc>
          <w:tcPr>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line="240" w:lineRule="auto"/>
              <w:rPr>
                <w:color w:val="000000"/>
              </w:rPr>
            </w:pPr>
            <w:r w:rsidDel="00000000" w:rsidR="00000000" w:rsidRPr="00000000">
              <w:rPr>
                <w:rtl w:val="0"/>
              </w:rPr>
              <w:t xml:space="preserve">――Hk!</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rPr/>
            </w:pPr>
            <w:r w:rsidDel="00000000" w:rsidR="00000000" w:rsidRPr="00000000">
              <w:rPr>
                <w:rtl w:val="0"/>
              </w:rPr>
              <w:t xml:space="preserve">When used in speech, usually at the end of sentences.</w:t>
            </w:r>
          </w:p>
          <w:p w:rsidR="00000000" w:rsidDel="00000000" w:rsidP="00000000" w:rsidRDefault="00000000" w:rsidRPr="00000000" w14:paraId="00000665">
            <w:pPr>
              <w:widowControl w:val="0"/>
              <w:spacing w:line="240" w:lineRule="auto"/>
              <w:rPr/>
            </w:pPr>
            <w:r w:rsidDel="00000000" w:rsidR="00000000" w:rsidRPr="00000000">
              <w:rPr>
                <w:rtl w:val="0"/>
              </w:rPr>
              <w:t xml:space="preserve">Punctuation may also be a full-stop depending on context.</w:t>
            </w:r>
          </w:p>
          <w:p w:rsidR="00000000" w:rsidDel="00000000" w:rsidP="00000000" w:rsidRDefault="00000000" w:rsidRPr="00000000" w14:paraId="00000666">
            <w:pPr>
              <w:widowControl w:val="0"/>
              <w:spacing w:line="240" w:lineRule="auto"/>
              <w:rPr/>
            </w:pPr>
            <w:r w:rsidDel="00000000" w:rsidR="00000000" w:rsidRPr="00000000">
              <w:rPr>
                <w:rtl w:val="0"/>
              </w:rPr>
              <w:t xml:space="preserve">Does not apply to Ley Batenkaitos, Louis Arneb and Roy Alphard.</w:t>
            </w:r>
          </w:p>
        </w:tc>
      </w:tr>
      <w:tr>
        <w:trPr>
          <w:cantSplit w:val="0"/>
          <w:trHeight w:val="277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rPr>
                <w:color w:val="000000"/>
              </w:rPr>
            </w:pPr>
            <w:sdt>
              <w:sdtPr>
                <w:tag w:val="goog_rdk_471"/>
              </w:sdtPr>
              <w:sdtContent>
                <w:r w:rsidDel="00000000" w:rsidR="00000000" w:rsidRPr="00000000">
                  <w:rPr>
                    <w:rFonts w:ascii="Arial Unicode MS" w:cs="Arial Unicode MS" w:eastAsia="Arial Unicode MS" w:hAnsi="Arial Unicode MS"/>
                    <w:rtl w:val="0"/>
                  </w:rPr>
                  <w:t xml:space="preserve">――ッッ！！</w:t>
                </w:r>
              </w:sdtContent>
            </w:sdt>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line="240" w:lineRule="auto"/>
              <w:rPr/>
            </w:pPr>
            <w:r w:rsidDel="00000000" w:rsidR="00000000" w:rsidRPr="00000000">
              <w:rPr>
                <w:rtl w:val="0"/>
              </w:rPr>
              <w:t xml:space="preserve">――Roar!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9">
            <w:pPr>
              <w:widowControl w:val="0"/>
              <w:spacing w:line="240" w:lineRule="auto"/>
              <w:rPr/>
            </w:pPr>
            <w:r w:rsidDel="00000000" w:rsidR="00000000" w:rsidRPr="00000000">
              <w:rPr>
                <w:rtl w:val="0"/>
              </w:rPr>
              <w:t xml:space="preserve">Used for roars.</w:t>
            </w:r>
          </w:p>
          <w:p w:rsidR="00000000" w:rsidDel="00000000" w:rsidP="00000000" w:rsidRDefault="00000000" w:rsidRPr="00000000" w14:paraId="0000066A">
            <w:pPr>
              <w:widowControl w:val="0"/>
              <w:spacing w:line="240" w:lineRule="auto"/>
              <w:rPr/>
            </w:pPr>
            <w:r w:rsidDel="00000000" w:rsidR="00000000" w:rsidRPr="00000000">
              <w:rPr>
                <w:rtl w:val="0"/>
              </w:rPr>
              <w:t xml:space="preserve">A unique sound can be picked for new things</w:t>
            </w:r>
          </w:p>
        </w:tc>
      </w:tr>
    </w:tbl>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p w:rsidR="00000000" w:rsidDel="00000000" w:rsidP="00000000" w:rsidRDefault="00000000" w:rsidRPr="00000000" w14:paraId="0000066D">
      <w:pPr>
        <w:pStyle w:val="Heading1"/>
        <w:jc w:val="center"/>
        <w:rPr/>
      </w:pPr>
      <w:bookmarkStart w:colFirst="0" w:colLast="0" w:name="_heading=h.imnloya8iuyj" w:id="25"/>
      <w:bookmarkEnd w:id="25"/>
      <w:r w:rsidDel="00000000" w:rsidR="00000000" w:rsidRPr="00000000">
        <w:rPr>
          <w:rtl w:val="0"/>
        </w:rPr>
        <w:t xml:space="preserve">Character Index</w:t>
      </w:r>
    </w:p>
    <w:p w:rsidR="00000000" w:rsidDel="00000000" w:rsidP="00000000" w:rsidRDefault="00000000" w:rsidRPr="00000000" w14:paraId="0000066E">
      <w:pPr>
        <w:rPr>
          <w:b w:val="1"/>
          <w:sz w:val="28"/>
          <w:szCs w:val="28"/>
        </w:rPr>
      </w:pPr>
      <w:r w:rsidDel="00000000" w:rsidR="00000000" w:rsidRPr="00000000">
        <w:rPr>
          <w:rtl w:val="0"/>
        </w:rPr>
      </w:r>
    </w:p>
    <w:p w:rsidR="00000000" w:rsidDel="00000000" w:rsidP="00000000" w:rsidRDefault="00000000" w:rsidRPr="00000000" w14:paraId="0000066F">
      <w:pPr>
        <w:rPr>
          <w:b w:val="1"/>
          <w:sz w:val="28"/>
          <w:szCs w:val="28"/>
        </w:rPr>
      </w:pPr>
      <w:r w:rsidDel="00000000" w:rsidR="00000000" w:rsidRPr="00000000">
        <w:rPr>
          <w:b w:val="1"/>
          <w:sz w:val="28"/>
          <w:szCs w:val="28"/>
          <w:rtl w:val="0"/>
        </w:rPr>
        <w:t xml:space="preserve">!!! NOTICE !!!</w:t>
      </w:r>
    </w:p>
    <w:p w:rsidR="00000000" w:rsidDel="00000000" w:rsidP="00000000" w:rsidRDefault="00000000" w:rsidRPr="00000000" w14:paraId="00000670">
      <w:pPr>
        <w:rPr>
          <w:sz w:val="24"/>
          <w:szCs w:val="24"/>
        </w:rPr>
      </w:pPr>
      <w:sdt>
        <w:sdtPr>
          <w:tag w:val="goog_rdk_472"/>
        </w:sdtPr>
        <w:sdtContent>
          <w:commentRangeStart w:id="1"/>
        </w:sdtContent>
      </w:sdt>
      <w:r w:rsidDel="00000000" w:rsidR="00000000" w:rsidRPr="00000000">
        <w:rPr>
          <w:sz w:val="24"/>
          <w:szCs w:val="24"/>
          <w:rtl w:val="0"/>
        </w:rPr>
        <w:t xml:space="preserve">Stuff like contractions is currently being reworked/adapted.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671">
      <w:pPr>
        <w:rPr>
          <w:sz w:val="24"/>
          <w:szCs w:val="24"/>
        </w:rPr>
      </w:pPr>
      <w:r w:rsidDel="00000000" w:rsidR="00000000" w:rsidRPr="00000000">
        <w:rPr>
          <w:sz w:val="24"/>
          <w:szCs w:val="24"/>
          <w:rtl w:val="0"/>
        </w:rPr>
        <w:t xml:space="preserve">However, this will be lacking for the time being, so refer back to </w:t>
      </w:r>
      <w:r w:rsidDel="00000000" w:rsidR="00000000" w:rsidRPr="00000000">
        <w:rPr>
          <w:sz w:val="24"/>
          <w:szCs w:val="24"/>
          <w:rtl w:val="0"/>
        </w:rPr>
        <w:t xml:space="preserve">this sheet</w:t>
      </w:r>
      <w:r w:rsidDel="00000000" w:rsidR="00000000" w:rsidRPr="00000000">
        <w:rPr>
          <w:sz w:val="24"/>
          <w:szCs w:val="24"/>
          <w:rtl w:val="0"/>
        </w:rPr>
        <w:t xml:space="preserve">.</w:t>
      </w:r>
    </w:p>
    <w:p w:rsidR="00000000" w:rsidDel="00000000" w:rsidP="00000000" w:rsidRDefault="00000000" w:rsidRPr="00000000" w14:paraId="00000672">
      <w:pPr>
        <w:rPr>
          <w:sz w:val="24"/>
          <w:szCs w:val="24"/>
        </w:rPr>
      </w:pPr>
      <w:r w:rsidDel="00000000" w:rsidR="00000000" w:rsidRPr="00000000">
        <w:rPr>
          <w:sz w:val="24"/>
          <w:szCs w:val="24"/>
          <w:rtl w:val="0"/>
        </w:rPr>
        <w:t xml:space="preserve">Things such as set-phrases used by a character, their Japanese/English names, their pronouns, will remain here.</w:t>
      </w:r>
    </w:p>
    <w:p w:rsidR="00000000" w:rsidDel="00000000" w:rsidP="00000000" w:rsidRDefault="00000000" w:rsidRPr="00000000" w14:paraId="00000673">
      <w:pPr>
        <w:rPr>
          <w:b w:val="1"/>
          <w:sz w:val="28"/>
          <w:szCs w:val="28"/>
        </w:rPr>
      </w:pPr>
      <w:r w:rsidDel="00000000" w:rsidR="00000000" w:rsidRPr="00000000">
        <w:rPr>
          <w:rtl w:val="0"/>
        </w:rPr>
      </w:r>
    </w:p>
    <w:p w:rsidR="00000000" w:rsidDel="00000000" w:rsidP="00000000" w:rsidRDefault="00000000" w:rsidRPr="00000000" w14:paraId="00000674">
      <w:pPr>
        <w:pStyle w:val="Heading2"/>
        <w:rPr/>
      </w:pPr>
      <w:bookmarkStart w:colFirst="0" w:colLast="0" w:name="_heading=h.ejk6golro6fv" w:id="26"/>
      <w:bookmarkEnd w:id="26"/>
      <w:r w:rsidDel="00000000" w:rsidR="00000000" w:rsidRPr="00000000">
        <w:rPr>
          <w:rtl w:val="0"/>
        </w:rPr>
        <w:t xml:space="preserve">Lugunica</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pStyle w:val="Heading3"/>
        <w:rPr>
          <w:b w:val="1"/>
          <w:sz w:val="28"/>
          <w:szCs w:val="28"/>
        </w:rPr>
      </w:pPr>
      <w:bookmarkStart w:colFirst="0" w:colLast="0" w:name="_heading=h.9bax761y9wqr" w:id="27"/>
      <w:bookmarkEnd w:id="27"/>
      <w:r w:rsidDel="00000000" w:rsidR="00000000" w:rsidRPr="00000000">
        <w:rPr>
          <w:rtl w:val="0"/>
        </w:rPr>
        <w:t xml:space="preserve">Emilia Camp</w:t>
      </w:r>
      <w:r w:rsidDel="00000000" w:rsidR="00000000" w:rsidRPr="00000000">
        <w:rPr>
          <w:rtl w:val="0"/>
        </w:rPr>
      </w:r>
    </w:p>
    <w:p w:rsidR="00000000" w:rsidDel="00000000" w:rsidP="00000000" w:rsidRDefault="00000000" w:rsidRPr="00000000" w14:paraId="00000677">
      <w:pPr>
        <w:rPr>
          <w:b w:val="1"/>
        </w:rPr>
      </w:pPr>
      <w:r w:rsidDel="00000000" w:rsidR="00000000" w:rsidRPr="00000000">
        <w:rPr>
          <w:rtl w:val="0"/>
        </w:rPr>
      </w:r>
    </w:p>
    <w:p w:rsidR="00000000" w:rsidDel="00000000" w:rsidP="00000000" w:rsidRDefault="00000000" w:rsidRPr="00000000" w14:paraId="00000678">
      <w:pPr>
        <w:pStyle w:val="Heading4"/>
        <w:rPr/>
      </w:pPr>
      <w:bookmarkStart w:colFirst="0" w:colLast="0" w:name="_heading=h.h0neb2f2esu" w:id="28"/>
      <w:bookmarkEnd w:id="28"/>
      <w:r w:rsidDel="00000000" w:rsidR="00000000" w:rsidRPr="00000000">
        <w:rPr>
          <w:rtl w:val="0"/>
        </w:rPr>
        <w:t xml:space="preserve">Beatrice</w:t>
      </w:r>
    </w:p>
    <w:p w:rsidR="00000000" w:rsidDel="00000000" w:rsidP="00000000" w:rsidRDefault="00000000" w:rsidRPr="00000000" w14:paraId="00000679">
      <w:pPr>
        <w:rPr/>
      </w:pPr>
      <w:sdt>
        <w:sdtPr>
          <w:tag w:val="goog_rdk_473"/>
        </w:sdtPr>
        <w:sdtContent>
          <w:r w:rsidDel="00000000" w:rsidR="00000000" w:rsidRPr="00000000">
            <w:rPr>
              <w:rFonts w:ascii="Arial Unicode MS" w:cs="Arial Unicode MS" w:eastAsia="Arial Unicode MS" w:hAnsi="Arial Unicode MS"/>
              <w:rtl w:val="0"/>
            </w:rPr>
            <w:tab/>
            <w:tab/>
            <w:t xml:space="preserve">Name in Japanese: ベアトリス</w:t>
          </w:r>
        </w:sdtContent>
      </w:sdt>
    </w:p>
    <w:p w:rsidR="00000000" w:rsidDel="00000000" w:rsidP="00000000" w:rsidRDefault="00000000" w:rsidRPr="00000000" w14:paraId="0000067A">
      <w:pPr>
        <w:ind w:firstLine="720"/>
        <w:rPr/>
      </w:pPr>
      <w:r w:rsidDel="00000000" w:rsidR="00000000" w:rsidRPr="00000000">
        <w:rPr>
          <w:rtl w:val="0"/>
        </w:rPr>
        <w:tab/>
        <w:t xml:space="preserve">Japanese speech quirks:</w:t>
      </w:r>
    </w:p>
    <w:p w:rsidR="00000000" w:rsidDel="00000000" w:rsidP="00000000" w:rsidRDefault="00000000" w:rsidRPr="00000000" w14:paraId="0000067B">
      <w:pPr>
        <w:numPr>
          <w:ilvl w:val="0"/>
          <w:numId w:val="5"/>
        </w:numPr>
        <w:ind w:left="2520" w:hanging="360"/>
        <w:rPr/>
      </w:pPr>
      <w:sdt>
        <w:sdtPr>
          <w:tag w:val="goog_rdk_474"/>
        </w:sdtPr>
        <w:sdtContent>
          <w:r w:rsidDel="00000000" w:rsidR="00000000" w:rsidRPr="00000000">
            <w:rPr>
              <w:rFonts w:ascii="Arial Unicode MS" w:cs="Arial Unicode MS" w:eastAsia="Arial Unicode MS" w:hAnsi="Arial Unicode MS"/>
              <w:rtl w:val="0"/>
            </w:rPr>
            <w:t xml:space="preserve">First person pronoun – “ベティ” (basically her name in short)</w:t>
          </w:r>
        </w:sdtContent>
      </w:sdt>
    </w:p>
    <w:p w:rsidR="00000000" w:rsidDel="00000000" w:rsidP="00000000" w:rsidRDefault="00000000" w:rsidRPr="00000000" w14:paraId="0000067C">
      <w:pPr>
        <w:numPr>
          <w:ilvl w:val="0"/>
          <w:numId w:val="5"/>
        </w:numPr>
        <w:ind w:left="2520" w:hanging="360"/>
        <w:rPr>
          <w:u w:val="none"/>
        </w:rPr>
      </w:pPr>
      <w:sdt>
        <w:sdtPr>
          <w:tag w:val="goog_rdk_475"/>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7D">
      <w:pPr>
        <w:numPr>
          <w:ilvl w:val="0"/>
          <w:numId w:val="5"/>
        </w:numPr>
        <w:ind w:left="2520" w:hanging="360"/>
        <w:rPr/>
      </w:pPr>
      <w:sdt>
        <w:sdtPr>
          <w:tag w:val="goog_rdk_476"/>
        </w:sdtPr>
        <w:sdtContent>
          <w:r w:rsidDel="00000000" w:rsidR="00000000" w:rsidRPr="00000000">
            <w:rPr>
              <w:rFonts w:ascii="Arial Unicode MS" w:cs="Arial Unicode MS" w:eastAsia="Arial Unicode MS" w:hAnsi="Arial Unicode MS"/>
              <w:rtl w:val="0"/>
            </w:rPr>
            <w:t xml:space="preserve">Uses “かしら” and “のよ” / ”なのよ” nearly always interchangibly (one sentence will have the former, the next will have the latter)</w:t>
          </w:r>
        </w:sdtContent>
      </w:sdt>
    </w:p>
    <w:p w:rsidR="00000000" w:rsidDel="00000000" w:rsidP="00000000" w:rsidRDefault="00000000" w:rsidRPr="00000000" w14:paraId="0000067E">
      <w:pPr>
        <w:ind w:left="1440" w:firstLine="0"/>
        <w:rPr/>
      </w:pPr>
      <w:r w:rsidDel="00000000" w:rsidR="00000000" w:rsidRPr="00000000">
        <w:rPr>
          <w:rtl w:val="0"/>
        </w:rPr>
        <w:t xml:space="preserve">English speech quirks:</w:t>
      </w:r>
    </w:p>
    <w:p w:rsidR="00000000" w:rsidDel="00000000" w:rsidP="00000000" w:rsidRDefault="00000000" w:rsidRPr="00000000" w14:paraId="0000067F">
      <w:pPr>
        <w:widowControl w:val="0"/>
        <w:numPr>
          <w:ilvl w:val="0"/>
          <w:numId w:val="5"/>
        </w:numPr>
        <w:spacing w:line="240" w:lineRule="auto"/>
        <w:ind w:left="2520" w:hanging="360"/>
        <w:rPr/>
      </w:pPr>
      <w:sdt>
        <w:sdtPr>
          <w:tag w:val="goog_rdk_477"/>
        </w:sdtPr>
        <w:sdtContent>
          <w:r w:rsidDel="00000000" w:rsidR="00000000" w:rsidRPr="00000000">
            <w:rPr>
              <w:rFonts w:ascii="Arial Unicode MS" w:cs="Arial Unicode MS" w:eastAsia="Arial Unicode MS" w:hAnsi="Arial Unicode MS"/>
              <w:rtl w:val="0"/>
            </w:rPr>
            <w:t xml:space="preserve">Refers to herself as Betty (when “ベティ” is used)</w:t>
          </w:r>
        </w:sdtContent>
      </w:sdt>
    </w:p>
    <w:p w:rsidR="00000000" w:rsidDel="00000000" w:rsidP="00000000" w:rsidRDefault="00000000" w:rsidRPr="00000000" w14:paraId="00000680">
      <w:pPr>
        <w:widowControl w:val="0"/>
        <w:numPr>
          <w:ilvl w:val="0"/>
          <w:numId w:val="5"/>
        </w:numPr>
        <w:spacing w:line="240" w:lineRule="auto"/>
        <w:ind w:left="2520" w:hanging="360"/>
        <w:rPr/>
      </w:pPr>
      <w:r w:rsidDel="00000000" w:rsidR="00000000" w:rsidRPr="00000000">
        <w:rPr>
          <w:rtl w:val="0"/>
        </w:rPr>
        <w:t xml:space="preserve">Uses intermediate-level vocabulary (not overly complex)</w:t>
      </w:r>
    </w:p>
    <w:p w:rsidR="00000000" w:rsidDel="00000000" w:rsidP="00000000" w:rsidRDefault="00000000" w:rsidRPr="00000000" w14:paraId="00000681">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82">
      <w:pPr>
        <w:widowControl w:val="0"/>
        <w:numPr>
          <w:ilvl w:val="0"/>
          <w:numId w:val="5"/>
        </w:numPr>
        <w:spacing w:line="240" w:lineRule="auto"/>
        <w:ind w:left="2520" w:hanging="360"/>
        <w:rPr/>
      </w:pPr>
      <w:sdt>
        <w:sdtPr>
          <w:tag w:val="goog_rdk_478"/>
        </w:sdtPr>
        <w:sdtContent>
          <w:r w:rsidDel="00000000" w:rsidR="00000000" w:rsidRPr="00000000">
            <w:rPr>
              <w:rFonts w:ascii="Arial Unicode MS" w:cs="Arial Unicode MS" w:eastAsia="Arial Unicode MS" w:hAnsi="Arial Unicode MS"/>
              <w:rtl w:val="0"/>
            </w:rPr>
            <w:t xml:space="preserve">“かしら” quirk should be translated as “, I suppose” at the end of sentences</w:t>
          </w:r>
        </w:sdtContent>
      </w:sdt>
    </w:p>
    <w:p w:rsidR="00000000" w:rsidDel="00000000" w:rsidP="00000000" w:rsidRDefault="00000000" w:rsidRPr="00000000" w14:paraId="00000683">
      <w:pPr>
        <w:widowControl w:val="0"/>
        <w:numPr>
          <w:ilvl w:val="0"/>
          <w:numId w:val="5"/>
        </w:numPr>
        <w:spacing w:line="240" w:lineRule="auto"/>
        <w:ind w:left="2520" w:hanging="360"/>
        <w:rPr/>
      </w:pPr>
      <w:sdt>
        <w:sdtPr>
          <w:tag w:val="goog_rdk_479"/>
        </w:sdtPr>
        <w:sdtContent>
          <w:r w:rsidDel="00000000" w:rsidR="00000000" w:rsidRPr="00000000">
            <w:rPr>
              <w:rFonts w:ascii="Arial Unicode MS" w:cs="Arial Unicode MS" w:eastAsia="Arial Unicode MS" w:hAnsi="Arial Unicode MS"/>
              <w:rtl w:val="0"/>
            </w:rPr>
            <w:t xml:space="preserve">“のよ” / “なのよ” quirk should be translated as “, in fact” at the end of sentences</w:t>
          </w:r>
        </w:sdtContent>
      </w:sdt>
    </w:p>
    <w:p w:rsidR="00000000" w:rsidDel="00000000" w:rsidP="00000000" w:rsidRDefault="00000000" w:rsidRPr="00000000" w14:paraId="00000684">
      <w:pPr>
        <w:numPr>
          <w:ilvl w:val="0"/>
          <w:numId w:val="5"/>
        </w:numPr>
        <w:ind w:left="2520" w:hanging="360"/>
        <w:rPr/>
      </w:pPr>
      <w:sdt>
        <w:sdtPr>
          <w:tag w:val="goog_rdk_480"/>
        </w:sdtPr>
        <w:sdtContent>
          <w:r w:rsidDel="00000000" w:rsidR="00000000" w:rsidRPr="00000000">
            <w:rPr>
              <w:rFonts w:ascii="Arial Unicode MS" w:cs="Arial Unicode MS" w:eastAsia="Arial Unicode MS" w:hAnsi="Arial Unicode MS"/>
              <w:rtl w:val="0"/>
            </w:rPr>
            <w:t xml:space="preserve">Referred to as “嬢様” in Arc 7, to be localized as “Lady Beatrice”</w:t>
          </w:r>
        </w:sdtContent>
      </w:sdt>
    </w:p>
    <w:p w:rsidR="00000000" w:rsidDel="00000000" w:rsidP="00000000" w:rsidRDefault="00000000" w:rsidRPr="00000000" w14:paraId="00000685">
      <w:pPr>
        <w:widowControl w:val="0"/>
        <w:spacing w:line="240" w:lineRule="auto"/>
        <w:ind w:left="2520" w:firstLine="0"/>
        <w:rPr/>
      </w:pPr>
      <w:r w:rsidDel="00000000" w:rsidR="00000000" w:rsidRPr="00000000">
        <w:rPr>
          <w:rtl w:val="0"/>
        </w:rPr>
      </w:r>
    </w:p>
    <w:p w:rsidR="00000000" w:rsidDel="00000000" w:rsidP="00000000" w:rsidRDefault="00000000" w:rsidRPr="00000000" w14:paraId="00000686">
      <w:pPr>
        <w:ind w:left="720" w:firstLine="720"/>
        <w:rPr/>
      </w:pPr>
      <w:r w:rsidDel="00000000" w:rsidR="00000000" w:rsidRPr="00000000">
        <w:rPr>
          <w:rtl w:val="0"/>
        </w:rPr>
        <w:t xml:space="preserve">Notes:</w:t>
      </w:r>
    </w:p>
    <w:p w:rsidR="00000000" w:rsidDel="00000000" w:rsidP="00000000" w:rsidRDefault="00000000" w:rsidRPr="00000000" w14:paraId="00000687">
      <w:pPr>
        <w:numPr>
          <w:ilvl w:val="0"/>
          <w:numId w:val="5"/>
        </w:numPr>
        <w:ind w:left="2520" w:hanging="360"/>
        <w:rPr/>
      </w:pPr>
      <w:sdt>
        <w:sdtPr>
          <w:tag w:val="goog_rdk_481"/>
        </w:sdtPr>
        <w:sdtContent>
          <w:r w:rsidDel="00000000" w:rsidR="00000000" w:rsidRPr="00000000">
            <w:rPr>
              <w:rFonts w:ascii="Arial Unicode MS" w:cs="Arial Unicode MS" w:eastAsia="Arial Unicode MS" w:hAnsi="Arial Unicode MS"/>
              <w:rtl w:val="0"/>
            </w:rPr>
            <w:t xml:space="preserve">Proofreaders: If "Betty" (ベティ) is not used in the JP, do not use "I" as her pronoun or include "Betty". Instead, attempt to rewrite the sentence to remove the need for a pronoun.</w:t>
          </w:r>
        </w:sdtContent>
      </w:sdt>
      <w:r w:rsidDel="00000000" w:rsidR="00000000" w:rsidRPr="00000000">
        <w:rPr>
          <w:rtl w:val="0"/>
        </w:rPr>
      </w:r>
    </w:p>
    <w:p w:rsidR="00000000" w:rsidDel="00000000" w:rsidP="00000000" w:rsidRDefault="00000000" w:rsidRPr="00000000" w14:paraId="00000688">
      <w:pPr>
        <w:rPr>
          <w:b w:val="1"/>
        </w:rPr>
      </w:pPr>
      <w:r w:rsidDel="00000000" w:rsidR="00000000" w:rsidRPr="00000000">
        <w:rPr>
          <w:rtl w:val="0"/>
        </w:rPr>
      </w:r>
    </w:p>
    <w:p w:rsidR="00000000" w:rsidDel="00000000" w:rsidP="00000000" w:rsidRDefault="00000000" w:rsidRPr="00000000" w14:paraId="00000689">
      <w:pPr>
        <w:pStyle w:val="Heading4"/>
        <w:rPr/>
      </w:pPr>
      <w:bookmarkStart w:colFirst="0" w:colLast="0" w:name="_heading=h.c6gk9035e82" w:id="29"/>
      <w:bookmarkEnd w:id="29"/>
      <w:r w:rsidDel="00000000" w:rsidR="00000000" w:rsidRPr="00000000">
        <w:rPr>
          <w:rtl w:val="0"/>
        </w:rPr>
        <w:t xml:space="preserve">Clind</w:t>
      </w:r>
    </w:p>
    <w:p w:rsidR="00000000" w:rsidDel="00000000" w:rsidP="00000000" w:rsidRDefault="00000000" w:rsidRPr="00000000" w14:paraId="0000068A">
      <w:pPr>
        <w:rPr/>
      </w:pPr>
      <w:sdt>
        <w:sdtPr>
          <w:tag w:val="goog_rdk_482"/>
        </w:sdtPr>
        <w:sdtContent>
          <w:r w:rsidDel="00000000" w:rsidR="00000000" w:rsidRPr="00000000">
            <w:rPr>
              <w:rFonts w:ascii="Arial Unicode MS" w:cs="Arial Unicode MS" w:eastAsia="Arial Unicode MS" w:hAnsi="Arial Unicode MS"/>
              <w:rtl w:val="0"/>
            </w:rPr>
            <w:tab/>
            <w:tab/>
            <w:t xml:space="preserve">Name in Japanese: クリンド</w:t>
          </w:r>
        </w:sdtContent>
      </w:sdt>
    </w:p>
    <w:p w:rsidR="00000000" w:rsidDel="00000000" w:rsidP="00000000" w:rsidRDefault="00000000" w:rsidRPr="00000000" w14:paraId="0000068B">
      <w:pPr>
        <w:rPr/>
      </w:pPr>
      <w:r w:rsidDel="00000000" w:rsidR="00000000" w:rsidRPr="00000000">
        <w:rPr>
          <w:rtl w:val="0"/>
        </w:rPr>
        <w:tab/>
        <w:tab/>
        <w:t xml:space="preserve">Japanese speech quirks:</w:t>
      </w:r>
    </w:p>
    <w:p w:rsidR="00000000" w:rsidDel="00000000" w:rsidP="00000000" w:rsidRDefault="00000000" w:rsidRPr="00000000" w14:paraId="0000068C">
      <w:pPr>
        <w:numPr>
          <w:ilvl w:val="0"/>
          <w:numId w:val="5"/>
        </w:numPr>
        <w:ind w:left="2520" w:hanging="360"/>
        <w:rPr/>
      </w:pPr>
      <w:sdt>
        <w:sdtPr>
          <w:tag w:val="goog_rdk_483"/>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8D">
      <w:pPr>
        <w:numPr>
          <w:ilvl w:val="0"/>
          <w:numId w:val="5"/>
        </w:numPr>
        <w:ind w:left="2520" w:hanging="360"/>
      </w:pPr>
      <w:sdt>
        <w:sdtPr>
          <w:tag w:val="goog_rdk_484"/>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68E">
      <w:pPr>
        <w:ind w:left="1440" w:firstLine="0"/>
        <w:rPr/>
      </w:pPr>
      <w:r w:rsidDel="00000000" w:rsidR="00000000" w:rsidRPr="00000000">
        <w:rPr>
          <w:rtl w:val="0"/>
        </w:rPr>
        <w:t xml:space="preserve">English speech quirks:</w:t>
      </w:r>
    </w:p>
    <w:p w:rsidR="00000000" w:rsidDel="00000000" w:rsidP="00000000" w:rsidRDefault="00000000" w:rsidRPr="00000000" w14:paraId="0000068F">
      <w:pPr>
        <w:numPr>
          <w:ilvl w:val="0"/>
          <w:numId w:val="5"/>
        </w:numPr>
        <w:ind w:left="2520" w:hanging="360"/>
        <w:rPr/>
      </w:pPr>
      <w:r w:rsidDel="00000000" w:rsidR="00000000" w:rsidRPr="00000000">
        <w:rPr>
          <w:rtl w:val="0"/>
        </w:rPr>
        <w:t xml:space="preserve">Very polite and formal speech</w:t>
      </w:r>
    </w:p>
    <w:p w:rsidR="00000000" w:rsidDel="00000000" w:rsidP="00000000" w:rsidRDefault="00000000" w:rsidRPr="00000000" w14:paraId="00000690">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691">
      <w:pPr>
        <w:numPr>
          <w:ilvl w:val="0"/>
          <w:numId w:val="5"/>
        </w:numPr>
        <w:ind w:left="2520" w:hanging="360"/>
        <w:rPr/>
      </w:pPr>
      <w:r w:rsidDel="00000000" w:rsidR="00000000" w:rsidRPr="00000000">
        <w:rPr>
          <w:rtl w:val="0"/>
        </w:rPr>
        <w:t xml:space="preserve">Ends almost every sentence with a statement in kanji, the format should be “Dialogue. Statement.”</w:t>
      </w:r>
    </w:p>
    <w:p w:rsidR="00000000" w:rsidDel="00000000" w:rsidP="00000000" w:rsidRDefault="00000000" w:rsidRPr="00000000" w14:paraId="00000692">
      <w:pPr>
        <w:numPr>
          <w:ilvl w:val="0"/>
          <w:numId w:val="5"/>
        </w:numPr>
        <w:ind w:left="2520" w:hanging="360"/>
        <w:rPr/>
      </w:pPr>
      <w:sdt>
        <w:sdtPr>
          <w:tag w:val="goog_rdk_485"/>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93">
      <w:pPr>
        <w:numPr>
          <w:ilvl w:val="0"/>
          <w:numId w:val="5"/>
        </w:numPr>
        <w:ind w:left="2520" w:hanging="360"/>
        <w:rPr/>
      </w:pPr>
      <w:sdt>
        <w:sdtPr>
          <w:tag w:val="goog_rdk_486"/>
        </w:sdtPr>
        <w:sdtContent>
          <w:r w:rsidDel="00000000" w:rsidR="00000000" w:rsidRPr="00000000">
            <w:rPr>
              <w:rFonts w:ascii="Arial Unicode MS" w:cs="Arial Unicode MS" w:eastAsia="Arial Unicode MS" w:hAnsi="Arial Unicode MS"/>
              <w:rtl w:val="0"/>
            </w:rPr>
            <w:t xml:space="preserve">Refers to anyone above him with with “sama” 様</w:t>
          </w:r>
        </w:sdtContent>
      </w:sdt>
    </w:p>
    <w:p w:rsidR="00000000" w:rsidDel="00000000" w:rsidP="00000000" w:rsidRDefault="00000000" w:rsidRPr="00000000" w14:paraId="00000694">
      <w:pPr>
        <w:numPr>
          <w:ilvl w:val="0"/>
          <w:numId w:val="5"/>
        </w:numPr>
        <w:ind w:left="2520" w:hanging="360"/>
        <w:rPr>
          <w:u w:val="none"/>
        </w:rPr>
      </w:pPr>
      <w:sdt>
        <w:sdtPr>
          <w:tag w:val="goog_rdk_487"/>
        </w:sdtPr>
        <w:sdtContent>
          <w:r w:rsidDel="00000000" w:rsidR="00000000" w:rsidRPr="00000000">
            <w:rPr>
              <w:rFonts w:ascii="Arial Unicode MS" w:cs="Arial Unicode MS" w:eastAsia="Arial Unicode MS" w:hAnsi="Arial Unicode MS"/>
              <w:rtl w:val="0"/>
            </w:rPr>
            <w:t xml:space="preserve">When 万能 is used for him it should be translated as “</w:t>
          </w:r>
        </w:sdtContent>
      </w:sdt>
      <w:r w:rsidDel="00000000" w:rsidR="00000000" w:rsidRPr="00000000">
        <w:rPr>
          <w:sz w:val="24"/>
          <w:szCs w:val="24"/>
          <w:rtl w:val="0"/>
        </w:rPr>
        <w:t xml:space="preserve">versatile”</w:t>
      </w:r>
      <w:r w:rsidDel="00000000" w:rsidR="00000000" w:rsidRPr="00000000">
        <w:rPr>
          <w:rtl w:val="0"/>
        </w:rPr>
      </w:r>
    </w:p>
    <w:p w:rsidR="00000000" w:rsidDel="00000000" w:rsidP="00000000" w:rsidRDefault="00000000" w:rsidRPr="00000000" w14:paraId="00000695">
      <w:pPr>
        <w:numPr>
          <w:ilvl w:val="0"/>
          <w:numId w:val="5"/>
        </w:numPr>
        <w:ind w:left="2520" w:hanging="360"/>
        <w:rPr/>
      </w:pPr>
      <w:sdt>
        <w:sdtPr>
          <w:tag w:val="goog_rdk_488"/>
        </w:sdtPr>
        <w:sdtContent>
          <w:r w:rsidDel="00000000" w:rsidR="00000000" w:rsidRPr="00000000">
            <w:rPr>
              <w:rFonts w:ascii="Arial Unicode MS" w:cs="Arial Unicode MS" w:eastAsia="Arial Unicode MS" w:hAnsi="Arial Unicode MS"/>
              <w:rtl w:val="0"/>
            </w:rPr>
            <w:t xml:space="preserve">When using his “power” will say the word “憂鬱” should always be translated to “Tristitia”</w:t>
          </w:r>
        </w:sdtContent>
      </w:sdt>
    </w:p>
    <w:p w:rsidR="00000000" w:rsidDel="00000000" w:rsidP="00000000" w:rsidRDefault="00000000" w:rsidRPr="00000000" w14:paraId="00000696">
      <w:pPr>
        <w:ind w:left="1440" w:firstLine="0"/>
        <w:rPr/>
      </w:pPr>
      <w:r w:rsidDel="00000000" w:rsidR="00000000" w:rsidRPr="00000000">
        <w:rPr>
          <w:rtl w:val="0"/>
        </w:rPr>
        <w:t xml:space="preserve">Notes:</w:t>
      </w:r>
    </w:p>
    <w:p w:rsidR="00000000" w:rsidDel="00000000" w:rsidP="00000000" w:rsidRDefault="00000000" w:rsidRPr="00000000" w14:paraId="00000697">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698">
      <w:pPr>
        <w:rPr>
          <w:b w:val="1"/>
        </w:rPr>
      </w:pPr>
      <w:r w:rsidDel="00000000" w:rsidR="00000000" w:rsidRPr="00000000">
        <w:rPr>
          <w:rtl w:val="0"/>
        </w:rPr>
      </w:r>
    </w:p>
    <w:p w:rsidR="00000000" w:rsidDel="00000000" w:rsidP="00000000" w:rsidRDefault="00000000" w:rsidRPr="00000000" w14:paraId="00000699">
      <w:pPr>
        <w:pStyle w:val="Heading4"/>
        <w:rPr/>
      </w:pPr>
      <w:bookmarkStart w:colFirst="0" w:colLast="0" w:name="_heading=h.c085wsyz8a6m" w:id="30"/>
      <w:bookmarkEnd w:id="30"/>
      <w:r w:rsidDel="00000000" w:rsidR="00000000" w:rsidRPr="00000000">
        <w:rPr>
          <w:rtl w:val="0"/>
        </w:rPr>
        <w:t xml:space="preserve">Emilia</w:t>
      </w:r>
    </w:p>
    <w:p w:rsidR="00000000" w:rsidDel="00000000" w:rsidP="00000000" w:rsidRDefault="00000000" w:rsidRPr="00000000" w14:paraId="0000069A">
      <w:pPr>
        <w:rPr/>
      </w:pPr>
      <w:sdt>
        <w:sdtPr>
          <w:tag w:val="goog_rdk_489"/>
        </w:sdtPr>
        <w:sdtContent>
          <w:r w:rsidDel="00000000" w:rsidR="00000000" w:rsidRPr="00000000">
            <w:rPr>
              <w:rFonts w:ascii="Arial Unicode MS" w:cs="Arial Unicode MS" w:eastAsia="Arial Unicode MS" w:hAnsi="Arial Unicode MS"/>
              <w:rtl w:val="0"/>
            </w:rPr>
            <w:tab/>
            <w:tab/>
            <w:t xml:space="preserve">Name in Japanese: エミリア</w:t>
          </w:r>
        </w:sdtContent>
      </w:sdt>
    </w:p>
    <w:p w:rsidR="00000000" w:rsidDel="00000000" w:rsidP="00000000" w:rsidRDefault="00000000" w:rsidRPr="00000000" w14:paraId="0000069B">
      <w:pPr>
        <w:ind w:firstLine="720"/>
        <w:rPr/>
      </w:pPr>
      <w:r w:rsidDel="00000000" w:rsidR="00000000" w:rsidRPr="00000000">
        <w:rPr>
          <w:rtl w:val="0"/>
        </w:rPr>
        <w:tab/>
        <w:t xml:space="preserve">Japanese speech quirks:</w:t>
      </w:r>
    </w:p>
    <w:p w:rsidR="00000000" w:rsidDel="00000000" w:rsidP="00000000" w:rsidRDefault="00000000" w:rsidRPr="00000000" w14:paraId="0000069C">
      <w:pPr>
        <w:numPr>
          <w:ilvl w:val="0"/>
          <w:numId w:val="5"/>
        </w:numPr>
        <w:ind w:left="2520" w:hanging="360"/>
        <w:rPr/>
      </w:pPr>
      <w:sdt>
        <w:sdtPr>
          <w:tag w:val="goog_rdk_49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69D">
      <w:pPr>
        <w:numPr>
          <w:ilvl w:val="0"/>
          <w:numId w:val="5"/>
        </w:numPr>
        <w:ind w:left="2520" w:hanging="360"/>
      </w:pPr>
      <w:sdt>
        <w:sdtPr>
          <w:tag w:val="goog_rdk_491"/>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9E">
      <w:pPr>
        <w:numPr>
          <w:ilvl w:val="0"/>
          <w:numId w:val="5"/>
        </w:numPr>
        <w:ind w:left="2520" w:hanging="360"/>
        <w:rPr/>
      </w:pPr>
      <w:sdt>
        <w:sdtPr>
          <w:tag w:val="goog_rdk_492"/>
        </w:sdtPr>
        <w:sdtContent>
          <w:r w:rsidDel="00000000" w:rsidR="00000000" w:rsidRPr="00000000">
            <w:rPr>
              <w:rFonts w:ascii="Arial Unicode MS" w:cs="Arial Unicode MS" w:eastAsia="Arial Unicode MS" w:hAnsi="Arial Unicode MS"/>
              <w:rtl w:val="0"/>
            </w:rPr>
            <w:t xml:space="preserve">Elongates the word “すごく” as “すごーく”</w:t>
          </w:r>
        </w:sdtContent>
      </w:sdt>
    </w:p>
    <w:p w:rsidR="00000000" w:rsidDel="00000000" w:rsidP="00000000" w:rsidRDefault="00000000" w:rsidRPr="00000000" w14:paraId="0000069F">
      <w:pPr>
        <w:numPr>
          <w:ilvl w:val="0"/>
          <w:numId w:val="5"/>
        </w:numPr>
        <w:ind w:left="2520" w:hanging="360"/>
        <w:rPr/>
      </w:pPr>
      <w:sdt>
        <w:sdtPr>
          <w:tag w:val="goog_rdk_493"/>
        </w:sdtPr>
        <w:sdtContent>
          <w:r w:rsidDel="00000000" w:rsidR="00000000" w:rsidRPr="00000000">
            <w:rPr>
              <w:rFonts w:ascii="Arial Unicode MS" w:cs="Arial Unicode MS" w:eastAsia="Arial Unicode MS" w:hAnsi="Arial Unicode MS"/>
              <w:rtl w:val="0"/>
            </w:rPr>
            <w:t xml:space="preserve">Not really a quirk but she does use the phrase “そこまでよ” a lot</w:t>
          </w:r>
        </w:sdtContent>
      </w:sdt>
    </w:p>
    <w:p w:rsidR="00000000" w:rsidDel="00000000" w:rsidP="00000000" w:rsidRDefault="00000000" w:rsidRPr="00000000" w14:paraId="000006A0">
      <w:pPr>
        <w:numPr>
          <w:ilvl w:val="0"/>
          <w:numId w:val="5"/>
        </w:numPr>
        <w:ind w:left="2520" w:hanging="360"/>
        <w:rPr/>
      </w:pPr>
      <w:sdt>
        <w:sdtPr>
          <w:tag w:val="goog_rdk_494"/>
        </w:sdtPr>
        <w:sdtContent>
          <w:commentRangeStart w:id="2"/>
        </w:sdtContent>
      </w:sdt>
      <w:r w:rsidDel="00000000" w:rsidR="00000000" w:rsidRPr="00000000">
        <w:rPr>
          <w:rtl w:val="0"/>
        </w:rPr>
        <w:t xml:space="preserve">Uses old </w:t>
      </w:r>
      <w:r w:rsidDel="00000000" w:rsidR="00000000" w:rsidRPr="00000000">
        <w:rPr>
          <w:rtl w:val="0"/>
        </w:rPr>
        <w:t xml:space="preserve">timey</w:t>
      </w:r>
      <w:r w:rsidDel="00000000" w:rsidR="00000000" w:rsidRPr="00000000">
        <w:rPr>
          <w:rtl w:val="0"/>
        </w:rPr>
        <w:t xml:space="preserve"> vocabulary from time to time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6A1">
      <w:pPr>
        <w:ind w:left="1440" w:firstLine="0"/>
        <w:rPr/>
      </w:pPr>
      <w:r w:rsidDel="00000000" w:rsidR="00000000" w:rsidRPr="00000000">
        <w:rPr>
          <w:rtl w:val="0"/>
        </w:rPr>
        <w:t xml:space="preserve">English speech quirks:</w:t>
      </w:r>
    </w:p>
    <w:p w:rsidR="00000000" w:rsidDel="00000000" w:rsidP="00000000" w:rsidRDefault="00000000" w:rsidRPr="00000000" w14:paraId="000006A2">
      <w:pPr>
        <w:widowControl w:val="0"/>
        <w:numPr>
          <w:ilvl w:val="0"/>
          <w:numId w:val="5"/>
        </w:numPr>
        <w:spacing w:line="240" w:lineRule="auto"/>
        <w:ind w:left="2520" w:hanging="360"/>
        <w:rPr/>
      </w:pPr>
      <w:r w:rsidDel="00000000" w:rsidR="00000000" w:rsidRPr="00000000">
        <w:rPr>
          <w:rtl w:val="0"/>
        </w:rPr>
        <w:t xml:space="preserve">Simple vocabulary</w:t>
      </w:r>
    </w:p>
    <w:p w:rsidR="00000000" w:rsidDel="00000000" w:rsidP="00000000" w:rsidRDefault="00000000" w:rsidRPr="00000000" w14:paraId="000006A3">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6A4">
      <w:pPr>
        <w:numPr>
          <w:ilvl w:val="0"/>
          <w:numId w:val="5"/>
        </w:numPr>
        <w:ind w:left="2520" w:hanging="360"/>
        <w:rPr/>
      </w:pPr>
      <w:sdt>
        <w:sdtPr>
          <w:tag w:val="goog_rdk_495"/>
        </w:sdtPr>
        <w:sdtContent>
          <w:r w:rsidDel="00000000" w:rsidR="00000000" w:rsidRPr="00000000">
            <w:rPr>
              <w:rFonts w:ascii="Arial Unicode MS" w:cs="Arial Unicode MS" w:eastAsia="Arial Unicode MS" w:hAnsi="Arial Unicode MS"/>
              <w:rtl w:val="0"/>
            </w:rPr>
            <w:t xml:space="preserve">“すごーく” quirk should be translated as “reaaally”</w:t>
          </w:r>
        </w:sdtContent>
      </w:sdt>
    </w:p>
    <w:p w:rsidR="00000000" w:rsidDel="00000000" w:rsidP="00000000" w:rsidRDefault="00000000" w:rsidRPr="00000000" w14:paraId="000006A5">
      <w:pPr>
        <w:numPr>
          <w:ilvl w:val="0"/>
          <w:numId w:val="5"/>
        </w:numPr>
        <w:ind w:left="2520" w:hanging="360"/>
        <w:rPr/>
      </w:pPr>
      <w:sdt>
        <w:sdtPr>
          <w:tag w:val="goog_rdk_496"/>
        </w:sdtPr>
        <w:sdtContent>
          <w:r w:rsidDel="00000000" w:rsidR="00000000" w:rsidRPr="00000000">
            <w:rPr>
              <w:rFonts w:ascii="Arial Unicode MS" w:cs="Arial Unicode MS" w:eastAsia="Arial Unicode MS" w:hAnsi="Arial Unicode MS"/>
              <w:rtl w:val="0"/>
            </w:rPr>
            <w:t xml:space="preserve">“そこまでよ” should be translated as “That’s enough”</w:t>
          </w:r>
        </w:sdtContent>
      </w:sdt>
    </w:p>
    <w:p w:rsidR="00000000" w:rsidDel="00000000" w:rsidP="00000000" w:rsidRDefault="00000000" w:rsidRPr="00000000" w14:paraId="000006A6">
      <w:pPr>
        <w:numPr>
          <w:ilvl w:val="0"/>
          <w:numId w:val="5"/>
        </w:numPr>
        <w:ind w:left="2520" w:hanging="360"/>
        <w:rPr/>
      </w:pPr>
      <w:r w:rsidDel="00000000" w:rsidR="00000000" w:rsidRPr="00000000">
        <w:rPr>
          <w:rtl w:val="0"/>
        </w:rPr>
        <w:t xml:space="preserve">Old timey vocabulary should have weird-ass word choices (dunderhead, etc)</w:t>
      </w:r>
    </w:p>
    <w:p w:rsidR="00000000" w:rsidDel="00000000" w:rsidP="00000000" w:rsidRDefault="00000000" w:rsidRPr="00000000" w14:paraId="000006A7">
      <w:pPr>
        <w:ind w:left="720" w:firstLine="720"/>
        <w:rPr/>
      </w:pPr>
      <w:r w:rsidDel="00000000" w:rsidR="00000000" w:rsidRPr="00000000">
        <w:rPr>
          <w:rtl w:val="0"/>
        </w:rPr>
        <w:t xml:space="preserve">Notes:</w:t>
      </w:r>
    </w:p>
    <w:p w:rsidR="00000000" w:rsidDel="00000000" w:rsidP="00000000" w:rsidRDefault="00000000" w:rsidRPr="00000000" w14:paraId="000006A8">
      <w:pPr>
        <w:numPr>
          <w:ilvl w:val="0"/>
          <w:numId w:val="5"/>
        </w:numPr>
        <w:ind w:left="2520" w:hanging="360"/>
        <w:rPr/>
      </w:pPr>
      <w:sdt>
        <w:sdtPr>
          <w:tag w:val="goog_rdk_497"/>
        </w:sdtPr>
        <w:sdtContent>
          <w:r w:rsidDel="00000000" w:rsidR="00000000" w:rsidRPr="00000000">
            <w:rPr>
              <w:rFonts w:ascii="Arial Unicode MS" w:cs="Arial Unicode MS" w:eastAsia="Arial Unicode MS" w:hAnsi="Arial Unicode MS"/>
              <w:rtl w:val="0"/>
            </w:rPr>
            <w:t xml:space="preserve">Eye color should be translated as “amethyst” (紫紺)</w:t>
          </w:r>
        </w:sdtContent>
      </w:sdt>
    </w:p>
    <w:p w:rsidR="00000000" w:rsidDel="00000000" w:rsidP="00000000" w:rsidRDefault="00000000" w:rsidRPr="00000000" w14:paraId="000006A9">
      <w:pPr>
        <w:numPr>
          <w:ilvl w:val="0"/>
          <w:numId w:val="5"/>
        </w:numPr>
        <w:ind w:left="2520" w:hanging="360"/>
        <w:rPr/>
      </w:pPr>
      <w:sdt>
        <w:sdtPr>
          <w:tag w:val="goog_rdk_498"/>
        </w:sdtPr>
        <w:sdtContent>
          <w:r w:rsidDel="00000000" w:rsidR="00000000" w:rsidRPr="00000000">
            <w:rPr>
              <w:rFonts w:ascii="Arial Unicode MS" w:cs="Arial Unicode MS" w:eastAsia="Arial Unicode MS" w:hAnsi="Arial Unicode MS"/>
              <w:rtl w:val="0"/>
            </w:rPr>
            <w:t xml:space="preserve">Has a sort of catch-phrase with “ごめん、ちょっと何言ってるのかわかんない”, translated as “Sorry, I’ve got no idea what you’re talking about”</w:t>
          </w:r>
        </w:sdtContent>
      </w:sdt>
    </w:p>
    <w:p w:rsidR="00000000" w:rsidDel="00000000" w:rsidP="00000000" w:rsidRDefault="00000000" w:rsidRPr="00000000" w14:paraId="000006AA">
      <w:pPr>
        <w:numPr>
          <w:ilvl w:val="0"/>
          <w:numId w:val="5"/>
        </w:numPr>
        <w:ind w:left="2520" w:hanging="360"/>
        <w:rPr/>
      </w:pPr>
      <w:sdt>
        <w:sdtPr>
          <w:tag w:val="goog_rdk_499"/>
        </w:sdtPr>
        <w:sdtContent>
          <w:r w:rsidDel="00000000" w:rsidR="00000000" w:rsidRPr="00000000">
            <w:rPr>
              <w:rFonts w:ascii="Arial Unicode MS" w:cs="Arial Unicode MS" w:eastAsia="Arial Unicode MS" w:hAnsi="Arial Unicode MS"/>
              <w:rtl w:val="0"/>
            </w:rPr>
            <w:t xml:space="preserve">Kind of another as introduction with “私はエミリア、ただのエミリアよ。”, translated as “I’m Emilia, just Emilia”</w:t>
          </w:r>
        </w:sdtContent>
      </w:sdt>
    </w:p>
    <w:p w:rsidR="00000000" w:rsidDel="00000000" w:rsidP="00000000" w:rsidRDefault="00000000" w:rsidRPr="00000000" w14:paraId="000006AB">
      <w:pPr>
        <w:numPr>
          <w:ilvl w:val="0"/>
          <w:numId w:val="5"/>
        </w:numPr>
        <w:ind w:left="2520" w:hanging="360"/>
        <w:rPr/>
      </w:pPr>
      <w:sdt>
        <w:sdtPr>
          <w:tag w:val="goog_rdk_500"/>
        </w:sdtPr>
        <w:sdtContent>
          <w:r w:rsidDel="00000000" w:rsidR="00000000" w:rsidRPr="00000000">
            <w:rPr>
              <w:rFonts w:ascii="Arial Unicode MS" w:cs="Arial Unicode MS" w:eastAsia="Arial Unicode MS" w:hAnsi="Arial Unicode MS"/>
              <w:rtl w:val="0"/>
            </w:rPr>
            <w:t xml:space="preserve">At times referred to as “氷結の魔女” (Witch of Glaciation)</w:t>
          </w:r>
        </w:sdtContent>
      </w:sdt>
    </w:p>
    <w:p w:rsidR="00000000" w:rsidDel="00000000" w:rsidP="00000000" w:rsidRDefault="00000000" w:rsidRPr="00000000" w14:paraId="000006AC">
      <w:pPr>
        <w:numPr>
          <w:ilvl w:val="0"/>
          <w:numId w:val="5"/>
        </w:numPr>
        <w:ind w:left="2520" w:hanging="360"/>
        <w:rPr/>
      </w:pPr>
      <w:sdt>
        <w:sdtPr>
          <w:tag w:val="goog_rdk_501"/>
        </w:sdtPr>
        <w:sdtContent>
          <w:r w:rsidDel="00000000" w:rsidR="00000000" w:rsidRPr="00000000">
            <w:rPr>
              <w:rFonts w:ascii="Arial Unicode MS" w:cs="Arial Unicode MS" w:eastAsia="Arial Unicode MS" w:hAnsi="Arial Unicode MS"/>
              <w:rtl w:val="0"/>
            </w:rPr>
            <w:t xml:space="preserve">Referred to often as “エミリアたん” (Emilia-tan) by Subaru</w:t>
          </w:r>
        </w:sdtContent>
      </w:sdt>
    </w:p>
    <w:p w:rsidR="00000000" w:rsidDel="00000000" w:rsidP="00000000" w:rsidRDefault="00000000" w:rsidRPr="00000000" w14:paraId="000006AD">
      <w:pPr>
        <w:numPr>
          <w:ilvl w:val="0"/>
          <w:numId w:val="5"/>
        </w:numPr>
        <w:ind w:left="2520" w:hanging="360"/>
        <w:rPr/>
      </w:pPr>
      <w:sdt>
        <w:sdtPr>
          <w:tag w:val="goog_rdk_502"/>
        </w:sdtPr>
        <w:sdtContent>
          <w:r w:rsidDel="00000000" w:rsidR="00000000" w:rsidRPr="00000000">
            <w:rPr>
              <w:rFonts w:ascii="Arial Unicode MS" w:cs="Arial Unicode MS" w:eastAsia="Arial Unicode MS" w:hAnsi="Arial Unicode MS"/>
              <w:rtl w:val="0"/>
            </w:rPr>
            <w:t xml:space="preserve">Referred to as “リア” (Lia) by Puck</w:t>
          </w:r>
        </w:sdtContent>
      </w:sdt>
    </w:p>
    <w:p w:rsidR="00000000" w:rsidDel="00000000" w:rsidP="00000000" w:rsidRDefault="00000000" w:rsidRPr="00000000" w14:paraId="000006AE">
      <w:pPr>
        <w:numPr>
          <w:ilvl w:val="0"/>
          <w:numId w:val="5"/>
        </w:numPr>
        <w:ind w:left="2520" w:hanging="360"/>
        <w:rPr/>
      </w:pPr>
      <w:sdt>
        <w:sdtPr>
          <w:tag w:val="goog_rdk_503"/>
        </w:sdtPr>
        <w:sdtContent>
          <w:r w:rsidDel="00000000" w:rsidR="00000000" w:rsidRPr="00000000">
            <w:rPr>
              <w:rFonts w:ascii="Arial Unicode MS" w:cs="Arial Unicode MS" w:eastAsia="Arial Unicode MS" w:hAnsi="Arial Unicode MS"/>
              <w:rtl w:val="0"/>
            </w:rPr>
            <w:t xml:space="preserve">Referred to as “エミリー” (Emily) by Annerose, also uses that name for herself in Arc 7</w:t>
          </w:r>
        </w:sdtContent>
      </w:sdt>
    </w:p>
    <w:p w:rsidR="00000000" w:rsidDel="00000000" w:rsidP="00000000" w:rsidRDefault="00000000" w:rsidRPr="00000000" w14:paraId="000006AF">
      <w:pPr>
        <w:numPr>
          <w:ilvl w:val="0"/>
          <w:numId w:val="5"/>
        </w:numPr>
        <w:ind w:left="2520" w:hanging="360"/>
        <w:rPr>
          <w:u w:val="none"/>
        </w:rPr>
      </w:pPr>
      <w:sdt>
        <w:sdtPr>
          <w:tag w:val="goog_rdk_504"/>
        </w:sdtPr>
        <w:sdtContent>
          <w:r w:rsidDel="00000000" w:rsidR="00000000" w:rsidRPr="00000000">
            <w:rPr>
              <w:rFonts w:ascii="Arial Unicode MS" w:cs="Arial Unicode MS" w:eastAsia="Arial Unicode MS" w:hAnsi="Arial Unicode MS"/>
              <w:rtl w:val="0"/>
            </w:rPr>
            <w:t xml:space="preserve">Refers to Fortuna as “母様” (Mother)</w:t>
          </w:r>
        </w:sdtContent>
      </w:sdt>
    </w:p>
    <w:p w:rsidR="00000000" w:rsidDel="00000000" w:rsidP="00000000" w:rsidRDefault="00000000" w:rsidRPr="00000000" w14:paraId="000006B0">
      <w:pPr>
        <w:rPr>
          <w:b w:val="1"/>
        </w:rPr>
      </w:pPr>
      <w:r w:rsidDel="00000000" w:rsidR="00000000" w:rsidRPr="00000000">
        <w:rPr>
          <w:rtl w:val="0"/>
        </w:rPr>
      </w:r>
    </w:p>
    <w:p w:rsidR="00000000" w:rsidDel="00000000" w:rsidP="00000000" w:rsidRDefault="00000000" w:rsidRPr="00000000" w14:paraId="000006B1">
      <w:pPr>
        <w:pStyle w:val="Heading4"/>
        <w:rPr/>
      </w:pPr>
      <w:bookmarkStart w:colFirst="0" w:colLast="0" w:name="_heading=h.d5gbjok4nac2" w:id="31"/>
      <w:bookmarkEnd w:id="31"/>
      <w:r w:rsidDel="00000000" w:rsidR="00000000" w:rsidRPr="00000000">
        <w:rPr>
          <w:rtl w:val="0"/>
        </w:rPr>
        <w:t xml:space="preserve">Frederica Baumann</w:t>
      </w:r>
    </w:p>
    <w:p w:rsidR="00000000" w:rsidDel="00000000" w:rsidP="00000000" w:rsidRDefault="00000000" w:rsidRPr="00000000" w14:paraId="000006B2">
      <w:pPr>
        <w:rPr/>
      </w:pPr>
      <w:sdt>
        <w:sdtPr>
          <w:tag w:val="goog_rdk_505"/>
        </w:sdtPr>
        <w:sdtContent>
          <w:r w:rsidDel="00000000" w:rsidR="00000000" w:rsidRPr="00000000">
            <w:rPr>
              <w:rFonts w:ascii="Arial Unicode MS" w:cs="Arial Unicode MS" w:eastAsia="Arial Unicode MS" w:hAnsi="Arial Unicode MS"/>
              <w:rtl w:val="0"/>
            </w:rPr>
            <w:tab/>
            <w:tab/>
            <w:t xml:space="preserve">Name in Japanese: フレデリカ・バウマン</w:t>
          </w:r>
        </w:sdtContent>
      </w:sdt>
    </w:p>
    <w:p w:rsidR="00000000" w:rsidDel="00000000" w:rsidP="00000000" w:rsidRDefault="00000000" w:rsidRPr="00000000" w14:paraId="000006B3">
      <w:pPr>
        <w:rPr/>
      </w:pPr>
      <w:r w:rsidDel="00000000" w:rsidR="00000000" w:rsidRPr="00000000">
        <w:rPr>
          <w:rtl w:val="0"/>
        </w:rPr>
        <w:tab/>
        <w:tab/>
        <w:t xml:space="preserve">Japanese speech quirks:</w:t>
      </w:r>
    </w:p>
    <w:p w:rsidR="00000000" w:rsidDel="00000000" w:rsidP="00000000" w:rsidRDefault="00000000" w:rsidRPr="00000000" w14:paraId="000006B4">
      <w:pPr>
        <w:numPr>
          <w:ilvl w:val="0"/>
          <w:numId w:val="5"/>
        </w:numPr>
        <w:ind w:left="2520" w:hanging="360"/>
        <w:rPr/>
      </w:pPr>
      <w:sdt>
        <w:sdtPr>
          <w:tag w:val="goog_rdk_506"/>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6B5">
      <w:pPr>
        <w:numPr>
          <w:ilvl w:val="0"/>
          <w:numId w:val="5"/>
        </w:numPr>
        <w:ind w:left="2520" w:hanging="360"/>
      </w:pPr>
      <w:sdt>
        <w:sdtPr>
          <w:tag w:val="goog_rdk_507"/>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B6">
      <w:pPr>
        <w:ind w:left="1440" w:firstLine="0"/>
        <w:rPr/>
      </w:pPr>
      <w:r w:rsidDel="00000000" w:rsidR="00000000" w:rsidRPr="00000000">
        <w:rPr>
          <w:rtl w:val="0"/>
        </w:rPr>
        <w:t xml:space="preserve">English speech quirks:</w:t>
      </w:r>
    </w:p>
    <w:p w:rsidR="00000000" w:rsidDel="00000000" w:rsidP="00000000" w:rsidRDefault="00000000" w:rsidRPr="00000000" w14:paraId="000006B7">
      <w:pPr>
        <w:numPr>
          <w:ilvl w:val="0"/>
          <w:numId w:val="5"/>
        </w:numPr>
        <w:ind w:left="2520" w:hanging="360"/>
        <w:rPr/>
      </w:pPr>
      <w:r w:rsidDel="00000000" w:rsidR="00000000" w:rsidRPr="00000000">
        <w:rPr>
          <w:rtl w:val="0"/>
        </w:rPr>
        <w:t xml:space="preserve">Very polite speech </w:t>
      </w:r>
    </w:p>
    <w:p w:rsidR="00000000" w:rsidDel="00000000" w:rsidP="00000000" w:rsidRDefault="00000000" w:rsidRPr="00000000" w14:paraId="000006B8">
      <w:pPr>
        <w:numPr>
          <w:ilvl w:val="0"/>
          <w:numId w:val="5"/>
        </w:numPr>
        <w:ind w:left="2520" w:hanging="360"/>
        <w:rPr/>
      </w:pPr>
      <w:r w:rsidDel="00000000" w:rsidR="00000000" w:rsidRPr="00000000">
        <w:rPr>
          <w:rtl w:val="0"/>
        </w:rPr>
        <w:t xml:space="preserve">No contractions unless speaking like an older person</w:t>
      </w:r>
    </w:p>
    <w:p w:rsidR="00000000" w:rsidDel="00000000" w:rsidP="00000000" w:rsidRDefault="00000000" w:rsidRPr="00000000" w14:paraId="000006B9">
      <w:pPr>
        <w:numPr>
          <w:ilvl w:val="0"/>
          <w:numId w:val="5"/>
        </w:numPr>
        <w:ind w:left="2520" w:hanging="360"/>
        <w:rPr/>
      </w:pPr>
      <w:r w:rsidDel="00000000" w:rsidR="00000000" w:rsidRPr="00000000">
        <w:rPr>
          <w:rtl w:val="0"/>
        </w:rPr>
        <w:t xml:space="preserve">Will rarely slip into a way of speaking that is like an older person (Ryuzu)</w:t>
      </w:r>
    </w:p>
    <w:p w:rsidR="00000000" w:rsidDel="00000000" w:rsidP="00000000" w:rsidRDefault="00000000" w:rsidRPr="00000000" w14:paraId="000006BA">
      <w:pPr>
        <w:numPr>
          <w:ilvl w:val="0"/>
          <w:numId w:val="5"/>
        </w:numPr>
        <w:ind w:left="2520" w:hanging="360"/>
        <w:rPr/>
      </w:pPr>
      <w:sdt>
        <w:sdtPr>
          <w:tag w:val="goog_rdk_508"/>
        </w:sdtPr>
        <w:sdtContent>
          <w:r w:rsidDel="00000000" w:rsidR="00000000" w:rsidRPr="00000000">
            <w:rPr>
              <w:rFonts w:ascii="Arial Unicode MS" w:cs="Arial Unicode MS" w:eastAsia="Arial Unicode MS" w:hAnsi="Arial Unicode MS"/>
              <w:rtl w:val="0"/>
            </w:rPr>
            <w:t xml:space="preserve">Refers to everyone above her with “sama” 様</w:t>
          </w:r>
        </w:sdtContent>
      </w:sdt>
    </w:p>
    <w:p w:rsidR="00000000" w:rsidDel="00000000" w:rsidP="00000000" w:rsidRDefault="00000000" w:rsidRPr="00000000" w14:paraId="000006BB">
      <w:pPr>
        <w:numPr>
          <w:ilvl w:val="0"/>
          <w:numId w:val="5"/>
        </w:numPr>
        <w:ind w:left="2520" w:hanging="360"/>
        <w:rPr/>
      </w:pPr>
      <w:sdt>
        <w:sdtPr>
          <w:tag w:val="goog_rdk_509"/>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6BC">
      <w:pPr>
        <w:numPr>
          <w:ilvl w:val="0"/>
          <w:numId w:val="5"/>
        </w:numPr>
        <w:ind w:left="2520" w:hanging="360"/>
        <w:rPr/>
      </w:pPr>
      <w:sdt>
        <w:sdtPr>
          <w:tag w:val="goog_rdk_510"/>
        </w:sdtPr>
        <w:sdtContent>
          <w:r w:rsidDel="00000000" w:rsidR="00000000" w:rsidRPr="00000000">
            <w:rPr>
              <w:rFonts w:ascii="Arial Unicode MS" w:cs="Arial Unicode MS" w:eastAsia="Arial Unicode MS" w:hAnsi="Arial Unicode MS"/>
              <w:rtl w:val="0"/>
            </w:rPr>
            <w:t xml:space="preserve">Will very rarely in private refer to Petra with “chan” ちゃん</w:t>
          </w:r>
        </w:sdtContent>
      </w:sdt>
    </w:p>
    <w:p w:rsidR="00000000" w:rsidDel="00000000" w:rsidP="00000000" w:rsidRDefault="00000000" w:rsidRPr="00000000" w14:paraId="000006BD">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6BE">
      <w:pPr>
        <w:ind w:left="1440" w:firstLine="0"/>
        <w:rPr/>
      </w:pPr>
      <w:r w:rsidDel="00000000" w:rsidR="00000000" w:rsidRPr="00000000">
        <w:rPr>
          <w:rtl w:val="0"/>
        </w:rPr>
        <w:t xml:space="preserve">Notes:</w:t>
      </w:r>
    </w:p>
    <w:p w:rsidR="00000000" w:rsidDel="00000000" w:rsidP="00000000" w:rsidRDefault="00000000" w:rsidRPr="00000000" w14:paraId="000006BF">
      <w:pPr>
        <w:numPr>
          <w:ilvl w:val="0"/>
          <w:numId w:val="5"/>
        </w:numPr>
        <w:ind w:left="2520" w:hanging="360"/>
        <w:rPr/>
      </w:pPr>
      <w:r w:rsidDel="00000000" w:rsidR="00000000" w:rsidRPr="00000000">
        <w:rPr>
          <w:rtl w:val="0"/>
        </w:rPr>
        <w:t xml:space="preserve">Eye color should written as “emerald” or “emerald-green”</w:t>
      </w:r>
      <w:r w:rsidDel="00000000" w:rsidR="00000000" w:rsidRPr="00000000">
        <w:rPr>
          <w:rtl w:val="0"/>
        </w:rPr>
      </w:r>
    </w:p>
    <w:p w:rsidR="00000000" w:rsidDel="00000000" w:rsidP="00000000" w:rsidRDefault="00000000" w:rsidRPr="00000000" w14:paraId="000006C0">
      <w:pPr>
        <w:ind w:left="720" w:firstLine="0"/>
        <w:rPr>
          <w:b w:val="1"/>
        </w:rPr>
      </w:pPr>
      <w:r w:rsidDel="00000000" w:rsidR="00000000" w:rsidRPr="00000000">
        <w:rPr>
          <w:rtl w:val="0"/>
        </w:rPr>
      </w:r>
    </w:p>
    <w:p w:rsidR="00000000" w:rsidDel="00000000" w:rsidP="00000000" w:rsidRDefault="00000000" w:rsidRPr="00000000" w14:paraId="000006C1">
      <w:pPr>
        <w:pStyle w:val="Heading4"/>
        <w:rPr/>
      </w:pPr>
      <w:bookmarkStart w:colFirst="0" w:colLast="0" w:name="_heading=h.6h9tiapok93y" w:id="32"/>
      <w:bookmarkEnd w:id="32"/>
      <w:r w:rsidDel="00000000" w:rsidR="00000000" w:rsidRPr="00000000">
        <w:rPr>
          <w:rtl w:val="0"/>
        </w:rPr>
        <w:t xml:space="preserve">Garfiel Tinzel</w:t>
      </w:r>
    </w:p>
    <w:p w:rsidR="00000000" w:rsidDel="00000000" w:rsidP="00000000" w:rsidRDefault="00000000" w:rsidRPr="00000000" w14:paraId="000006C2">
      <w:pPr>
        <w:rPr/>
      </w:pPr>
      <w:sdt>
        <w:sdtPr>
          <w:tag w:val="goog_rdk_511"/>
        </w:sdtPr>
        <w:sdtContent>
          <w:r w:rsidDel="00000000" w:rsidR="00000000" w:rsidRPr="00000000">
            <w:rPr>
              <w:rFonts w:ascii="Arial Unicode MS" w:cs="Arial Unicode MS" w:eastAsia="Arial Unicode MS" w:hAnsi="Arial Unicode MS"/>
              <w:rtl w:val="0"/>
            </w:rPr>
            <w:tab/>
            <w:tab/>
            <w:t xml:space="preserve">Name in Japanese: ガーフィール・ティンゼル</w:t>
          </w:r>
        </w:sdtContent>
      </w:sdt>
    </w:p>
    <w:p w:rsidR="00000000" w:rsidDel="00000000" w:rsidP="00000000" w:rsidRDefault="00000000" w:rsidRPr="00000000" w14:paraId="000006C3">
      <w:pPr>
        <w:rPr/>
      </w:pPr>
      <w:r w:rsidDel="00000000" w:rsidR="00000000" w:rsidRPr="00000000">
        <w:rPr>
          <w:rtl w:val="0"/>
        </w:rPr>
        <w:tab/>
        <w:tab/>
        <w:t xml:space="preserve">Japanese speech quirks:</w:t>
      </w:r>
    </w:p>
    <w:p w:rsidR="00000000" w:rsidDel="00000000" w:rsidP="00000000" w:rsidRDefault="00000000" w:rsidRPr="00000000" w14:paraId="000006C4">
      <w:pPr>
        <w:numPr>
          <w:ilvl w:val="0"/>
          <w:numId w:val="5"/>
        </w:numPr>
        <w:ind w:left="2520" w:hanging="360"/>
        <w:rPr/>
      </w:pPr>
      <w:sdt>
        <w:sdtPr>
          <w:tag w:val="goog_rdk_512"/>
        </w:sdtPr>
        <w:sdtContent>
          <w:r w:rsidDel="00000000" w:rsidR="00000000" w:rsidRPr="00000000">
            <w:rPr>
              <w:rFonts w:ascii="Arial Unicode MS" w:cs="Arial Unicode MS" w:eastAsia="Arial Unicode MS" w:hAnsi="Arial Unicode MS"/>
              <w:rtl w:val="0"/>
            </w:rPr>
            <w:t xml:space="preserve">First person pronoun – “俺様”</w:t>
          </w:r>
        </w:sdtContent>
      </w:sdt>
    </w:p>
    <w:p w:rsidR="00000000" w:rsidDel="00000000" w:rsidP="00000000" w:rsidRDefault="00000000" w:rsidRPr="00000000" w14:paraId="000006C5">
      <w:pPr>
        <w:numPr>
          <w:ilvl w:val="0"/>
          <w:numId w:val="5"/>
        </w:numPr>
        <w:ind w:left="2520" w:hanging="360"/>
      </w:pPr>
      <w:r w:rsidDel="00000000" w:rsidR="00000000" w:rsidRPr="00000000">
        <w:rPr>
          <w:rtl w:val="0"/>
        </w:rPr>
        <w:t xml:space="preserve">Second person pronoun/s – “</w:t>
      </w:r>
      <w:sdt>
        <w:sdtPr>
          <w:tag w:val="goog_rdk_513"/>
        </w:sdtPr>
        <w:sdtContent>
          <w:r w:rsidDel="00000000" w:rsidR="00000000" w:rsidRPr="00000000">
            <w:rPr>
              <w:rFonts w:ascii="Arial Unicode MS" w:cs="Arial Unicode MS" w:eastAsia="Arial Unicode MS" w:hAnsi="Arial Unicode MS"/>
              <w:color w:val="2c3e50"/>
              <w:sz w:val="24"/>
              <w:szCs w:val="24"/>
              <w:highlight w:val="white"/>
              <w:rtl w:val="0"/>
            </w:rPr>
            <w:t xml:space="preserve">お前, </w:t>
          </w:r>
        </w:sdtContent>
      </w:sdt>
      <w:sdt>
        <w:sdtPr>
          <w:tag w:val="goog_rdk_514"/>
        </w:sdtPr>
        <w:sdtContent>
          <w:r w:rsidDel="00000000" w:rsidR="00000000" w:rsidRPr="00000000">
            <w:rPr>
              <w:rFonts w:ascii="Arial Unicode MS" w:cs="Arial Unicode MS" w:eastAsia="Arial Unicode MS" w:hAnsi="Arial Unicode MS"/>
              <w:rtl w:val="0"/>
            </w:rPr>
            <w:t xml:space="preserve">てめェ”</w:t>
          </w:r>
        </w:sdtContent>
      </w:sdt>
    </w:p>
    <w:p w:rsidR="00000000" w:rsidDel="00000000" w:rsidP="00000000" w:rsidRDefault="00000000" w:rsidRPr="00000000" w14:paraId="000006C6">
      <w:pPr>
        <w:ind w:left="1440" w:firstLine="0"/>
        <w:rPr/>
      </w:pPr>
      <w:r w:rsidDel="00000000" w:rsidR="00000000" w:rsidRPr="00000000">
        <w:rPr>
          <w:rtl w:val="0"/>
        </w:rPr>
        <w:t xml:space="preserve">English speech quirks:</w:t>
      </w:r>
    </w:p>
    <w:p w:rsidR="00000000" w:rsidDel="00000000" w:rsidP="00000000" w:rsidRDefault="00000000" w:rsidRPr="00000000" w14:paraId="000006C7">
      <w:pPr>
        <w:widowControl w:val="0"/>
        <w:numPr>
          <w:ilvl w:val="0"/>
          <w:numId w:val="5"/>
        </w:numPr>
        <w:spacing w:line="240" w:lineRule="auto"/>
        <w:ind w:left="2520" w:hanging="360"/>
        <w:rPr/>
      </w:pPr>
      <w:sdt>
        <w:sdtPr>
          <w:tag w:val="goog_rdk_515"/>
        </w:sdtPr>
        <w:sdtContent>
          <w:r w:rsidDel="00000000" w:rsidR="00000000" w:rsidRPr="00000000">
            <w:rPr>
              <w:rFonts w:ascii="Arial Unicode MS" w:cs="Arial Unicode MS" w:eastAsia="Arial Unicode MS" w:hAnsi="Arial Unicode MS"/>
              <w:rtl w:val="0"/>
            </w:rPr>
            <w:t xml:space="preserve">Uses of “俺様” shall be localized as “my amazin’ self”</w:t>
          </w:r>
        </w:sdtContent>
      </w:sdt>
      <w:r w:rsidDel="00000000" w:rsidR="00000000" w:rsidRPr="00000000">
        <w:rPr>
          <w:rtl w:val="0"/>
        </w:rPr>
      </w:r>
    </w:p>
    <w:p w:rsidR="00000000" w:rsidDel="00000000" w:rsidP="00000000" w:rsidRDefault="00000000" w:rsidRPr="00000000" w14:paraId="000006C8">
      <w:pPr>
        <w:widowControl w:val="0"/>
        <w:numPr>
          <w:ilvl w:val="0"/>
          <w:numId w:val="5"/>
        </w:numPr>
        <w:spacing w:line="240" w:lineRule="auto"/>
        <w:ind w:left="2520" w:hanging="360"/>
        <w:rPr/>
      </w:pPr>
      <w:sdt>
        <w:sdtPr>
          <w:tag w:val="goog_rdk_516"/>
        </w:sdtPr>
        <w:sdtContent>
          <w:r w:rsidDel="00000000" w:rsidR="00000000" w:rsidRPr="00000000">
            <w:rPr>
              <w:rFonts w:ascii="Arial Unicode MS" w:cs="Arial Unicode MS" w:eastAsia="Arial Unicode MS" w:hAnsi="Arial Unicode MS"/>
              <w:rtl w:val="0"/>
            </w:rPr>
            <w:t xml:space="preserve">When “俺様たち” is used when appropate use “</w:t>
          </w:r>
        </w:sdtContent>
      </w:sdt>
      <w:r w:rsidDel="00000000" w:rsidR="00000000" w:rsidRPr="00000000">
        <w:rPr>
          <w:rtl w:val="0"/>
        </w:rPr>
        <w:t xml:space="preserve">our amazin’ selves</w:t>
      </w:r>
      <w:r w:rsidDel="00000000" w:rsidR="00000000" w:rsidRPr="00000000">
        <w:rPr>
          <w:rtl w:val="0"/>
        </w:rPr>
        <w:t xml:space="preserve">”</w:t>
      </w:r>
    </w:p>
    <w:p w:rsidR="00000000" w:rsidDel="00000000" w:rsidP="00000000" w:rsidRDefault="00000000" w:rsidRPr="00000000" w14:paraId="000006C9">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“-in’”, etc</w:t>
      </w:r>
    </w:p>
    <w:p w:rsidR="00000000" w:rsidDel="00000000" w:rsidP="00000000" w:rsidRDefault="00000000" w:rsidRPr="00000000" w14:paraId="000006CA">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6CB">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6CC">
      <w:pPr>
        <w:widowControl w:val="0"/>
        <w:numPr>
          <w:ilvl w:val="0"/>
          <w:numId w:val="5"/>
        </w:numPr>
        <w:spacing w:line="240" w:lineRule="auto"/>
        <w:ind w:left="2520" w:hanging="360"/>
        <w:rPr/>
      </w:pPr>
      <w:r w:rsidDel="00000000" w:rsidR="00000000" w:rsidRPr="00000000">
        <w:rPr>
          <w:rtl w:val="0"/>
        </w:rPr>
        <w:t xml:space="preserve">Uses “Captain” for Natsuki Subaru</w:t>
      </w:r>
    </w:p>
    <w:p w:rsidR="00000000" w:rsidDel="00000000" w:rsidP="00000000" w:rsidRDefault="00000000" w:rsidRPr="00000000" w14:paraId="000006CD">
      <w:pPr>
        <w:numPr>
          <w:ilvl w:val="0"/>
          <w:numId w:val="5"/>
        </w:numPr>
        <w:ind w:left="2520" w:hanging="360"/>
        <w:rPr/>
      </w:pPr>
      <w:r w:rsidDel="00000000" w:rsidR="00000000" w:rsidRPr="00000000">
        <w:rPr>
          <w:rtl w:val="0"/>
        </w:rPr>
        <w:t xml:space="preserve">Uses “Ottobro” for Otto Suwen</w:t>
      </w:r>
    </w:p>
    <w:p w:rsidR="00000000" w:rsidDel="00000000" w:rsidP="00000000" w:rsidRDefault="00000000" w:rsidRPr="00000000" w14:paraId="000006CE">
      <w:pPr>
        <w:numPr>
          <w:ilvl w:val="0"/>
          <w:numId w:val="5"/>
        </w:numPr>
        <w:ind w:left="2520" w:hanging="360"/>
        <w:rPr/>
      </w:pPr>
      <w:sdt>
        <w:sdtPr>
          <w:tag w:val="goog_rdk_517"/>
        </w:sdtPr>
        <w:sdtContent>
          <w:r w:rsidDel="00000000" w:rsidR="00000000" w:rsidRPr="00000000">
            <w:rPr>
              <w:rFonts w:ascii="Arial Unicode MS" w:cs="Arial Unicode MS" w:eastAsia="Arial Unicode MS" w:hAnsi="Arial Unicode MS"/>
              <w:rtl w:val="0"/>
            </w:rPr>
            <w:t xml:space="preserve">Uses “姉貴” for Frederica should be translated to “Sis” </w:t>
          </w:r>
        </w:sdtContent>
      </w:sdt>
    </w:p>
    <w:p w:rsidR="00000000" w:rsidDel="00000000" w:rsidP="00000000" w:rsidRDefault="00000000" w:rsidRPr="00000000" w14:paraId="000006CF">
      <w:pPr>
        <w:numPr>
          <w:ilvl w:val="0"/>
          <w:numId w:val="5"/>
        </w:numPr>
        <w:ind w:left="2520" w:hanging="360"/>
        <w:rPr/>
      </w:pPr>
      <w:sdt>
        <w:sdtPr>
          <w:tag w:val="goog_rdk_518"/>
        </w:sdtPr>
        <w:sdtContent>
          <w:r w:rsidDel="00000000" w:rsidR="00000000" w:rsidRPr="00000000">
            <w:rPr>
              <w:rFonts w:ascii="Arial Unicode MS" w:cs="Arial Unicode MS" w:eastAsia="Arial Unicode MS" w:hAnsi="Arial Unicode MS"/>
              <w:rtl w:val="0"/>
            </w:rPr>
            <w:t xml:space="preserve">Refers to Roswaal with “野郎” Should be translated as “that bastard Roswaal”, “Roswaal the bastard” or “the bastard Roswaal”</w:t>
          </w:r>
        </w:sdtContent>
      </w:sdt>
    </w:p>
    <w:p w:rsidR="00000000" w:rsidDel="00000000" w:rsidP="00000000" w:rsidRDefault="00000000" w:rsidRPr="00000000" w14:paraId="000006D0">
      <w:pPr>
        <w:numPr>
          <w:ilvl w:val="0"/>
          <w:numId w:val="5"/>
        </w:numPr>
        <w:ind w:left="2520" w:hanging="360"/>
        <w:rPr>
          <w:u w:val="none"/>
        </w:rPr>
      </w:pPr>
      <w:sdt>
        <w:sdtPr>
          <w:tag w:val="goog_rdk_519"/>
        </w:sdtPr>
        <w:sdtContent>
          <w:r w:rsidDel="00000000" w:rsidR="00000000" w:rsidRPr="00000000">
            <w:rPr>
              <w:rFonts w:ascii="Arial Unicode MS" w:cs="Arial Unicode MS" w:eastAsia="Arial Unicode MS" w:hAnsi="Arial Unicode MS"/>
              <w:rtl w:val="0"/>
            </w:rPr>
            <w:t xml:space="preserve">Use ‘Nanna’ when saying 婆ちゃん</w:t>
          </w:r>
        </w:sdtContent>
      </w:sdt>
    </w:p>
    <w:p w:rsidR="00000000" w:rsidDel="00000000" w:rsidP="00000000" w:rsidRDefault="00000000" w:rsidRPr="00000000" w14:paraId="000006D1">
      <w:pPr>
        <w:numPr>
          <w:ilvl w:val="0"/>
          <w:numId w:val="5"/>
        </w:numPr>
        <w:ind w:left="2520" w:hanging="360"/>
        <w:rPr>
          <w:u w:val="none"/>
        </w:rPr>
      </w:pPr>
      <w:sdt>
        <w:sdtPr>
          <w:tag w:val="goog_rdk_520"/>
        </w:sdtPr>
        <w:sdtContent>
          <w:r w:rsidDel="00000000" w:rsidR="00000000" w:rsidRPr="00000000">
            <w:rPr>
              <w:rFonts w:ascii="Arial Unicode MS" w:cs="Arial Unicode MS" w:eastAsia="Arial Unicode MS" w:hAnsi="Arial Unicode MS"/>
              <w:rtl w:val="0"/>
            </w:rPr>
            <w:t xml:space="preserve">Use ‘Granny’ when saying ババア</w:t>
          </w:r>
        </w:sdtContent>
      </w:sdt>
    </w:p>
    <w:p w:rsidR="00000000" w:rsidDel="00000000" w:rsidP="00000000" w:rsidRDefault="00000000" w:rsidRPr="00000000" w14:paraId="000006D2">
      <w:pPr>
        <w:ind w:left="1440" w:firstLine="0"/>
        <w:rPr/>
      </w:pPr>
      <w:r w:rsidDel="00000000" w:rsidR="00000000" w:rsidRPr="00000000">
        <w:rPr>
          <w:rtl w:val="0"/>
        </w:rPr>
        <w:t xml:space="preserve">Notes:</w:t>
      </w:r>
    </w:p>
    <w:p w:rsidR="00000000" w:rsidDel="00000000" w:rsidP="00000000" w:rsidRDefault="00000000" w:rsidRPr="00000000" w14:paraId="000006D3">
      <w:pPr>
        <w:numPr>
          <w:ilvl w:val="0"/>
          <w:numId w:val="5"/>
        </w:numPr>
        <w:ind w:left="2520" w:hanging="360"/>
        <w:rPr/>
      </w:pPr>
      <w:r w:rsidDel="00000000" w:rsidR="00000000" w:rsidRPr="00000000">
        <w:rPr>
          <w:rtl w:val="0"/>
        </w:rPr>
        <w:t xml:space="preserve">Eye color should written as “emerald” or “emerald-green”</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pStyle w:val="Heading4"/>
        <w:rPr/>
      </w:pPr>
      <w:bookmarkStart w:colFirst="0" w:colLast="0" w:name="_heading=h.4l30hhpb61mj" w:id="33"/>
      <w:bookmarkEnd w:id="33"/>
      <w:r w:rsidDel="00000000" w:rsidR="00000000" w:rsidRPr="00000000">
        <w:rPr>
          <w:rtl w:val="0"/>
        </w:rPr>
        <w:t xml:space="preserve">Louis Arneb (Arc 7)</w:t>
      </w:r>
    </w:p>
    <w:p w:rsidR="00000000" w:rsidDel="00000000" w:rsidP="00000000" w:rsidRDefault="00000000" w:rsidRPr="00000000" w14:paraId="000006D6">
      <w:pPr>
        <w:rPr/>
      </w:pPr>
      <w:sdt>
        <w:sdtPr>
          <w:tag w:val="goog_rdk_521"/>
        </w:sdtPr>
        <w:sdtContent>
          <w:r w:rsidDel="00000000" w:rsidR="00000000" w:rsidRPr="00000000">
            <w:rPr>
              <w:rFonts w:ascii="Arial Unicode MS" w:cs="Arial Unicode MS" w:eastAsia="Arial Unicode MS" w:hAnsi="Arial Unicode MS"/>
              <w:rtl w:val="0"/>
            </w:rPr>
            <w:tab/>
            <w:tab/>
            <w:t xml:space="preserve">Name in Japanese: ルイ・アルネブ</w:t>
          </w:r>
        </w:sdtContent>
      </w:sdt>
    </w:p>
    <w:p w:rsidR="00000000" w:rsidDel="00000000" w:rsidP="00000000" w:rsidRDefault="00000000" w:rsidRPr="00000000" w14:paraId="000006D7">
      <w:pPr>
        <w:rPr/>
      </w:pPr>
      <w:r w:rsidDel="00000000" w:rsidR="00000000" w:rsidRPr="00000000">
        <w:rPr>
          <w:rtl w:val="0"/>
        </w:rPr>
        <w:tab/>
        <w:tab/>
        <w:t xml:space="preserve">Japanese speech quirks:</w:t>
      </w:r>
    </w:p>
    <w:p w:rsidR="00000000" w:rsidDel="00000000" w:rsidP="00000000" w:rsidRDefault="00000000" w:rsidRPr="00000000" w14:paraId="000006D8">
      <w:pPr>
        <w:numPr>
          <w:ilvl w:val="0"/>
          <w:numId w:val="5"/>
        </w:numPr>
        <w:ind w:left="2520" w:hanging="360"/>
        <w:rPr/>
      </w:pPr>
      <w:sdt>
        <w:sdtPr>
          <w:tag w:val="goog_rdk_522"/>
        </w:sdtPr>
        <w:sdtContent>
          <w:r w:rsidDel="00000000" w:rsidR="00000000" w:rsidRPr="00000000">
            <w:rPr>
              <w:rFonts w:ascii="Arial Unicode MS" w:cs="Arial Unicode MS" w:eastAsia="Arial Unicode MS" w:hAnsi="Arial Unicode MS"/>
              <w:rtl w:val="0"/>
            </w:rPr>
            <w:t xml:space="preserve">First person pronoun – “私たち” (prior to Arc 7)</w:t>
          </w:r>
        </w:sdtContent>
      </w:sdt>
    </w:p>
    <w:p w:rsidR="00000000" w:rsidDel="00000000" w:rsidP="00000000" w:rsidRDefault="00000000" w:rsidRPr="00000000" w14:paraId="000006D9">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6DA">
      <w:pPr>
        <w:ind w:left="1440" w:firstLine="0"/>
        <w:rPr/>
      </w:pPr>
      <w:r w:rsidDel="00000000" w:rsidR="00000000" w:rsidRPr="00000000">
        <w:rPr>
          <w:rtl w:val="0"/>
        </w:rPr>
        <w:t xml:space="preserve">English speech quirks:</w:t>
      </w:r>
    </w:p>
    <w:p w:rsidR="00000000" w:rsidDel="00000000" w:rsidP="00000000" w:rsidRDefault="00000000" w:rsidRPr="00000000" w14:paraId="000006DB">
      <w:pPr>
        <w:numPr>
          <w:ilvl w:val="0"/>
          <w:numId w:val="5"/>
        </w:numPr>
        <w:ind w:left="2520" w:hanging="360"/>
        <w:rPr/>
      </w:pPr>
      <w:sdt>
        <w:sdtPr>
          <w:tag w:val="goog_rdk_523"/>
        </w:sdtPr>
        <w:sdtContent>
          <w:r w:rsidDel="00000000" w:rsidR="00000000" w:rsidRPr="00000000">
            <w:rPr>
              <w:rFonts w:ascii="Arial Unicode MS" w:cs="Arial Unicode MS" w:eastAsia="Arial Unicode MS" w:hAnsi="Arial Unicode MS"/>
              <w:rtl w:val="0"/>
            </w:rPr>
            <w:t xml:space="preserve">“うー” - “Uu”</w:t>
          </w:r>
        </w:sdtContent>
      </w:sdt>
    </w:p>
    <w:p w:rsidR="00000000" w:rsidDel="00000000" w:rsidP="00000000" w:rsidRDefault="00000000" w:rsidRPr="00000000" w14:paraId="000006DC">
      <w:pPr>
        <w:numPr>
          <w:ilvl w:val="0"/>
          <w:numId w:val="5"/>
        </w:numPr>
        <w:ind w:left="2520" w:hanging="360"/>
        <w:rPr/>
      </w:pPr>
      <w:sdt>
        <w:sdtPr>
          <w:tag w:val="goog_rdk_524"/>
        </w:sdtPr>
        <w:sdtContent>
          <w:r w:rsidDel="00000000" w:rsidR="00000000" w:rsidRPr="00000000">
            <w:rPr>
              <w:rFonts w:ascii="Arial Unicode MS" w:cs="Arial Unicode MS" w:eastAsia="Arial Unicode MS" w:hAnsi="Arial Unicode MS"/>
              <w:rtl w:val="0"/>
            </w:rPr>
            <w:t xml:space="preserve">“あうー” - “Auu”</w:t>
          </w:r>
        </w:sdtContent>
      </w:sdt>
    </w:p>
    <w:p w:rsidR="00000000" w:rsidDel="00000000" w:rsidP="00000000" w:rsidRDefault="00000000" w:rsidRPr="00000000" w14:paraId="000006DD">
      <w:pPr>
        <w:numPr>
          <w:ilvl w:val="0"/>
          <w:numId w:val="5"/>
        </w:numPr>
        <w:ind w:left="2520" w:hanging="360"/>
        <w:rPr/>
      </w:pPr>
      <w:sdt>
        <w:sdtPr>
          <w:tag w:val="goog_rdk_525"/>
        </w:sdtPr>
        <w:sdtContent>
          <w:r w:rsidDel="00000000" w:rsidR="00000000" w:rsidRPr="00000000">
            <w:rPr>
              <w:rFonts w:ascii="Arial Unicode MS" w:cs="Arial Unicode MS" w:eastAsia="Arial Unicode MS" w:hAnsi="Arial Unicode MS"/>
              <w:rtl w:val="0"/>
            </w:rPr>
            <w:t xml:space="preserve">“あー” - “Aa”</w:t>
          </w:r>
        </w:sdtContent>
      </w:sdt>
    </w:p>
    <w:p w:rsidR="00000000" w:rsidDel="00000000" w:rsidP="00000000" w:rsidRDefault="00000000" w:rsidRPr="00000000" w14:paraId="000006DE">
      <w:pPr>
        <w:numPr>
          <w:ilvl w:val="0"/>
          <w:numId w:val="5"/>
        </w:numPr>
        <w:ind w:left="2520" w:hanging="360"/>
        <w:rPr/>
      </w:pPr>
      <w:sdt>
        <w:sdtPr>
          <w:tag w:val="goog_rdk_526"/>
        </w:sdtPr>
        <w:sdtContent>
          <w:r w:rsidDel="00000000" w:rsidR="00000000" w:rsidRPr="00000000">
            <w:rPr>
              <w:rFonts w:ascii="Arial Unicode MS" w:cs="Arial Unicode MS" w:eastAsia="Arial Unicode MS" w:hAnsi="Arial Unicode MS"/>
              <w:rtl w:val="0"/>
            </w:rPr>
            <w:t xml:space="preserve">“あーうー” - “Aauu”</w:t>
          </w:r>
        </w:sdtContent>
      </w:sdt>
    </w:p>
    <w:p w:rsidR="00000000" w:rsidDel="00000000" w:rsidP="00000000" w:rsidRDefault="00000000" w:rsidRPr="00000000" w14:paraId="000006DF">
      <w:pPr>
        <w:numPr>
          <w:ilvl w:val="0"/>
          <w:numId w:val="5"/>
        </w:numPr>
        <w:ind w:left="2520" w:hanging="360"/>
        <w:rPr/>
      </w:pPr>
      <w:r w:rsidDel="00000000" w:rsidR="00000000" w:rsidRPr="00000000">
        <w:rPr>
          <w:rtl w:val="0"/>
        </w:rPr>
        <w:t xml:space="preserve">You get the point.</w:t>
      </w:r>
    </w:p>
    <w:p w:rsidR="00000000" w:rsidDel="00000000" w:rsidP="00000000" w:rsidRDefault="00000000" w:rsidRPr="00000000" w14:paraId="000006E0">
      <w:pPr>
        <w:ind w:left="1440" w:firstLine="0"/>
        <w:rPr/>
      </w:pPr>
      <w:r w:rsidDel="00000000" w:rsidR="00000000" w:rsidRPr="00000000">
        <w:rPr>
          <w:rtl w:val="0"/>
        </w:rPr>
        <w:t xml:space="preserve">Notes:</w:t>
      </w:r>
    </w:p>
    <w:p w:rsidR="00000000" w:rsidDel="00000000" w:rsidP="00000000" w:rsidRDefault="00000000" w:rsidRPr="00000000" w14:paraId="000006E1">
      <w:pPr>
        <w:numPr>
          <w:ilvl w:val="0"/>
          <w:numId w:val="5"/>
        </w:numPr>
        <w:ind w:left="2520" w:hanging="360"/>
        <w:rPr/>
      </w:pPr>
      <w:sdt>
        <w:sdtPr>
          <w:tag w:val="goog_rdk_527"/>
        </w:sdtPr>
        <w:sdtContent>
          <w:r w:rsidDel="00000000" w:rsidR="00000000" w:rsidRPr="00000000">
            <w:rPr>
              <w:rFonts w:ascii="Arial Unicode MS" w:cs="Arial Unicode MS" w:eastAsia="Arial Unicode MS" w:hAnsi="Arial Unicode MS"/>
              <w:rtl w:val="0"/>
            </w:rPr>
            <w:t xml:space="preserve">Her teleport skill, noted by the expression “転移”, should be translated as “transfer”</w:t>
          </w:r>
        </w:sdtContent>
      </w:sdt>
    </w:p>
    <w:p w:rsidR="00000000" w:rsidDel="00000000" w:rsidP="00000000" w:rsidRDefault="00000000" w:rsidRPr="00000000" w14:paraId="000006E2">
      <w:pPr>
        <w:numPr>
          <w:ilvl w:val="0"/>
          <w:numId w:val="5"/>
        </w:numPr>
        <w:ind w:left="2520" w:hanging="360"/>
        <w:rPr>
          <w:u w:val="none"/>
        </w:rPr>
      </w:pPr>
      <w:sdt>
        <w:sdtPr>
          <w:tag w:val="goog_rdk_528"/>
        </w:sdtPr>
        <w:sdtContent>
          <w:r w:rsidDel="00000000" w:rsidR="00000000" w:rsidRPr="00000000">
            <w:rPr>
              <w:rFonts w:ascii="Arial Unicode MS" w:cs="Arial Unicode MS" w:eastAsia="Arial Unicode MS" w:hAnsi="Arial Unicode MS"/>
              <w:rtl w:val="0"/>
            </w:rPr>
            <w:t xml:space="preserve">From Arc 8, Chapter 23 onward うあう should be treated as a name, referring to Subaru </w:t>
          </w:r>
        </w:sdtContent>
      </w:sdt>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pStyle w:val="Heading4"/>
        <w:rPr/>
      </w:pPr>
      <w:bookmarkStart w:colFirst="0" w:colLast="0" w:name="_heading=h.7z8o8dzoof" w:id="34"/>
      <w:bookmarkEnd w:id="34"/>
      <w:r w:rsidDel="00000000" w:rsidR="00000000" w:rsidRPr="00000000">
        <w:rPr>
          <w:rtl w:val="0"/>
        </w:rPr>
        <w:t xml:space="preserve">Meili Portroute</w:t>
      </w:r>
    </w:p>
    <w:p w:rsidR="00000000" w:rsidDel="00000000" w:rsidP="00000000" w:rsidRDefault="00000000" w:rsidRPr="00000000" w14:paraId="000006E5">
      <w:pPr>
        <w:rPr/>
      </w:pPr>
      <w:sdt>
        <w:sdtPr>
          <w:tag w:val="goog_rdk_529"/>
        </w:sdtPr>
        <w:sdtContent>
          <w:r w:rsidDel="00000000" w:rsidR="00000000" w:rsidRPr="00000000">
            <w:rPr>
              <w:rFonts w:ascii="Arial Unicode MS" w:cs="Arial Unicode MS" w:eastAsia="Arial Unicode MS" w:hAnsi="Arial Unicode MS"/>
              <w:rtl w:val="0"/>
            </w:rPr>
            <w:tab/>
            <w:tab/>
            <w:t xml:space="preserve">Name in Japanese: メィリィ・ポートルート</w:t>
          </w:r>
        </w:sdtContent>
      </w:sdt>
    </w:p>
    <w:p w:rsidR="00000000" w:rsidDel="00000000" w:rsidP="00000000" w:rsidRDefault="00000000" w:rsidRPr="00000000" w14:paraId="000006E6">
      <w:pPr>
        <w:rPr/>
      </w:pPr>
      <w:r w:rsidDel="00000000" w:rsidR="00000000" w:rsidRPr="00000000">
        <w:rPr>
          <w:rtl w:val="0"/>
        </w:rPr>
        <w:tab/>
        <w:tab/>
        <w:t xml:space="preserve">Japanese speech quirks:</w:t>
      </w:r>
    </w:p>
    <w:p w:rsidR="00000000" w:rsidDel="00000000" w:rsidP="00000000" w:rsidRDefault="00000000" w:rsidRPr="00000000" w14:paraId="000006E7">
      <w:pPr>
        <w:numPr>
          <w:ilvl w:val="0"/>
          <w:numId w:val="5"/>
        </w:numPr>
        <w:ind w:left="2520" w:hanging="360"/>
      </w:pPr>
      <w:sdt>
        <w:sdtPr>
          <w:tag w:val="goog_rdk_530"/>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6E8">
      <w:pPr>
        <w:numPr>
          <w:ilvl w:val="0"/>
          <w:numId w:val="5"/>
        </w:numPr>
        <w:ind w:left="2520" w:hanging="360"/>
      </w:pPr>
      <w:sdt>
        <w:sdtPr>
          <w:tag w:val="goog_rdk_531"/>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6E9">
      <w:pPr>
        <w:ind w:left="1440" w:firstLine="0"/>
        <w:rPr/>
      </w:pPr>
      <w:r w:rsidDel="00000000" w:rsidR="00000000" w:rsidRPr="00000000">
        <w:rPr>
          <w:rtl w:val="0"/>
        </w:rPr>
        <w:t xml:space="preserve">English speech quirks:</w:t>
      </w:r>
    </w:p>
    <w:p w:rsidR="00000000" w:rsidDel="00000000" w:rsidP="00000000" w:rsidRDefault="00000000" w:rsidRPr="00000000" w14:paraId="000006EA">
      <w:pPr>
        <w:numPr>
          <w:ilvl w:val="0"/>
          <w:numId w:val="5"/>
        </w:numPr>
        <w:ind w:left="2520" w:hanging="360"/>
      </w:pPr>
      <w:r w:rsidDel="00000000" w:rsidR="00000000" w:rsidRPr="00000000">
        <w:rPr>
          <w:rtl w:val="0"/>
        </w:rPr>
        <w:t xml:space="preserve">Casual, innocent-but-not-really</w:t>
      </w:r>
    </w:p>
    <w:p w:rsidR="00000000" w:rsidDel="00000000" w:rsidP="00000000" w:rsidRDefault="00000000" w:rsidRPr="00000000" w14:paraId="000006EB">
      <w:pPr>
        <w:numPr>
          <w:ilvl w:val="0"/>
          <w:numId w:val="5"/>
        </w:numPr>
        <w:ind w:left="2520" w:hanging="360"/>
      </w:pPr>
      <w:r w:rsidDel="00000000" w:rsidR="00000000" w:rsidRPr="00000000">
        <w:rPr>
          <w:rtl w:val="0"/>
        </w:rPr>
        <w:t xml:space="preserve">Uses contractions</w:t>
      </w:r>
    </w:p>
    <w:p w:rsidR="00000000" w:rsidDel="00000000" w:rsidP="00000000" w:rsidRDefault="00000000" w:rsidRPr="00000000" w14:paraId="000006EC">
      <w:pPr>
        <w:numPr>
          <w:ilvl w:val="0"/>
          <w:numId w:val="5"/>
        </w:numPr>
        <w:ind w:left="2520" w:hanging="360"/>
      </w:pPr>
      <w:r w:rsidDel="00000000" w:rsidR="00000000" w:rsidRPr="00000000">
        <w:rPr>
          <w:rtl w:val="0"/>
        </w:rPr>
        <w:t xml:space="preserve">Very slight child like way of speaking</w:t>
      </w:r>
    </w:p>
    <w:p w:rsidR="00000000" w:rsidDel="00000000" w:rsidP="00000000" w:rsidRDefault="00000000" w:rsidRPr="00000000" w14:paraId="000006ED">
      <w:pPr>
        <w:ind w:left="1440" w:firstLine="0"/>
        <w:rPr/>
      </w:pPr>
      <w:r w:rsidDel="00000000" w:rsidR="00000000" w:rsidRPr="00000000">
        <w:rPr>
          <w:rtl w:val="0"/>
        </w:rPr>
        <w:t xml:space="preserve">Notes:</w:t>
      </w:r>
    </w:p>
    <w:p w:rsidR="00000000" w:rsidDel="00000000" w:rsidP="00000000" w:rsidRDefault="00000000" w:rsidRPr="00000000" w14:paraId="000006EE">
      <w:pPr>
        <w:numPr>
          <w:ilvl w:val="0"/>
          <w:numId w:val="5"/>
        </w:numPr>
        <w:ind w:left="2520" w:hanging="360"/>
      </w:pPr>
      <w:r w:rsidDel="00000000" w:rsidR="00000000" w:rsidRPr="00000000">
        <w:rPr>
          <w:rtl w:val="0"/>
        </w:rPr>
        <w:t xml:space="preserve">Tends to extend last words of a sentence, denoted “like thi~is”</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pStyle w:val="Heading4"/>
        <w:rPr/>
      </w:pPr>
      <w:bookmarkStart w:colFirst="0" w:colLast="0" w:name="_heading=h.ad3pfcel9ies" w:id="35"/>
      <w:bookmarkEnd w:id="35"/>
      <w:r w:rsidDel="00000000" w:rsidR="00000000" w:rsidRPr="00000000">
        <w:rPr>
          <w:rtl w:val="0"/>
        </w:rPr>
        <w:t xml:space="preserve">Natsuki Subaru</w:t>
      </w:r>
    </w:p>
    <w:p w:rsidR="00000000" w:rsidDel="00000000" w:rsidP="00000000" w:rsidRDefault="00000000" w:rsidRPr="00000000" w14:paraId="000006F1">
      <w:pPr>
        <w:rPr/>
      </w:pPr>
      <w:sdt>
        <w:sdtPr>
          <w:tag w:val="goog_rdk_532"/>
        </w:sdtPr>
        <w:sdtContent>
          <w:r w:rsidDel="00000000" w:rsidR="00000000" w:rsidRPr="00000000">
            <w:rPr>
              <w:rFonts w:ascii="Arial Unicode MS" w:cs="Arial Unicode MS" w:eastAsia="Arial Unicode MS" w:hAnsi="Arial Unicode MS"/>
              <w:rtl w:val="0"/>
            </w:rPr>
            <w:tab/>
            <w:tab/>
            <w:t xml:space="preserve">Name in Japanese: ナツキ・スバル (菜月・昴)</w:t>
          </w:r>
        </w:sdtContent>
      </w:sdt>
    </w:p>
    <w:p w:rsidR="00000000" w:rsidDel="00000000" w:rsidP="00000000" w:rsidRDefault="00000000" w:rsidRPr="00000000" w14:paraId="000006F2">
      <w:pPr>
        <w:rPr/>
      </w:pPr>
      <w:r w:rsidDel="00000000" w:rsidR="00000000" w:rsidRPr="00000000">
        <w:rPr>
          <w:rtl w:val="0"/>
        </w:rPr>
        <w:tab/>
        <w:tab/>
        <w:t xml:space="preserve">Japanese speech quirks:</w:t>
      </w:r>
    </w:p>
    <w:p w:rsidR="00000000" w:rsidDel="00000000" w:rsidP="00000000" w:rsidRDefault="00000000" w:rsidRPr="00000000" w14:paraId="000006F3">
      <w:pPr>
        <w:numPr>
          <w:ilvl w:val="0"/>
          <w:numId w:val="5"/>
        </w:numPr>
        <w:ind w:left="2520" w:hanging="360"/>
        <w:rPr/>
      </w:pPr>
      <w:sdt>
        <w:sdtPr>
          <w:tag w:val="goog_rdk_533"/>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6F4">
      <w:pPr>
        <w:numPr>
          <w:ilvl w:val="0"/>
          <w:numId w:val="5"/>
        </w:numPr>
        <w:ind w:left="2520" w:hanging="360"/>
      </w:pPr>
      <w:sdt>
        <w:sdtPr>
          <w:tag w:val="goog_rdk_534"/>
        </w:sdtPr>
        <w:sdtContent>
          <w:r w:rsidDel="00000000" w:rsidR="00000000" w:rsidRPr="00000000">
            <w:rPr>
              <w:rFonts w:ascii="Arial Unicode MS" w:cs="Arial Unicode MS" w:eastAsia="Arial Unicode MS" w:hAnsi="Arial Unicode MS"/>
              <w:rtl w:val="0"/>
            </w:rPr>
            <w:t xml:space="preserve">Second person pronoun/s – “お前”</w:t>
          </w:r>
        </w:sdtContent>
      </w:sdt>
    </w:p>
    <w:p w:rsidR="00000000" w:rsidDel="00000000" w:rsidP="00000000" w:rsidRDefault="00000000" w:rsidRPr="00000000" w14:paraId="000006F5">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6F6">
      <w:pPr>
        <w:ind w:left="720" w:firstLine="720"/>
        <w:rPr/>
      </w:pPr>
      <w:r w:rsidDel="00000000" w:rsidR="00000000" w:rsidRPr="00000000">
        <w:rPr>
          <w:rtl w:val="0"/>
        </w:rPr>
        <w:t xml:space="preserve">English speech quirks:</w:t>
      </w:r>
    </w:p>
    <w:p w:rsidR="00000000" w:rsidDel="00000000" w:rsidP="00000000" w:rsidRDefault="00000000" w:rsidRPr="00000000" w14:paraId="000006F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6F8">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6F9">
      <w:pPr>
        <w:numPr>
          <w:ilvl w:val="0"/>
          <w:numId w:val="5"/>
        </w:numPr>
        <w:ind w:left="2520" w:hanging="360"/>
        <w:rPr/>
      </w:pPr>
      <w:sdt>
        <w:sdtPr>
          <w:tag w:val="goog_rdk_535"/>
        </w:sdtPr>
        <w:sdtContent>
          <w:r w:rsidDel="00000000" w:rsidR="00000000" w:rsidRPr="00000000">
            <w:rPr>
              <w:rFonts w:ascii="Arial Unicode MS" w:cs="Arial Unicode MS" w:eastAsia="Arial Unicode MS" w:hAnsi="Arial Unicode MS"/>
              <w:rtl w:val="0"/>
            </w:rPr>
            <w:t xml:space="preserve">His “kind-of” catch-phrase, “馬鹿か、俺は。いや、馬鹿だ俺は”, should always be TL’d as “Am I an idiot? No, I am definitely an idiot.”</w:t>
          </w:r>
        </w:sdtContent>
      </w:sdt>
    </w:p>
    <w:p w:rsidR="00000000" w:rsidDel="00000000" w:rsidP="00000000" w:rsidRDefault="00000000" w:rsidRPr="00000000" w14:paraId="000006FA">
      <w:pPr>
        <w:numPr>
          <w:ilvl w:val="1"/>
          <w:numId w:val="5"/>
        </w:numPr>
        <w:ind w:left="3240" w:hanging="360"/>
        <w:rPr/>
      </w:pPr>
      <w:sdt>
        <w:sdtPr>
          <w:tag w:val="goog_rdk_536"/>
        </w:sdtPr>
        <w:sdtContent>
          <w:r w:rsidDel="00000000" w:rsidR="00000000" w:rsidRPr="00000000">
            <w:rPr>
              <w:rFonts w:ascii="Arial Unicode MS" w:cs="Arial Unicode MS" w:eastAsia="Arial Unicode MS" w:hAnsi="Arial Unicode MS"/>
              <w:rtl w:val="0"/>
            </w:rPr>
            <w:t xml:space="preserve">May be “バカ” at times instead of “馬鹿”</w:t>
          </w:r>
        </w:sdtContent>
      </w:sdt>
    </w:p>
    <w:p w:rsidR="00000000" w:rsidDel="00000000" w:rsidP="00000000" w:rsidRDefault="00000000" w:rsidRPr="00000000" w14:paraId="000006FB">
      <w:pPr>
        <w:numPr>
          <w:ilvl w:val="0"/>
          <w:numId w:val="5"/>
        </w:numPr>
        <w:ind w:left="2520" w:hanging="360"/>
        <w:rPr/>
      </w:pPr>
      <w:sdt>
        <w:sdtPr>
          <w:tag w:val="goog_rdk_537"/>
        </w:sdtPr>
        <w:sdtContent>
          <w:r w:rsidDel="00000000" w:rsidR="00000000" w:rsidRPr="00000000">
            <w:rPr>
              <w:rFonts w:ascii="Arial Unicode MS" w:cs="Arial Unicode MS" w:eastAsia="Arial Unicode MS" w:hAnsi="Arial Unicode MS"/>
              <w:rtl w:val="0"/>
            </w:rPr>
            <w:t xml:space="preserve">Has another sort of catch-phrase, “運命様、上等だ”, which has been TLd on multiple instances as “Bring it on, oh inevitable fate”</w:t>
          </w:r>
        </w:sdtContent>
      </w:sdt>
    </w:p>
    <w:p w:rsidR="00000000" w:rsidDel="00000000" w:rsidP="00000000" w:rsidRDefault="00000000" w:rsidRPr="00000000" w14:paraId="000006FC">
      <w:pPr>
        <w:numPr>
          <w:ilvl w:val="1"/>
          <w:numId w:val="5"/>
        </w:numPr>
        <w:ind w:left="3240" w:hanging="360"/>
        <w:rPr/>
      </w:pPr>
      <w:r w:rsidDel="00000000" w:rsidR="00000000" w:rsidRPr="00000000">
        <w:rPr>
          <w:rtl w:val="0"/>
        </w:rPr>
        <w:t xml:space="preserve">Al also uses this phrase more than once</w:t>
      </w:r>
    </w:p>
    <w:p w:rsidR="00000000" w:rsidDel="00000000" w:rsidP="00000000" w:rsidRDefault="00000000" w:rsidRPr="00000000" w14:paraId="000006FD">
      <w:pPr>
        <w:numPr>
          <w:ilvl w:val="0"/>
          <w:numId w:val="5"/>
        </w:numPr>
        <w:ind w:left="2520" w:hanging="360"/>
        <w:rPr/>
      </w:pPr>
      <w:sdt>
        <w:sdtPr>
          <w:tag w:val="goog_rdk_538"/>
        </w:sdtPr>
        <w:sdtContent>
          <w:r w:rsidDel="00000000" w:rsidR="00000000" w:rsidRPr="00000000">
            <w:rPr>
              <w:rFonts w:ascii="Arial Unicode MS" w:cs="Arial Unicode MS" w:eastAsia="Arial Unicode MS" w:hAnsi="Arial Unicode MS"/>
              <w:rtl w:val="0"/>
            </w:rPr>
            <w:t xml:space="preserve">HAS YET ANOTHER sort of catch-phrase, “俺が必ずお前を救ってみせる”, which has a bunch of variations (e.g. with “助ける” rather than “救う”, for Shaula in Arc 6 Chapter 70), and has been TLd as “I, no matter what, will save you”</w:t>
          </w:r>
        </w:sdtContent>
      </w:sdt>
    </w:p>
    <w:p w:rsidR="00000000" w:rsidDel="00000000" w:rsidP="00000000" w:rsidRDefault="00000000" w:rsidRPr="00000000" w14:paraId="000006FE">
      <w:pPr>
        <w:numPr>
          <w:ilvl w:val="0"/>
          <w:numId w:val="5"/>
        </w:numPr>
        <w:ind w:left="2520" w:hanging="360"/>
        <w:rPr/>
      </w:pPr>
      <w:sdt>
        <w:sdtPr>
          <w:tag w:val="goog_rdk_539"/>
        </w:sdtPr>
        <w:sdtContent>
          <w:r w:rsidDel="00000000" w:rsidR="00000000" w:rsidRPr="00000000">
            <w:rPr>
              <w:rFonts w:ascii="Arial Unicode MS" w:cs="Arial Unicode MS" w:eastAsia="Arial Unicode MS" w:hAnsi="Arial Unicode MS"/>
              <w:rtl w:val="0"/>
            </w:rPr>
            <w:t xml:space="preserve">Has a bit of a gag with Emilia with old-timey expressions, to which he replies “Who even says X these days” (...ってきょうび聞かねぇな)</w:t>
          </w:r>
        </w:sdtContent>
      </w:sdt>
    </w:p>
    <w:p w:rsidR="00000000" w:rsidDel="00000000" w:rsidP="00000000" w:rsidRDefault="00000000" w:rsidRPr="00000000" w14:paraId="000006FF">
      <w:pPr>
        <w:numPr>
          <w:ilvl w:val="0"/>
          <w:numId w:val="5"/>
        </w:numPr>
        <w:ind w:left="2520" w:hanging="360"/>
        <w:rPr/>
      </w:pPr>
      <w:sdt>
        <w:sdtPr>
          <w:tag w:val="goog_rdk_540"/>
        </w:sdtPr>
        <w:sdtContent>
          <w:r w:rsidDel="00000000" w:rsidR="00000000" w:rsidRPr="00000000">
            <w:rPr>
              <w:rFonts w:ascii="Arial Unicode MS" w:cs="Arial Unicode MS" w:eastAsia="Arial Unicode MS" w:hAnsi="Arial Unicode MS"/>
              <w:rtl w:val="0"/>
            </w:rPr>
            <w:t xml:space="preserve">Calls Cecilus “Ceci” (セッシー)</w:t>
          </w:r>
        </w:sdtContent>
      </w:sdt>
    </w:p>
    <w:p w:rsidR="00000000" w:rsidDel="00000000" w:rsidP="00000000" w:rsidRDefault="00000000" w:rsidRPr="00000000" w14:paraId="00000700">
      <w:pPr>
        <w:ind w:left="1440" w:firstLine="0"/>
        <w:rPr/>
      </w:pPr>
      <w:r w:rsidDel="00000000" w:rsidR="00000000" w:rsidRPr="00000000">
        <w:rPr>
          <w:rtl w:val="0"/>
        </w:rPr>
        <w:t xml:space="preserve">Notes:</w:t>
      </w:r>
    </w:p>
    <w:p w:rsidR="00000000" w:rsidDel="00000000" w:rsidP="00000000" w:rsidRDefault="00000000" w:rsidRPr="00000000" w14:paraId="0000070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pStyle w:val="Heading4"/>
        <w:rPr/>
      </w:pPr>
      <w:bookmarkStart w:colFirst="0" w:colLast="0" w:name="_heading=h.46eqhpyk6877" w:id="36"/>
      <w:bookmarkEnd w:id="36"/>
      <w:r w:rsidDel="00000000" w:rsidR="00000000" w:rsidRPr="00000000">
        <w:rPr>
          <w:rtl w:val="0"/>
        </w:rPr>
        <w:t xml:space="preserve">Otto Suwen</w:t>
      </w:r>
    </w:p>
    <w:p w:rsidR="00000000" w:rsidDel="00000000" w:rsidP="00000000" w:rsidRDefault="00000000" w:rsidRPr="00000000" w14:paraId="00000704">
      <w:pPr>
        <w:rPr/>
      </w:pPr>
      <w:sdt>
        <w:sdtPr>
          <w:tag w:val="goog_rdk_541"/>
        </w:sdtPr>
        <w:sdtContent>
          <w:r w:rsidDel="00000000" w:rsidR="00000000" w:rsidRPr="00000000">
            <w:rPr>
              <w:rFonts w:ascii="Arial Unicode MS" w:cs="Arial Unicode MS" w:eastAsia="Arial Unicode MS" w:hAnsi="Arial Unicode MS"/>
              <w:rtl w:val="0"/>
            </w:rPr>
            <w:tab/>
            <w:tab/>
            <w:t xml:space="preserve">Name in Japanese: オットー・スーウェン</w:t>
          </w:r>
        </w:sdtContent>
      </w:sdt>
    </w:p>
    <w:p w:rsidR="00000000" w:rsidDel="00000000" w:rsidP="00000000" w:rsidRDefault="00000000" w:rsidRPr="00000000" w14:paraId="00000705">
      <w:pPr>
        <w:ind w:firstLine="720"/>
        <w:rPr/>
      </w:pPr>
      <w:r w:rsidDel="00000000" w:rsidR="00000000" w:rsidRPr="00000000">
        <w:rPr>
          <w:rtl w:val="0"/>
        </w:rPr>
        <w:tab/>
        <w:t xml:space="preserve">Japanese speech quirks:</w:t>
      </w:r>
    </w:p>
    <w:p w:rsidR="00000000" w:rsidDel="00000000" w:rsidP="00000000" w:rsidRDefault="00000000" w:rsidRPr="00000000" w14:paraId="00000706">
      <w:pPr>
        <w:numPr>
          <w:ilvl w:val="0"/>
          <w:numId w:val="5"/>
        </w:numPr>
        <w:ind w:left="2520" w:hanging="360"/>
        <w:rPr/>
      </w:pPr>
      <w:sdt>
        <w:sdtPr>
          <w:tag w:val="goog_rdk_542"/>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07">
      <w:pPr>
        <w:numPr>
          <w:ilvl w:val="0"/>
          <w:numId w:val="5"/>
        </w:numPr>
        <w:ind w:left="2520" w:hanging="360"/>
      </w:pPr>
      <w:sdt>
        <w:sdtPr>
          <w:tag w:val="goog_rdk_543"/>
        </w:sdtPr>
        <w:sdtContent>
          <w:r w:rsidDel="00000000" w:rsidR="00000000" w:rsidRPr="00000000">
            <w:rPr>
              <w:rFonts w:ascii="Arial Unicode MS" w:cs="Arial Unicode MS" w:eastAsia="Arial Unicode MS" w:hAnsi="Arial Unicode MS"/>
              <w:rtl w:val="0"/>
            </w:rPr>
            <w:t xml:space="preserve">Second person pronoun/s – “あなた, 君”</w:t>
          </w:r>
        </w:sdtContent>
      </w:sdt>
    </w:p>
    <w:p w:rsidR="00000000" w:rsidDel="00000000" w:rsidP="00000000" w:rsidRDefault="00000000" w:rsidRPr="00000000" w14:paraId="00000708">
      <w:pPr>
        <w:ind w:left="1440" w:firstLine="0"/>
        <w:rPr/>
      </w:pPr>
      <w:r w:rsidDel="00000000" w:rsidR="00000000" w:rsidRPr="00000000">
        <w:rPr>
          <w:rtl w:val="0"/>
        </w:rPr>
        <w:t xml:space="preserve">English speech quirks:</w:t>
      </w:r>
    </w:p>
    <w:p w:rsidR="00000000" w:rsidDel="00000000" w:rsidP="00000000" w:rsidRDefault="00000000" w:rsidRPr="00000000" w14:paraId="00000709">
      <w:pPr>
        <w:widowControl w:val="0"/>
        <w:numPr>
          <w:ilvl w:val="0"/>
          <w:numId w:val="5"/>
        </w:numPr>
        <w:spacing w:line="240" w:lineRule="auto"/>
        <w:ind w:left="2520" w:hanging="360"/>
        <w:rPr/>
      </w:pPr>
      <w:r w:rsidDel="00000000" w:rsidR="00000000" w:rsidRPr="00000000">
        <w:rPr>
          <w:rtl w:val="0"/>
        </w:rPr>
        <w:t xml:space="preserve">Avoids any contractions entirely</w:t>
      </w:r>
    </w:p>
    <w:p w:rsidR="00000000" w:rsidDel="00000000" w:rsidP="00000000" w:rsidRDefault="00000000" w:rsidRPr="00000000" w14:paraId="0000070A">
      <w:pPr>
        <w:widowControl w:val="0"/>
        <w:numPr>
          <w:ilvl w:val="0"/>
          <w:numId w:val="5"/>
        </w:numPr>
        <w:spacing w:line="240" w:lineRule="auto"/>
        <w:ind w:left="2520" w:hanging="360"/>
        <w:rPr/>
      </w:pPr>
      <w:r w:rsidDel="00000000" w:rsidR="00000000" w:rsidRPr="00000000">
        <w:rPr>
          <w:rtl w:val="0"/>
        </w:rPr>
        <w:t xml:space="preserve">Well-spoken and polite</w:t>
      </w:r>
    </w:p>
    <w:p w:rsidR="00000000" w:rsidDel="00000000" w:rsidP="00000000" w:rsidRDefault="00000000" w:rsidRPr="00000000" w14:paraId="0000070B">
      <w:pPr>
        <w:ind w:left="720" w:firstLine="720"/>
        <w:rPr/>
      </w:pPr>
      <w:r w:rsidDel="00000000" w:rsidR="00000000" w:rsidRPr="00000000">
        <w:rPr>
          <w:rtl w:val="0"/>
        </w:rPr>
        <w:t xml:space="preserve">Notes:</w:t>
      </w:r>
    </w:p>
    <w:p w:rsidR="00000000" w:rsidDel="00000000" w:rsidP="00000000" w:rsidRDefault="00000000" w:rsidRPr="00000000" w14:paraId="0000070C">
      <w:pPr>
        <w:numPr>
          <w:ilvl w:val="0"/>
          <w:numId w:val="5"/>
        </w:numPr>
        <w:ind w:left="2520" w:hanging="360"/>
        <w:rPr/>
      </w:pPr>
      <w:sdt>
        <w:sdtPr>
          <w:tag w:val="goog_rdk_544"/>
        </w:sdtPr>
        <w:sdtContent>
          <w:r w:rsidDel="00000000" w:rsidR="00000000" w:rsidRPr="00000000">
            <w:rPr>
              <w:rFonts w:ascii="Arial Unicode MS" w:cs="Arial Unicode MS" w:eastAsia="Arial Unicode MS" w:hAnsi="Arial Unicode MS"/>
              <w:rtl w:val="0"/>
            </w:rPr>
            <w:t xml:space="preserve">Referred to as Ottobro by Garfiel (オットー)</w:t>
          </w:r>
        </w:sdtContent>
      </w:sdt>
    </w:p>
    <w:p w:rsidR="00000000" w:rsidDel="00000000" w:rsidP="00000000" w:rsidRDefault="00000000" w:rsidRPr="00000000" w14:paraId="0000070D">
      <w:pPr>
        <w:numPr>
          <w:ilvl w:val="0"/>
          <w:numId w:val="5"/>
        </w:numPr>
        <w:ind w:left="2520" w:hanging="360"/>
        <w:rPr/>
      </w:pPr>
      <w:sdt>
        <w:sdtPr>
          <w:tag w:val="goog_rdk_545"/>
        </w:sdtPr>
        <w:sdtContent>
          <w:r w:rsidDel="00000000" w:rsidR="00000000" w:rsidRPr="00000000">
            <w:rPr>
              <w:rFonts w:ascii="Arial Unicode MS" w:cs="Arial Unicode MS" w:eastAsia="Arial Unicode MS" w:hAnsi="Arial Unicode MS"/>
              <w:rtl w:val="0"/>
            </w:rPr>
            <w:t xml:space="preserve">Referred to as Internal Affairs Minister from time to time (内政官) by Roswaal</w:t>
          </w:r>
        </w:sdtContent>
      </w:sdt>
    </w:p>
    <w:p w:rsidR="00000000" w:rsidDel="00000000" w:rsidP="00000000" w:rsidRDefault="00000000" w:rsidRPr="00000000" w14:paraId="0000070E">
      <w:pPr>
        <w:numPr>
          <w:ilvl w:val="0"/>
          <w:numId w:val="5"/>
        </w:numPr>
        <w:ind w:left="2520" w:hanging="360"/>
        <w:rPr/>
      </w:pPr>
      <w:sdt>
        <w:sdtPr>
          <w:tag w:val="goog_rdk_546"/>
        </w:sdtPr>
        <w:sdtContent>
          <w:r w:rsidDel="00000000" w:rsidR="00000000" w:rsidRPr="00000000">
            <w:rPr>
              <w:rFonts w:ascii="Arial Unicode MS" w:cs="Arial Unicode MS" w:eastAsia="Arial Unicode MS" w:hAnsi="Arial Unicode MS"/>
              <w:rtl w:val="0"/>
            </w:rPr>
            <w:t xml:space="preserve">Referred with sama(様) by Frederica, and pre-arc 7 Rem</w:t>
          </w:r>
        </w:sdtContent>
      </w:sdt>
    </w:p>
    <w:p w:rsidR="00000000" w:rsidDel="00000000" w:rsidP="00000000" w:rsidRDefault="00000000" w:rsidRPr="00000000" w14:paraId="0000070F">
      <w:pPr>
        <w:numPr>
          <w:ilvl w:val="0"/>
          <w:numId w:val="5"/>
        </w:numPr>
        <w:ind w:left="2520" w:hanging="360"/>
        <w:rPr/>
      </w:pPr>
      <w:sdt>
        <w:sdtPr>
          <w:tag w:val="goog_rdk_547"/>
        </w:sdtPr>
        <w:sdtContent>
          <w:r w:rsidDel="00000000" w:rsidR="00000000" w:rsidRPr="00000000">
            <w:rPr>
              <w:rFonts w:ascii="Arial Unicode MS" w:cs="Arial Unicode MS" w:eastAsia="Arial Unicode MS" w:hAnsi="Arial Unicode MS"/>
              <w:rtl w:val="0"/>
            </w:rPr>
            <w:t xml:space="preserve">Referred with san(さん) by Petra</w:t>
          </w:r>
        </w:sdtContent>
      </w:sdt>
    </w:p>
    <w:p w:rsidR="00000000" w:rsidDel="00000000" w:rsidP="00000000" w:rsidRDefault="00000000" w:rsidRPr="00000000" w14:paraId="00000710">
      <w:pPr>
        <w:numPr>
          <w:ilvl w:val="0"/>
          <w:numId w:val="5"/>
        </w:numPr>
        <w:ind w:left="2520" w:hanging="360"/>
        <w:rPr/>
      </w:pPr>
      <w:sdt>
        <w:sdtPr>
          <w:tag w:val="goog_rdk_548"/>
        </w:sdtPr>
        <w:sdtContent>
          <w:r w:rsidDel="00000000" w:rsidR="00000000" w:rsidRPr="00000000">
            <w:rPr>
              <w:rFonts w:ascii="Arial Unicode MS" w:cs="Arial Unicode MS" w:eastAsia="Arial Unicode MS" w:hAnsi="Arial Unicode MS"/>
              <w:rtl w:val="0"/>
            </w:rPr>
            <w:t xml:space="preserve">Referred with kun(くん) by Roswaal, and Emilia</w:t>
          </w:r>
        </w:sdtContent>
      </w:sdt>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pStyle w:val="Heading4"/>
        <w:rPr/>
      </w:pPr>
      <w:bookmarkStart w:colFirst="0" w:colLast="0" w:name="_heading=h.59ay24wfuqzm" w:id="37"/>
      <w:bookmarkEnd w:id="37"/>
      <w:r w:rsidDel="00000000" w:rsidR="00000000" w:rsidRPr="00000000">
        <w:rPr>
          <w:rtl w:val="0"/>
        </w:rPr>
        <w:t xml:space="preserve">Petra Leyte</w:t>
      </w:r>
    </w:p>
    <w:p w:rsidR="00000000" w:rsidDel="00000000" w:rsidP="00000000" w:rsidRDefault="00000000" w:rsidRPr="00000000" w14:paraId="00000713">
      <w:pPr>
        <w:rPr/>
      </w:pPr>
      <w:sdt>
        <w:sdtPr>
          <w:tag w:val="goog_rdk_549"/>
        </w:sdtPr>
        <w:sdtContent>
          <w:r w:rsidDel="00000000" w:rsidR="00000000" w:rsidRPr="00000000">
            <w:rPr>
              <w:rFonts w:ascii="Arial Unicode MS" w:cs="Arial Unicode MS" w:eastAsia="Arial Unicode MS" w:hAnsi="Arial Unicode MS"/>
              <w:rtl w:val="0"/>
            </w:rPr>
            <w:tab/>
            <w:tab/>
            <w:t xml:space="preserve">Name in Japanese: ペトラ・レイテ</w:t>
          </w:r>
        </w:sdtContent>
      </w:sdt>
    </w:p>
    <w:p w:rsidR="00000000" w:rsidDel="00000000" w:rsidP="00000000" w:rsidRDefault="00000000" w:rsidRPr="00000000" w14:paraId="00000714">
      <w:pPr>
        <w:rPr/>
      </w:pPr>
      <w:r w:rsidDel="00000000" w:rsidR="00000000" w:rsidRPr="00000000">
        <w:rPr>
          <w:rtl w:val="0"/>
        </w:rPr>
        <w:tab/>
        <w:tab/>
        <w:t xml:space="preserve">Japanese speech quirks:</w:t>
      </w:r>
    </w:p>
    <w:p w:rsidR="00000000" w:rsidDel="00000000" w:rsidP="00000000" w:rsidRDefault="00000000" w:rsidRPr="00000000" w14:paraId="00000715">
      <w:pPr>
        <w:numPr>
          <w:ilvl w:val="0"/>
          <w:numId w:val="5"/>
        </w:numPr>
        <w:ind w:left="2520" w:hanging="360"/>
        <w:rPr/>
      </w:pPr>
      <w:sdt>
        <w:sdtPr>
          <w:tag w:val="goog_rdk_550"/>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716">
      <w:pPr>
        <w:numPr>
          <w:ilvl w:val="0"/>
          <w:numId w:val="5"/>
        </w:numPr>
        <w:ind w:left="2520" w:hanging="360"/>
      </w:pPr>
      <w:sdt>
        <w:sdtPr>
          <w:tag w:val="goog_rdk_551"/>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17">
      <w:pPr>
        <w:ind w:left="1440" w:firstLine="0"/>
        <w:rPr/>
      </w:pPr>
      <w:r w:rsidDel="00000000" w:rsidR="00000000" w:rsidRPr="00000000">
        <w:rPr>
          <w:rtl w:val="0"/>
        </w:rPr>
        <w:t xml:space="preserve">English speech quirks:</w:t>
      </w:r>
    </w:p>
    <w:p w:rsidR="00000000" w:rsidDel="00000000" w:rsidP="00000000" w:rsidRDefault="00000000" w:rsidRPr="00000000" w14:paraId="00000718">
      <w:pPr>
        <w:numPr>
          <w:ilvl w:val="0"/>
          <w:numId w:val="5"/>
        </w:numPr>
        <w:ind w:left="2520" w:hanging="360"/>
        <w:rPr/>
      </w:pPr>
      <w:r w:rsidDel="00000000" w:rsidR="00000000" w:rsidRPr="00000000">
        <w:rPr>
          <w:rtl w:val="0"/>
        </w:rPr>
        <w:t xml:space="preserve">Polite speech</w:t>
      </w:r>
    </w:p>
    <w:p w:rsidR="00000000" w:rsidDel="00000000" w:rsidP="00000000" w:rsidRDefault="00000000" w:rsidRPr="00000000" w14:paraId="00000719">
      <w:pPr>
        <w:numPr>
          <w:ilvl w:val="0"/>
          <w:numId w:val="5"/>
        </w:numPr>
        <w:ind w:left="2520" w:hanging="360"/>
        <w:rPr/>
      </w:pPr>
      <w:r w:rsidDel="00000000" w:rsidR="00000000" w:rsidRPr="00000000">
        <w:rPr>
          <w:rtl w:val="0"/>
        </w:rPr>
        <w:t xml:space="preserve">Uses contractions but not very often (post arc 4)</w:t>
      </w:r>
    </w:p>
    <w:p w:rsidR="00000000" w:rsidDel="00000000" w:rsidP="00000000" w:rsidRDefault="00000000" w:rsidRPr="00000000" w14:paraId="0000071A">
      <w:pPr>
        <w:numPr>
          <w:ilvl w:val="0"/>
          <w:numId w:val="5"/>
        </w:numPr>
        <w:ind w:left="2520" w:hanging="360"/>
        <w:rPr/>
      </w:pPr>
      <w:r w:rsidDel="00000000" w:rsidR="00000000" w:rsidRPr="00000000">
        <w:rPr>
          <w:rtl w:val="0"/>
        </w:rPr>
        <w:t xml:space="preserve">Very slight child like way of speaking</w:t>
      </w:r>
    </w:p>
    <w:p w:rsidR="00000000" w:rsidDel="00000000" w:rsidP="00000000" w:rsidRDefault="00000000" w:rsidRPr="00000000" w14:paraId="0000071B">
      <w:pPr>
        <w:numPr>
          <w:ilvl w:val="0"/>
          <w:numId w:val="5"/>
        </w:numPr>
        <w:ind w:left="2520" w:hanging="360"/>
        <w:rPr/>
      </w:pPr>
      <w:sdt>
        <w:sdtPr>
          <w:tag w:val="goog_rdk_552"/>
        </w:sdtPr>
        <w:sdtContent>
          <w:r w:rsidDel="00000000" w:rsidR="00000000" w:rsidRPr="00000000">
            <w:rPr>
              <w:rFonts w:ascii="Arial Unicode MS" w:cs="Arial Unicode MS" w:eastAsia="Arial Unicode MS" w:hAnsi="Arial Unicode MS"/>
              <w:rtl w:val="0"/>
            </w:rPr>
            <w:t xml:space="preserve">Refers to all the maids with “nee-sama” 姉様</w:t>
          </w:r>
        </w:sdtContent>
      </w:sdt>
    </w:p>
    <w:p w:rsidR="00000000" w:rsidDel="00000000" w:rsidP="00000000" w:rsidRDefault="00000000" w:rsidRPr="00000000" w14:paraId="0000071C">
      <w:pPr>
        <w:numPr>
          <w:ilvl w:val="0"/>
          <w:numId w:val="5"/>
        </w:numPr>
        <w:ind w:left="2520" w:hanging="360"/>
        <w:rPr/>
      </w:pPr>
      <w:r w:rsidDel="00000000" w:rsidR="00000000" w:rsidRPr="00000000">
        <w:rPr>
          <w:rtl w:val="0"/>
        </w:rPr>
        <w:t xml:space="preserve">Refers to Clind with “nii-sama” </w:t>
      </w:r>
    </w:p>
    <w:p w:rsidR="00000000" w:rsidDel="00000000" w:rsidP="00000000" w:rsidRDefault="00000000" w:rsidRPr="00000000" w14:paraId="0000071D">
      <w:pPr>
        <w:numPr>
          <w:ilvl w:val="0"/>
          <w:numId w:val="5"/>
        </w:numPr>
        <w:ind w:left="2520" w:hanging="360"/>
        <w:rPr/>
      </w:pPr>
      <w:sdt>
        <w:sdtPr>
          <w:tag w:val="goog_rdk_553"/>
        </w:sdtPr>
        <w:sdtContent>
          <w:r w:rsidDel="00000000" w:rsidR="00000000" w:rsidRPr="00000000">
            <w:rPr>
              <w:rFonts w:ascii="Arial Unicode MS" w:cs="Arial Unicode MS" w:eastAsia="Arial Unicode MS" w:hAnsi="Arial Unicode MS"/>
              <w:rtl w:val="0"/>
            </w:rPr>
            <w:t xml:space="preserve">Refers to everyone above her with “sama” 様 except Otto he gets the “san”</w:t>
          </w:r>
        </w:sdtContent>
      </w:sdt>
    </w:p>
    <w:p w:rsidR="00000000" w:rsidDel="00000000" w:rsidP="00000000" w:rsidRDefault="00000000" w:rsidRPr="00000000" w14:paraId="0000071E">
      <w:pPr>
        <w:numPr>
          <w:ilvl w:val="0"/>
          <w:numId w:val="5"/>
        </w:numPr>
        <w:ind w:left="2520" w:hanging="360"/>
        <w:rPr/>
      </w:pPr>
      <w:r w:rsidDel="00000000" w:rsidR="00000000" w:rsidRPr="00000000">
        <w:rPr>
          <w:rtl w:val="0"/>
        </w:rPr>
        <w:t xml:space="preserve">Will sometimes drop “sama” with Subaru</w:t>
      </w:r>
    </w:p>
    <w:p w:rsidR="00000000" w:rsidDel="00000000" w:rsidP="00000000" w:rsidRDefault="00000000" w:rsidRPr="00000000" w14:paraId="0000071F">
      <w:pPr>
        <w:numPr>
          <w:ilvl w:val="0"/>
          <w:numId w:val="5"/>
        </w:numPr>
        <w:ind w:left="2520" w:hanging="360"/>
        <w:rPr/>
      </w:pPr>
      <w:sdt>
        <w:sdtPr>
          <w:tag w:val="goog_rdk_554"/>
        </w:sdtPr>
        <w:sdtContent>
          <w:r w:rsidDel="00000000" w:rsidR="00000000" w:rsidRPr="00000000">
            <w:rPr>
              <w:rFonts w:ascii="Arial Unicode MS" w:cs="Arial Unicode MS" w:eastAsia="Arial Unicode MS" w:hAnsi="Arial Unicode MS"/>
              <w:rtl w:val="0"/>
            </w:rPr>
            <w:t xml:space="preserve">Refers to Roswaal with “旦那様” should always to translated as “Master” or “the Master”.</w:t>
          </w:r>
        </w:sdtContent>
      </w:sdt>
    </w:p>
    <w:p w:rsidR="00000000" w:rsidDel="00000000" w:rsidP="00000000" w:rsidRDefault="00000000" w:rsidRPr="00000000" w14:paraId="00000720">
      <w:pPr>
        <w:numPr>
          <w:ilvl w:val="0"/>
          <w:numId w:val="5"/>
        </w:numPr>
        <w:ind w:left="2520" w:hanging="360"/>
        <w:rPr/>
      </w:pPr>
      <w:sdt>
        <w:sdtPr>
          <w:tag w:val="goog_rdk_555"/>
        </w:sdtPr>
        <w:sdtContent>
          <w:r w:rsidDel="00000000" w:rsidR="00000000" w:rsidRPr="00000000">
            <w:rPr>
              <w:rFonts w:ascii="Arial Unicode MS" w:cs="Arial Unicode MS" w:eastAsia="Arial Unicode MS" w:hAnsi="Arial Unicode MS"/>
              <w:rtl w:val="0"/>
            </w:rPr>
            <w:t xml:space="preserve">Referred to as “嬢様” in Arc 7, to be localized as “Lady Petra”</w:t>
          </w:r>
        </w:sdtContent>
      </w:sdt>
    </w:p>
    <w:p w:rsidR="00000000" w:rsidDel="00000000" w:rsidP="00000000" w:rsidRDefault="00000000" w:rsidRPr="00000000" w14:paraId="00000721">
      <w:pPr>
        <w:ind w:left="1440" w:firstLine="0"/>
        <w:rPr/>
      </w:pPr>
      <w:r w:rsidDel="00000000" w:rsidR="00000000" w:rsidRPr="00000000">
        <w:rPr>
          <w:rtl w:val="0"/>
        </w:rPr>
        <w:t xml:space="preserve">Notes:</w:t>
      </w:r>
    </w:p>
    <w:p w:rsidR="00000000" w:rsidDel="00000000" w:rsidP="00000000" w:rsidRDefault="00000000" w:rsidRPr="00000000" w14:paraId="00000722">
      <w:pPr>
        <w:numPr>
          <w:ilvl w:val="0"/>
          <w:numId w:val="5"/>
        </w:numPr>
        <w:ind w:left="2520" w:hanging="360"/>
        <w:rPr/>
      </w:pPr>
      <w:r w:rsidDel="00000000" w:rsidR="00000000" w:rsidRPr="00000000">
        <w:rPr>
          <w:rtl w:val="0"/>
        </w:rPr>
        <w:t xml:space="preserve">As of Arc 7 Chapter 76 many characters she referred to with “sama” are now referred with san, such as, Garf, Emilia, and many others.</w:t>
      </w:r>
      <w:r w:rsidDel="00000000" w:rsidR="00000000" w:rsidRPr="00000000">
        <w:rPr>
          <w:rtl w:val="0"/>
        </w:rPr>
      </w:r>
    </w:p>
    <w:p w:rsidR="00000000" w:rsidDel="00000000" w:rsidP="00000000" w:rsidRDefault="00000000" w:rsidRPr="00000000" w14:paraId="00000723">
      <w:pPr>
        <w:rPr>
          <w:b w:val="1"/>
        </w:rPr>
      </w:pPr>
      <w:r w:rsidDel="00000000" w:rsidR="00000000" w:rsidRPr="00000000">
        <w:rPr>
          <w:rtl w:val="0"/>
        </w:rPr>
      </w:r>
    </w:p>
    <w:p w:rsidR="00000000" w:rsidDel="00000000" w:rsidP="00000000" w:rsidRDefault="00000000" w:rsidRPr="00000000" w14:paraId="00000724">
      <w:pPr>
        <w:pStyle w:val="Heading4"/>
        <w:rPr/>
      </w:pPr>
      <w:bookmarkStart w:colFirst="0" w:colLast="0" w:name="_heading=h.hfrawsaoned4" w:id="38"/>
      <w:bookmarkEnd w:id="38"/>
      <w:r w:rsidDel="00000000" w:rsidR="00000000" w:rsidRPr="00000000">
        <w:rPr>
          <w:rtl w:val="0"/>
        </w:rPr>
        <w:t xml:space="preserve">Puck (WIP)</w:t>
      </w:r>
    </w:p>
    <w:p w:rsidR="00000000" w:rsidDel="00000000" w:rsidP="00000000" w:rsidRDefault="00000000" w:rsidRPr="00000000" w14:paraId="00000725">
      <w:pPr>
        <w:rPr/>
      </w:pPr>
      <w:sdt>
        <w:sdtPr>
          <w:tag w:val="goog_rdk_556"/>
        </w:sdtPr>
        <w:sdtContent>
          <w:r w:rsidDel="00000000" w:rsidR="00000000" w:rsidRPr="00000000">
            <w:rPr>
              <w:rFonts w:ascii="Arial Unicode MS" w:cs="Arial Unicode MS" w:eastAsia="Arial Unicode MS" w:hAnsi="Arial Unicode MS"/>
              <w:rtl w:val="0"/>
            </w:rPr>
            <w:tab/>
            <w:tab/>
            <w:t xml:space="preserve">Name in Japanese: パック</w:t>
          </w:r>
        </w:sdtContent>
      </w:sdt>
    </w:p>
    <w:p w:rsidR="00000000" w:rsidDel="00000000" w:rsidP="00000000" w:rsidRDefault="00000000" w:rsidRPr="00000000" w14:paraId="00000726">
      <w:pPr>
        <w:rPr/>
      </w:pPr>
      <w:r w:rsidDel="00000000" w:rsidR="00000000" w:rsidRPr="00000000">
        <w:rPr>
          <w:rtl w:val="0"/>
        </w:rPr>
        <w:tab/>
        <w:tab/>
        <w:t xml:space="preserve">Japanese speech quirks:</w:t>
      </w:r>
    </w:p>
    <w:p w:rsidR="00000000" w:rsidDel="00000000" w:rsidP="00000000" w:rsidRDefault="00000000" w:rsidRPr="00000000" w14:paraId="00000727">
      <w:pPr>
        <w:numPr>
          <w:ilvl w:val="0"/>
          <w:numId w:val="5"/>
        </w:numPr>
        <w:ind w:left="2520" w:hanging="360"/>
      </w:pPr>
      <w:sdt>
        <w:sdtPr>
          <w:tag w:val="goog_rdk_557"/>
        </w:sdtPr>
        <w:sdtContent>
          <w:r w:rsidDel="00000000" w:rsidR="00000000" w:rsidRPr="00000000">
            <w:rPr>
              <w:rFonts w:ascii="Arial Unicode MS" w:cs="Arial Unicode MS" w:eastAsia="Arial Unicode MS" w:hAnsi="Arial Unicode MS"/>
              <w:rtl w:val="0"/>
            </w:rPr>
            <w:t xml:space="preserve">First person pronoun – “ボク” (can snap to “俺” in very particular circumstances)</w:t>
          </w:r>
        </w:sdtContent>
      </w:sdt>
    </w:p>
    <w:p w:rsidR="00000000" w:rsidDel="00000000" w:rsidP="00000000" w:rsidRDefault="00000000" w:rsidRPr="00000000" w14:paraId="0000072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29">
      <w:pPr>
        <w:ind w:left="1440" w:firstLine="0"/>
        <w:rPr/>
      </w:pPr>
      <w:r w:rsidDel="00000000" w:rsidR="00000000" w:rsidRPr="00000000">
        <w:rPr>
          <w:rtl w:val="0"/>
        </w:rPr>
        <w:t xml:space="preserve">English speech quirks:</w:t>
      </w:r>
    </w:p>
    <w:p w:rsidR="00000000" w:rsidDel="00000000" w:rsidP="00000000" w:rsidRDefault="00000000" w:rsidRPr="00000000" w14:paraId="0000072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2B">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2C">
      <w:pPr>
        <w:ind w:left="1440" w:firstLine="0"/>
        <w:rPr/>
      </w:pPr>
      <w:r w:rsidDel="00000000" w:rsidR="00000000" w:rsidRPr="00000000">
        <w:rPr>
          <w:rtl w:val="0"/>
        </w:rPr>
        <w:t xml:space="preserve">Notes:</w:t>
      </w:r>
    </w:p>
    <w:p w:rsidR="00000000" w:rsidDel="00000000" w:rsidP="00000000" w:rsidRDefault="00000000" w:rsidRPr="00000000" w14:paraId="0000072D">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72E">
      <w:pPr>
        <w:rPr>
          <w:b w:val="1"/>
        </w:rPr>
      </w:pPr>
      <w:r w:rsidDel="00000000" w:rsidR="00000000" w:rsidRPr="00000000">
        <w:rPr>
          <w:rtl w:val="0"/>
        </w:rPr>
      </w:r>
    </w:p>
    <w:p w:rsidR="00000000" w:rsidDel="00000000" w:rsidP="00000000" w:rsidRDefault="00000000" w:rsidRPr="00000000" w14:paraId="0000072F">
      <w:pPr>
        <w:pStyle w:val="Heading4"/>
        <w:rPr/>
      </w:pPr>
      <w:bookmarkStart w:colFirst="0" w:colLast="0" w:name="_heading=h.bbsrgrltxy6m" w:id="39"/>
      <w:bookmarkEnd w:id="39"/>
      <w:r w:rsidDel="00000000" w:rsidR="00000000" w:rsidRPr="00000000">
        <w:rPr>
          <w:rtl w:val="0"/>
        </w:rPr>
        <w:t xml:space="preserve">Ram</w:t>
      </w:r>
    </w:p>
    <w:p w:rsidR="00000000" w:rsidDel="00000000" w:rsidP="00000000" w:rsidRDefault="00000000" w:rsidRPr="00000000" w14:paraId="00000730">
      <w:pPr>
        <w:rPr/>
      </w:pPr>
      <w:sdt>
        <w:sdtPr>
          <w:tag w:val="goog_rdk_558"/>
        </w:sdtPr>
        <w:sdtContent>
          <w:r w:rsidDel="00000000" w:rsidR="00000000" w:rsidRPr="00000000">
            <w:rPr>
              <w:rFonts w:ascii="Arial Unicode MS" w:cs="Arial Unicode MS" w:eastAsia="Arial Unicode MS" w:hAnsi="Arial Unicode MS"/>
              <w:rtl w:val="0"/>
            </w:rPr>
            <w:tab/>
            <w:tab/>
            <w:t xml:space="preserve">Name in Japanese: ラム</w:t>
          </w:r>
        </w:sdtContent>
      </w:sdt>
    </w:p>
    <w:p w:rsidR="00000000" w:rsidDel="00000000" w:rsidP="00000000" w:rsidRDefault="00000000" w:rsidRPr="00000000" w14:paraId="00000731">
      <w:pPr>
        <w:rPr/>
      </w:pPr>
      <w:r w:rsidDel="00000000" w:rsidR="00000000" w:rsidRPr="00000000">
        <w:rPr>
          <w:rtl w:val="0"/>
        </w:rPr>
        <w:tab/>
        <w:tab/>
        <w:t xml:space="preserve">Japanese speech quirks:</w:t>
      </w:r>
    </w:p>
    <w:p w:rsidR="00000000" w:rsidDel="00000000" w:rsidP="00000000" w:rsidRDefault="00000000" w:rsidRPr="00000000" w14:paraId="00000732">
      <w:pPr>
        <w:numPr>
          <w:ilvl w:val="0"/>
          <w:numId w:val="5"/>
        </w:numPr>
        <w:ind w:left="2520" w:hanging="360"/>
        <w:rPr/>
      </w:pPr>
      <w:r w:rsidDel="00000000" w:rsidR="00000000" w:rsidRPr="00000000">
        <w:rPr>
          <w:rtl w:val="0"/>
        </w:rPr>
        <w:t xml:space="preserve">First person pronoun – Own name in third person</w:t>
      </w:r>
    </w:p>
    <w:p w:rsidR="00000000" w:rsidDel="00000000" w:rsidP="00000000" w:rsidRDefault="00000000" w:rsidRPr="00000000" w14:paraId="00000733">
      <w:pPr>
        <w:numPr>
          <w:ilvl w:val="0"/>
          <w:numId w:val="5"/>
        </w:numPr>
        <w:ind w:left="2520" w:hanging="360"/>
      </w:pPr>
      <w:sdt>
        <w:sdtPr>
          <w:tag w:val="goog_rdk_559"/>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34">
      <w:pPr>
        <w:numPr>
          <w:ilvl w:val="1"/>
          <w:numId w:val="5"/>
        </w:numPr>
        <w:ind w:left="3240" w:hanging="360"/>
        <w:rPr/>
      </w:pPr>
      <w:sdt>
        <w:sdtPr>
          <w:tag w:val="goog_rdk_560"/>
        </w:sdtPr>
        <w:sdtContent>
          <w:r w:rsidDel="00000000" w:rsidR="00000000" w:rsidRPr="00000000">
            <w:rPr>
              <w:rFonts w:ascii="Arial Unicode MS" w:cs="Arial Unicode MS" w:eastAsia="Arial Unicode MS" w:hAnsi="Arial Unicode MS"/>
              <w:rtl w:val="0"/>
            </w:rPr>
            <w:t xml:space="preserve">Uses “姉” to refer to herself when talking about Rem Should be translated as “older sister”</w:t>
          </w:r>
        </w:sdtContent>
      </w:sdt>
    </w:p>
    <w:p w:rsidR="00000000" w:rsidDel="00000000" w:rsidP="00000000" w:rsidRDefault="00000000" w:rsidRPr="00000000" w14:paraId="00000735">
      <w:pPr>
        <w:numPr>
          <w:ilvl w:val="1"/>
          <w:numId w:val="5"/>
        </w:numPr>
        <w:ind w:left="3240" w:hanging="360"/>
        <w:rPr/>
      </w:pPr>
      <w:r w:rsidDel="00000000" w:rsidR="00000000" w:rsidRPr="00000000">
        <w:rPr>
          <w:rtl w:val="0"/>
        </w:rPr>
        <w:t xml:space="preserve">Very curt with people, but speaks politely</w:t>
      </w:r>
    </w:p>
    <w:p w:rsidR="00000000" w:rsidDel="00000000" w:rsidP="00000000" w:rsidRDefault="00000000" w:rsidRPr="00000000" w14:paraId="00000736">
      <w:pPr>
        <w:numPr>
          <w:ilvl w:val="0"/>
          <w:numId w:val="5"/>
        </w:numPr>
        <w:ind w:left="2520" w:hanging="360"/>
        <w:rPr/>
      </w:pPr>
      <w:sdt>
        <w:sdtPr>
          <w:tag w:val="goog_rdk_561"/>
        </w:sdtPr>
        <w:sdtContent>
          <w:r w:rsidDel="00000000" w:rsidR="00000000" w:rsidRPr="00000000">
            <w:rPr>
              <w:rFonts w:ascii="Arial Unicode MS" w:cs="Arial Unicode MS" w:eastAsia="Arial Unicode MS" w:hAnsi="Arial Unicode MS"/>
              <w:rtl w:val="0"/>
            </w:rPr>
            <w:t xml:space="preserve">Uses “ください”, “馬鹿ね” from time-to-time</w:t>
          </w:r>
        </w:sdtContent>
      </w:sdt>
    </w:p>
    <w:p w:rsidR="00000000" w:rsidDel="00000000" w:rsidP="00000000" w:rsidRDefault="00000000" w:rsidRPr="00000000" w14:paraId="00000737">
      <w:pPr>
        <w:ind w:left="1440" w:firstLine="0"/>
        <w:rPr/>
      </w:pPr>
      <w:r w:rsidDel="00000000" w:rsidR="00000000" w:rsidRPr="00000000">
        <w:rPr>
          <w:rtl w:val="0"/>
        </w:rPr>
        <w:t xml:space="preserve">English speech quirks:</w:t>
      </w:r>
    </w:p>
    <w:p w:rsidR="00000000" w:rsidDel="00000000" w:rsidP="00000000" w:rsidRDefault="00000000" w:rsidRPr="00000000" w14:paraId="00000738">
      <w:pPr>
        <w:numPr>
          <w:ilvl w:val="0"/>
          <w:numId w:val="5"/>
        </w:numPr>
        <w:ind w:left="2520" w:hanging="360"/>
        <w:rPr/>
      </w:pPr>
      <w:r w:rsidDel="00000000" w:rsidR="00000000" w:rsidRPr="00000000">
        <w:rPr>
          <w:rtl w:val="0"/>
        </w:rPr>
        <w:t xml:space="preserve">Referring to herself as third person should be kept as-is</w:t>
      </w:r>
    </w:p>
    <w:p w:rsidR="00000000" w:rsidDel="00000000" w:rsidP="00000000" w:rsidRDefault="00000000" w:rsidRPr="00000000" w14:paraId="0000073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some contractions such as “don’t”, etc, but does not use “-in’” / “(y’)ain’t” / “’n” / “y’all”</w:t>
      </w:r>
    </w:p>
    <w:p w:rsidR="00000000" w:rsidDel="00000000" w:rsidP="00000000" w:rsidRDefault="00000000" w:rsidRPr="00000000" w14:paraId="0000073A">
      <w:pPr>
        <w:numPr>
          <w:ilvl w:val="0"/>
          <w:numId w:val="5"/>
        </w:numPr>
        <w:ind w:left="2520" w:hanging="360"/>
        <w:rPr/>
      </w:pPr>
      <w:sdt>
        <w:sdtPr>
          <w:tag w:val="goog_rdk_562"/>
        </w:sdtPr>
        <w:sdtContent>
          <w:r w:rsidDel="00000000" w:rsidR="00000000" w:rsidRPr="00000000">
            <w:rPr>
              <w:rFonts w:ascii="Arial Unicode MS" w:cs="Arial Unicode MS" w:eastAsia="Arial Unicode MS" w:hAnsi="Arial Unicode MS"/>
              <w:rtl w:val="0"/>
            </w:rPr>
            <w:t xml:space="preserve">Uses “Kindly” whenever “ください” is employed</w:t>
          </w:r>
        </w:sdtContent>
      </w:sdt>
    </w:p>
    <w:p w:rsidR="00000000" w:rsidDel="00000000" w:rsidP="00000000" w:rsidRDefault="00000000" w:rsidRPr="00000000" w14:paraId="0000073B">
      <w:pPr>
        <w:numPr>
          <w:ilvl w:val="0"/>
          <w:numId w:val="5"/>
        </w:numPr>
        <w:ind w:left="2520" w:hanging="360"/>
        <w:rPr/>
      </w:pPr>
      <w:sdt>
        <w:sdtPr>
          <w:tag w:val="goog_rdk_563"/>
        </w:sdtPr>
        <w:sdtContent>
          <w:r w:rsidDel="00000000" w:rsidR="00000000" w:rsidRPr="00000000">
            <w:rPr>
              <w:rFonts w:ascii="Arial Unicode MS" w:cs="Arial Unicode MS" w:eastAsia="Arial Unicode MS" w:hAnsi="Arial Unicode MS"/>
              <w:rtl w:val="0"/>
            </w:rPr>
            <w:t xml:space="preserve">Uses “such a fool” whenever “馬鹿ね” is employed</w:t>
          </w:r>
        </w:sdtContent>
      </w:sdt>
    </w:p>
    <w:p w:rsidR="00000000" w:rsidDel="00000000" w:rsidP="00000000" w:rsidRDefault="00000000" w:rsidRPr="00000000" w14:paraId="0000073C">
      <w:pPr>
        <w:numPr>
          <w:ilvl w:val="0"/>
          <w:numId w:val="5"/>
        </w:numPr>
        <w:ind w:left="2520" w:hanging="360"/>
        <w:rPr/>
      </w:pPr>
      <w:r w:rsidDel="00000000" w:rsidR="00000000" w:rsidRPr="00000000">
        <w:rPr>
          <w:rtl w:val="0"/>
        </w:rPr>
        <w:t xml:space="preserve">Uses Garf for Garfiel</w:t>
      </w:r>
    </w:p>
    <w:p w:rsidR="00000000" w:rsidDel="00000000" w:rsidP="00000000" w:rsidRDefault="00000000" w:rsidRPr="00000000" w14:paraId="0000073D">
      <w:pPr>
        <w:ind w:left="1440" w:firstLine="0"/>
        <w:rPr/>
      </w:pPr>
      <w:r w:rsidDel="00000000" w:rsidR="00000000" w:rsidRPr="00000000">
        <w:rPr>
          <w:rtl w:val="0"/>
        </w:rPr>
        <w:t xml:space="preserve">Notes:</w:t>
      </w:r>
    </w:p>
    <w:p w:rsidR="00000000" w:rsidDel="00000000" w:rsidP="00000000" w:rsidRDefault="00000000" w:rsidRPr="00000000" w14:paraId="0000073E">
      <w:pPr>
        <w:numPr>
          <w:ilvl w:val="0"/>
          <w:numId w:val="5"/>
        </w:numPr>
        <w:ind w:left="2520" w:hanging="360"/>
        <w:rPr/>
      </w:pPr>
      <w:sdt>
        <w:sdtPr>
          <w:tag w:val="goog_rdk_564"/>
        </w:sdtPr>
        <w:sdtContent>
          <w:r w:rsidDel="00000000" w:rsidR="00000000" w:rsidRPr="00000000">
            <w:rPr>
              <w:rFonts w:ascii="Arial Unicode MS" w:cs="Arial Unicode MS" w:eastAsia="Arial Unicode MS" w:hAnsi="Arial Unicode MS"/>
              <w:rtl w:val="0"/>
            </w:rPr>
            <w:t xml:space="preserve">Referred to as “nee-sama” (姉様) by a plethora of people (Subaru, Rem, Petra…) - should be kept as spoken because we’re weebs</w:t>
          </w:r>
        </w:sdtContent>
      </w:sdt>
    </w:p>
    <w:p w:rsidR="00000000" w:rsidDel="00000000" w:rsidP="00000000" w:rsidRDefault="00000000" w:rsidRPr="00000000" w14:paraId="0000073F">
      <w:pPr>
        <w:numPr>
          <w:ilvl w:val="0"/>
          <w:numId w:val="5"/>
        </w:numPr>
        <w:ind w:left="2520" w:hanging="360"/>
        <w:rPr/>
      </w:pPr>
      <w:sdt>
        <w:sdtPr>
          <w:tag w:val="goog_rdk_565"/>
        </w:sdtPr>
        <w:sdtContent>
          <w:r w:rsidDel="00000000" w:rsidR="00000000" w:rsidRPr="00000000">
            <w:rPr>
              <w:rFonts w:ascii="Arial Unicode MS" w:cs="Arial Unicode MS" w:eastAsia="Arial Unicode MS" w:hAnsi="Arial Unicode MS"/>
              <w:rtl w:val="0"/>
            </w:rPr>
            <w:t xml:space="preserve">Has a sort-of catch-phrase with “剣を握るものは剣に、魔に縋るものは魔に、炎に委ねるものは炎に。そして、鬼に願うものは鬼に、拠り所にしたそれに滅ぼされる” - “Those who wield the sword fall to the sword, those who cling to evil fall to evil, those who yield to fire fall to fire. And, those who wish for the Oni fall to the Oni, destroyed by what they rely on.”</w:t>
          </w:r>
        </w:sdtContent>
      </w:sdt>
    </w:p>
    <w:p w:rsidR="00000000" w:rsidDel="00000000" w:rsidP="00000000" w:rsidRDefault="00000000" w:rsidRPr="00000000" w14:paraId="00000740">
      <w:pPr>
        <w:numPr>
          <w:ilvl w:val="0"/>
          <w:numId w:val="5"/>
        </w:numPr>
        <w:ind w:left="2520" w:hanging="360"/>
        <w:rPr/>
      </w:pPr>
      <w:sdt>
        <w:sdtPr>
          <w:tag w:val="goog_rdk_566"/>
        </w:sdtPr>
        <w:sdtContent>
          <w:r w:rsidDel="00000000" w:rsidR="00000000" w:rsidRPr="00000000">
            <w:rPr>
              <w:rFonts w:ascii="Arial Unicode MS" w:cs="Arial Unicode MS" w:eastAsia="Arial Unicode MS" w:hAnsi="Arial Unicode MS"/>
              <w:rtl w:val="0"/>
            </w:rPr>
            <w:t xml:space="preserve">Uses a lot of “おぞましい” (disgusting)</w:t>
          </w:r>
        </w:sdtContent>
      </w:sdt>
    </w:p>
    <w:p w:rsidR="00000000" w:rsidDel="00000000" w:rsidP="00000000" w:rsidRDefault="00000000" w:rsidRPr="00000000" w14:paraId="00000741">
      <w:pPr>
        <w:numPr>
          <w:ilvl w:val="0"/>
          <w:numId w:val="5"/>
        </w:numPr>
        <w:ind w:left="2520" w:hanging="360"/>
        <w:rPr/>
      </w:pPr>
      <w:r w:rsidDel="00000000" w:rsidR="00000000" w:rsidRPr="00000000">
        <w:rPr>
          <w:rtl w:val="0"/>
        </w:rPr>
        <w:t xml:space="preserve">Eye color should be written as “light-crimson”</w:t>
      </w:r>
    </w:p>
    <w:p w:rsidR="00000000" w:rsidDel="00000000" w:rsidP="00000000" w:rsidRDefault="00000000" w:rsidRPr="00000000" w14:paraId="00000742">
      <w:pPr>
        <w:numPr>
          <w:ilvl w:val="0"/>
          <w:numId w:val="5"/>
        </w:numPr>
        <w:ind w:left="2520" w:hanging="360"/>
        <w:rPr/>
      </w:pPr>
      <w:r w:rsidDel="00000000" w:rsidR="00000000" w:rsidRPr="00000000">
        <w:rPr>
          <w:rtl w:val="0"/>
        </w:rPr>
        <w:t xml:space="preserve">Hair color should be written as “pink”</w:t>
      </w:r>
      <w:r w:rsidDel="00000000" w:rsidR="00000000" w:rsidRPr="00000000">
        <w:rPr>
          <w:rtl w:val="0"/>
        </w:rPr>
      </w:r>
    </w:p>
    <w:p w:rsidR="00000000" w:rsidDel="00000000" w:rsidP="00000000" w:rsidRDefault="00000000" w:rsidRPr="00000000" w14:paraId="00000743">
      <w:pPr>
        <w:rPr>
          <w:b w:val="1"/>
        </w:rPr>
      </w:pPr>
      <w:r w:rsidDel="00000000" w:rsidR="00000000" w:rsidRPr="00000000">
        <w:rPr>
          <w:rtl w:val="0"/>
        </w:rPr>
      </w:r>
    </w:p>
    <w:p w:rsidR="00000000" w:rsidDel="00000000" w:rsidP="00000000" w:rsidRDefault="00000000" w:rsidRPr="00000000" w14:paraId="00000744">
      <w:pPr>
        <w:pStyle w:val="Heading4"/>
        <w:rPr/>
      </w:pPr>
      <w:bookmarkStart w:colFirst="0" w:colLast="0" w:name="_heading=h.ohqzvxmepi2v" w:id="40"/>
      <w:bookmarkEnd w:id="40"/>
      <w:r w:rsidDel="00000000" w:rsidR="00000000" w:rsidRPr="00000000">
        <w:rPr>
          <w:rtl w:val="0"/>
        </w:rPr>
        <w:t xml:space="preserve">Rem</w:t>
      </w:r>
    </w:p>
    <w:p w:rsidR="00000000" w:rsidDel="00000000" w:rsidP="00000000" w:rsidRDefault="00000000" w:rsidRPr="00000000" w14:paraId="00000745">
      <w:pPr>
        <w:rPr/>
      </w:pPr>
      <w:sdt>
        <w:sdtPr>
          <w:tag w:val="goog_rdk_567"/>
        </w:sdtPr>
        <w:sdtContent>
          <w:r w:rsidDel="00000000" w:rsidR="00000000" w:rsidRPr="00000000">
            <w:rPr>
              <w:rFonts w:ascii="Arial Unicode MS" w:cs="Arial Unicode MS" w:eastAsia="Arial Unicode MS" w:hAnsi="Arial Unicode MS"/>
              <w:rtl w:val="0"/>
            </w:rPr>
            <w:tab/>
            <w:tab/>
            <w:t xml:space="preserve">Name in Japanese: レム</w:t>
          </w:r>
        </w:sdtContent>
      </w:sdt>
    </w:p>
    <w:p w:rsidR="00000000" w:rsidDel="00000000" w:rsidP="00000000" w:rsidRDefault="00000000" w:rsidRPr="00000000" w14:paraId="00000746">
      <w:pPr>
        <w:rPr/>
      </w:pPr>
      <w:r w:rsidDel="00000000" w:rsidR="00000000" w:rsidRPr="00000000">
        <w:rPr>
          <w:rtl w:val="0"/>
        </w:rPr>
        <w:tab/>
        <w:tab/>
        <w:t xml:space="preserve">Japanese speech quirks:</w:t>
      </w:r>
    </w:p>
    <w:p w:rsidR="00000000" w:rsidDel="00000000" w:rsidP="00000000" w:rsidRDefault="00000000" w:rsidRPr="00000000" w14:paraId="00000747">
      <w:pPr>
        <w:numPr>
          <w:ilvl w:val="0"/>
          <w:numId w:val="5"/>
        </w:numPr>
        <w:ind w:left="2520" w:hanging="360"/>
        <w:rPr/>
      </w:pPr>
      <w:sdt>
        <w:sdtPr>
          <w:tag w:val="goog_rdk_568"/>
        </w:sdtPr>
        <w:sdtContent>
          <w:r w:rsidDel="00000000" w:rsidR="00000000" w:rsidRPr="00000000">
            <w:rPr>
              <w:rFonts w:ascii="Arial Unicode MS" w:cs="Arial Unicode MS" w:eastAsia="Arial Unicode MS" w:hAnsi="Arial Unicode MS"/>
              <w:rtl w:val="0"/>
            </w:rPr>
            <w:t xml:space="preserve">First person pronoun – “私” (uses own name, “レム”, pre-Arc 7)</w:t>
          </w:r>
        </w:sdtContent>
      </w:sdt>
    </w:p>
    <w:p w:rsidR="00000000" w:rsidDel="00000000" w:rsidP="00000000" w:rsidRDefault="00000000" w:rsidRPr="00000000" w14:paraId="00000748">
      <w:pPr>
        <w:numPr>
          <w:ilvl w:val="0"/>
          <w:numId w:val="5"/>
        </w:numPr>
        <w:ind w:left="2520" w:hanging="360"/>
      </w:pPr>
      <w:sdt>
        <w:sdtPr>
          <w:tag w:val="goog_rdk_569"/>
        </w:sdtPr>
        <w:sdtContent>
          <w:r w:rsidDel="00000000" w:rsidR="00000000" w:rsidRPr="00000000">
            <w:rPr>
              <w:rFonts w:ascii="Arial Unicode MS" w:cs="Arial Unicode MS" w:eastAsia="Arial Unicode MS" w:hAnsi="Arial Unicode MS"/>
              <w:rtl w:val="0"/>
            </w:rPr>
            <w:t xml:space="preserve">Second person pronoun/s – “あなた”</w:t>
          </w:r>
        </w:sdtContent>
      </w:sdt>
    </w:p>
    <w:p w:rsidR="00000000" w:rsidDel="00000000" w:rsidP="00000000" w:rsidRDefault="00000000" w:rsidRPr="00000000" w14:paraId="00000749">
      <w:pPr>
        <w:ind w:left="1440" w:firstLine="0"/>
        <w:rPr/>
      </w:pPr>
      <w:r w:rsidDel="00000000" w:rsidR="00000000" w:rsidRPr="00000000">
        <w:rPr>
          <w:rtl w:val="0"/>
        </w:rPr>
        <w:t xml:space="preserve">English speech quirks:</w:t>
      </w:r>
    </w:p>
    <w:p w:rsidR="00000000" w:rsidDel="00000000" w:rsidP="00000000" w:rsidRDefault="00000000" w:rsidRPr="00000000" w14:paraId="0000074A">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Refers to herself using “Rem” pre-Arc 7contra</w:t>
      </w:r>
    </w:p>
    <w:p w:rsidR="00000000" w:rsidDel="00000000" w:rsidP="00000000" w:rsidRDefault="00000000" w:rsidRPr="00000000" w14:paraId="0000074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74C">
      <w:pPr>
        <w:numPr>
          <w:ilvl w:val="0"/>
          <w:numId w:val="5"/>
        </w:numPr>
        <w:ind w:left="2520" w:hanging="360"/>
        <w:rPr/>
      </w:pPr>
      <w:r w:rsidDel="00000000" w:rsidR="00000000" w:rsidRPr="00000000">
        <w:rPr>
          <w:rtl w:val="0"/>
        </w:rPr>
        <w:t xml:space="preserve">Is a tad more curt to Subaru, but is curt overall</w:t>
      </w:r>
    </w:p>
    <w:p w:rsidR="00000000" w:rsidDel="00000000" w:rsidP="00000000" w:rsidRDefault="00000000" w:rsidRPr="00000000" w14:paraId="0000074D">
      <w:pPr>
        <w:ind w:left="1440" w:firstLine="0"/>
        <w:rPr/>
      </w:pPr>
      <w:r w:rsidDel="00000000" w:rsidR="00000000" w:rsidRPr="00000000">
        <w:rPr>
          <w:rtl w:val="0"/>
        </w:rPr>
        <w:t xml:space="preserve">Notes:</w:t>
      </w:r>
    </w:p>
    <w:p w:rsidR="00000000" w:rsidDel="00000000" w:rsidP="00000000" w:rsidRDefault="00000000" w:rsidRPr="00000000" w14:paraId="0000074E">
      <w:pPr>
        <w:numPr>
          <w:ilvl w:val="0"/>
          <w:numId w:val="5"/>
        </w:numPr>
        <w:ind w:left="2520" w:hanging="360"/>
        <w:rPr/>
      </w:pPr>
      <w:r w:rsidDel="00000000" w:rsidR="00000000" w:rsidRPr="00000000">
        <w:rPr>
          <w:rtl w:val="0"/>
        </w:rPr>
        <w:t xml:space="preserve">Uses Garf for Garfiel pre-Arc 7</w:t>
      </w:r>
    </w:p>
    <w:p w:rsidR="00000000" w:rsidDel="00000000" w:rsidP="00000000" w:rsidRDefault="00000000" w:rsidRPr="00000000" w14:paraId="0000074F">
      <w:pPr>
        <w:numPr>
          <w:ilvl w:val="0"/>
          <w:numId w:val="5"/>
        </w:numPr>
        <w:ind w:left="2520" w:hanging="360"/>
        <w:rPr>
          <w:u w:val="none"/>
        </w:rPr>
      </w:pPr>
      <w:sdt>
        <w:sdtPr>
          <w:tag w:val="goog_rdk_570"/>
        </w:sdtPr>
        <w:sdtContent>
          <w:r w:rsidDel="00000000" w:rsidR="00000000" w:rsidRPr="00000000">
            <w:rPr>
              <w:rFonts w:ascii="Arial Unicode MS" w:cs="Arial Unicode MS" w:eastAsia="Arial Unicode MS" w:hAnsi="Arial Unicode MS"/>
              <w:rtl w:val="0"/>
            </w:rPr>
            <w:t xml:space="preserve">Refers to Otto with sama 様(pre-Arc 7)</w:t>
          </w:r>
        </w:sdtContent>
      </w:sdt>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pStyle w:val="Heading4"/>
        <w:rPr/>
      </w:pPr>
      <w:bookmarkStart w:colFirst="0" w:colLast="0" w:name="_heading=h.2340iyea62me" w:id="41"/>
      <w:bookmarkEnd w:id="41"/>
      <w:r w:rsidDel="00000000" w:rsidR="00000000" w:rsidRPr="00000000">
        <w:rPr>
          <w:rtl w:val="0"/>
        </w:rPr>
        <w:t xml:space="preserve">Roswaal L. Mathers</w:t>
      </w:r>
    </w:p>
    <w:p w:rsidR="00000000" w:rsidDel="00000000" w:rsidP="00000000" w:rsidRDefault="00000000" w:rsidRPr="00000000" w14:paraId="00000752">
      <w:pPr>
        <w:rPr/>
      </w:pPr>
      <w:sdt>
        <w:sdtPr>
          <w:tag w:val="goog_rdk_571"/>
        </w:sdtPr>
        <w:sdtContent>
          <w:r w:rsidDel="00000000" w:rsidR="00000000" w:rsidRPr="00000000">
            <w:rPr>
              <w:rFonts w:ascii="Arial Unicode MS" w:cs="Arial Unicode MS" w:eastAsia="Arial Unicode MS" w:hAnsi="Arial Unicode MS"/>
              <w:rtl w:val="0"/>
            </w:rPr>
            <w:tab/>
            <w:tab/>
            <w:t xml:space="preserve">Name in Japanese: ロズワール・L・メイザース</w:t>
          </w:r>
        </w:sdtContent>
      </w:sdt>
    </w:p>
    <w:p w:rsidR="00000000" w:rsidDel="00000000" w:rsidP="00000000" w:rsidRDefault="00000000" w:rsidRPr="00000000" w14:paraId="00000753">
      <w:pPr>
        <w:ind w:firstLine="720"/>
        <w:rPr/>
      </w:pPr>
      <w:r w:rsidDel="00000000" w:rsidR="00000000" w:rsidRPr="00000000">
        <w:rPr>
          <w:rtl w:val="0"/>
        </w:rPr>
        <w:tab/>
        <w:t xml:space="preserve">Japanese speech quirks:</w:t>
      </w:r>
    </w:p>
    <w:p w:rsidR="00000000" w:rsidDel="00000000" w:rsidP="00000000" w:rsidRDefault="00000000" w:rsidRPr="00000000" w14:paraId="00000754">
      <w:pPr>
        <w:numPr>
          <w:ilvl w:val="0"/>
          <w:numId w:val="5"/>
        </w:numPr>
        <w:ind w:left="2520" w:hanging="360"/>
        <w:rPr/>
      </w:pPr>
      <w:sdt>
        <w:sdtPr>
          <w:tag w:val="goog_rdk_57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55">
      <w:pPr>
        <w:numPr>
          <w:ilvl w:val="0"/>
          <w:numId w:val="5"/>
        </w:numPr>
        <w:ind w:left="2520" w:hanging="360"/>
      </w:pPr>
      <w:sdt>
        <w:sdtPr>
          <w:tag w:val="goog_rdk_573"/>
        </w:sdtPr>
        <w:sdtContent>
          <w:r w:rsidDel="00000000" w:rsidR="00000000" w:rsidRPr="00000000">
            <w:rPr>
              <w:rFonts w:ascii="Arial Unicode MS" w:cs="Arial Unicode MS" w:eastAsia="Arial Unicode MS" w:hAnsi="Arial Unicode MS"/>
              <w:rtl w:val="0"/>
            </w:rPr>
            <w:t xml:space="preserve">Second person pronoun/s – "君”</w:t>
          </w:r>
        </w:sdtContent>
      </w:sdt>
    </w:p>
    <w:p w:rsidR="00000000" w:rsidDel="00000000" w:rsidP="00000000" w:rsidRDefault="00000000" w:rsidRPr="00000000" w14:paraId="00000756">
      <w:pPr>
        <w:numPr>
          <w:ilvl w:val="0"/>
          <w:numId w:val="5"/>
        </w:numPr>
        <w:ind w:left="2520" w:hanging="360"/>
        <w:rPr/>
      </w:pPr>
      <w:sdt>
        <w:sdtPr>
          <w:tag w:val="goog_rdk_574"/>
        </w:sdtPr>
        <w:sdtContent>
          <w:r w:rsidDel="00000000" w:rsidR="00000000" w:rsidRPr="00000000">
            <w:rPr>
              <w:rFonts w:ascii="Arial Unicode MS" w:cs="Arial Unicode MS" w:eastAsia="Arial Unicode MS" w:hAnsi="Arial Unicode MS"/>
              <w:rtl w:val="0"/>
            </w:rPr>
            <w:t xml:space="preserve">Elongates syllables here and there with ー</w:t>
          </w:r>
        </w:sdtContent>
      </w:sdt>
    </w:p>
    <w:p w:rsidR="00000000" w:rsidDel="00000000" w:rsidP="00000000" w:rsidRDefault="00000000" w:rsidRPr="00000000" w14:paraId="00000757">
      <w:pPr>
        <w:ind w:left="1440" w:firstLine="0"/>
        <w:rPr/>
      </w:pPr>
      <w:r w:rsidDel="00000000" w:rsidR="00000000" w:rsidRPr="00000000">
        <w:rPr>
          <w:rtl w:val="0"/>
        </w:rPr>
        <w:t xml:space="preserve">English speech quirks:</w:t>
      </w:r>
    </w:p>
    <w:p w:rsidR="00000000" w:rsidDel="00000000" w:rsidP="00000000" w:rsidRDefault="00000000" w:rsidRPr="00000000" w14:paraId="00000758">
      <w:pPr>
        <w:widowControl w:val="0"/>
        <w:numPr>
          <w:ilvl w:val="0"/>
          <w:numId w:val="5"/>
        </w:numPr>
        <w:spacing w:line="240" w:lineRule="auto"/>
        <w:ind w:left="2520" w:hanging="360"/>
        <w:rPr/>
      </w:pPr>
      <w:r w:rsidDel="00000000" w:rsidR="00000000" w:rsidRPr="00000000">
        <w:rPr>
          <w:rtl w:val="0"/>
        </w:rPr>
        <w:t xml:space="preserve">Uses contractions such as “I’m” / “don’t”, etc often, but does not use “-in’” / “(y’)ain’t” / “’n” / “y’all”</w:t>
      </w:r>
    </w:p>
    <w:p w:rsidR="00000000" w:rsidDel="00000000" w:rsidP="00000000" w:rsidRDefault="00000000" w:rsidRPr="00000000" w14:paraId="00000759">
      <w:pPr>
        <w:widowControl w:val="0"/>
        <w:numPr>
          <w:ilvl w:val="0"/>
          <w:numId w:val="5"/>
        </w:numPr>
        <w:spacing w:line="240" w:lineRule="auto"/>
        <w:ind w:left="2520" w:hanging="360"/>
        <w:rPr/>
      </w:pPr>
      <w:sdt>
        <w:sdtPr>
          <w:tag w:val="goog_rdk_575"/>
        </w:sdtPr>
        <w:sdtContent>
          <w:r w:rsidDel="00000000" w:rsidR="00000000" w:rsidRPr="00000000">
            <w:rPr>
              <w:rFonts w:ascii="Arial Unicode MS" w:cs="Arial Unicode MS" w:eastAsia="Arial Unicode MS" w:hAnsi="Arial Unicode MS"/>
              <w:rtl w:val="0"/>
            </w:rPr>
            <w:t xml:space="preserve">Words with elongated syllables should be stylized by repeating a vowel and inserting a til-de (e.g.: “さーく” becomes “plaaan~”)</w:t>
          </w:r>
        </w:sdtContent>
      </w:sdt>
    </w:p>
    <w:p w:rsidR="00000000" w:rsidDel="00000000" w:rsidP="00000000" w:rsidRDefault="00000000" w:rsidRPr="00000000" w14:paraId="0000075A">
      <w:pPr>
        <w:ind w:left="720" w:firstLine="720"/>
        <w:rPr/>
      </w:pPr>
      <w:r w:rsidDel="00000000" w:rsidR="00000000" w:rsidRPr="00000000">
        <w:rPr>
          <w:rtl w:val="0"/>
        </w:rPr>
        <w:t xml:space="preserve">Notes:</w:t>
      </w:r>
    </w:p>
    <w:p w:rsidR="00000000" w:rsidDel="00000000" w:rsidP="00000000" w:rsidRDefault="00000000" w:rsidRPr="00000000" w14:paraId="0000075B">
      <w:pPr>
        <w:numPr>
          <w:ilvl w:val="0"/>
          <w:numId w:val="5"/>
        </w:numPr>
        <w:ind w:left="2520" w:hanging="360"/>
        <w:rPr/>
      </w:pPr>
      <w:sdt>
        <w:sdtPr>
          <w:tag w:val="goog_rdk_576"/>
        </w:sdtPr>
        <w:sdtContent>
          <w:r w:rsidDel="00000000" w:rsidR="00000000" w:rsidRPr="00000000">
            <w:rPr>
              <w:rFonts w:ascii="Arial Unicode MS" w:cs="Arial Unicode MS" w:eastAsia="Arial Unicode MS" w:hAnsi="Arial Unicode MS"/>
              <w:rtl w:val="0"/>
            </w:rPr>
            <w:t xml:space="preserve">Referred to as the Head Magician of the Court (筆頭宮廷魔導師)</w:t>
          </w:r>
        </w:sdtContent>
      </w:sdt>
    </w:p>
    <w:p w:rsidR="00000000" w:rsidDel="00000000" w:rsidP="00000000" w:rsidRDefault="00000000" w:rsidRPr="00000000" w14:paraId="0000075C">
      <w:pPr>
        <w:numPr>
          <w:ilvl w:val="0"/>
          <w:numId w:val="5"/>
        </w:numPr>
        <w:ind w:left="2520" w:hanging="360"/>
        <w:rPr/>
      </w:pPr>
      <w:sdt>
        <w:sdtPr>
          <w:tag w:val="goog_rdk_577"/>
        </w:sdtPr>
        <w:sdtContent>
          <w:r w:rsidDel="00000000" w:rsidR="00000000" w:rsidRPr="00000000">
            <w:rPr>
              <w:rFonts w:ascii="Arial Unicode MS" w:cs="Arial Unicode MS" w:eastAsia="Arial Unicode MS" w:hAnsi="Arial Unicode MS"/>
              <w:rtl w:val="0"/>
            </w:rPr>
            <w:t xml:space="preserve">Referred to as Ros-chi (ロズっち) by Subaru sometimes</w:t>
          </w:r>
        </w:sdtContent>
      </w:sdt>
      <w:r w:rsidDel="00000000" w:rsidR="00000000" w:rsidRPr="00000000">
        <w:rPr>
          <w:rtl w:val="0"/>
        </w:rPr>
      </w:r>
    </w:p>
    <w:p w:rsidR="00000000" w:rsidDel="00000000" w:rsidP="00000000" w:rsidRDefault="00000000" w:rsidRPr="00000000" w14:paraId="0000075D">
      <w:pPr>
        <w:rPr>
          <w:b w:val="1"/>
        </w:rPr>
      </w:pPr>
      <w:r w:rsidDel="00000000" w:rsidR="00000000" w:rsidRPr="00000000">
        <w:rPr>
          <w:rtl w:val="0"/>
        </w:rPr>
      </w:r>
    </w:p>
    <w:p w:rsidR="00000000" w:rsidDel="00000000" w:rsidP="00000000" w:rsidRDefault="00000000" w:rsidRPr="00000000" w14:paraId="0000075E">
      <w:pPr>
        <w:pStyle w:val="Heading4"/>
        <w:rPr/>
      </w:pPr>
      <w:bookmarkStart w:colFirst="0" w:colLast="0" w:name="_heading=h.ko6xmgybhwc" w:id="42"/>
      <w:bookmarkEnd w:id="42"/>
      <w:r w:rsidDel="00000000" w:rsidR="00000000" w:rsidRPr="00000000">
        <w:rPr>
          <w:rtl w:val="0"/>
        </w:rPr>
        <w:t xml:space="preserve">Ryuzu Meyer (Copy/ies)(WIP)</w:t>
      </w:r>
    </w:p>
    <w:p w:rsidR="00000000" w:rsidDel="00000000" w:rsidP="00000000" w:rsidRDefault="00000000" w:rsidRPr="00000000" w14:paraId="0000075F">
      <w:pPr>
        <w:rPr/>
      </w:pPr>
      <w:sdt>
        <w:sdtPr>
          <w:tag w:val="goog_rdk_578"/>
        </w:sdtPr>
        <w:sdtContent>
          <w:r w:rsidDel="00000000" w:rsidR="00000000" w:rsidRPr="00000000">
            <w:rPr>
              <w:rFonts w:ascii="Arial Unicode MS" w:cs="Arial Unicode MS" w:eastAsia="Arial Unicode MS" w:hAnsi="Arial Unicode MS"/>
              <w:rtl w:val="0"/>
            </w:rPr>
            <w:tab/>
            <w:tab/>
            <w:t xml:space="preserve">Name in Japanese: リューズ・メイエル</w:t>
          </w:r>
        </w:sdtContent>
      </w:sdt>
    </w:p>
    <w:p w:rsidR="00000000" w:rsidDel="00000000" w:rsidP="00000000" w:rsidRDefault="00000000" w:rsidRPr="00000000" w14:paraId="00000760">
      <w:pPr>
        <w:rPr/>
      </w:pPr>
      <w:r w:rsidDel="00000000" w:rsidR="00000000" w:rsidRPr="00000000">
        <w:rPr>
          <w:rtl w:val="0"/>
        </w:rPr>
        <w:tab/>
        <w:tab/>
        <w:t xml:space="preserve">Japanese speech quirks:</w:t>
      </w:r>
    </w:p>
    <w:p w:rsidR="00000000" w:rsidDel="00000000" w:rsidP="00000000" w:rsidRDefault="00000000" w:rsidRPr="00000000" w14:paraId="00000761">
      <w:pPr>
        <w:numPr>
          <w:ilvl w:val="0"/>
          <w:numId w:val="5"/>
        </w:numPr>
        <w:ind w:left="2520" w:hanging="360"/>
      </w:pPr>
      <w:sdt>
        <w:sdtPr>
          <w:tag w:val="goog_rdk_579"/>
        </w:sdtPr>
        <w:sdtContent>
          <w:r w:rsidDel="00000000" w:rsidR="00000000" w:rsidRPr="00000000">
            <w:rPr>
              <w:rFonts w:ascii="Arial Unicode MS" w:cs="Arial Unicode MS" w:eastAsia="Arial Unicode MS" w:hAnsi="Arial Unicode MS"/>
              <w:rtl w:val="0"/>
            </w:rPr>
            <w:t xml:space="preserve">First person pronoun – “儂(Pre-copies reveal WN only),  儂ら(post-copies reveal WN only) ワシ(Pre-copies reveal LN only) ワシら(post-copies reveal LN only)”</w:t>
          </w:r>
        </w:sdtContent>
      </w:sdt>
    </w:p>
    <w:p w:rsidR="00000000" w:rsidDel="00000000" w:rsidP="00000000" w:rsidRDefault="00000000" w:rsidRPr="00000000" w14:paraId="00000762">
      <w:pPr>
        <w:ind w:left="1440" w:firstLine="0"/>
        <w:rPr/>
      </w:pPr>
      <w:r w:rsidDel="00000000" w:rsidR="00000000" w:rsidRPr="00000000">
        <w:rPr>
          <w:rtl w:val="0"/>
        </w:rPr>
        <w:t xml:space="preserve">English speech quirks:</w:t>
      </w:r>
    </w:p>
    <w:p w:rsidR="00000000" w:rsidDel="00000000" w:rsidP="00000000" w:rsidRDefault="00000000" w:rsidRPr="00000000" w14:paraId="00000763">
      <w:pPr>
        <w:numPr>
          <w:ilvl w:val="0"/>
          <w:numId w:val="5"/>
        </w:numPr>
        <w:ind w:left="2520" w:hanging="360"/>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764">
      <w:pPr>
        <w:numPr>
          <w:ilvl w:val="0"/>
          <w:numId w:val="5"/>
        </w:numPr>
        <w:ind w:left="2520" w:hanging="360"/>
        <w:rPr>
          <w:u w:val="none"/>
        </w:rPr>
      </w:pPr>
      <w:r w:rsidDel="00000000" w:rsidR="00000000" w:rsidRPr="00000000">
        <w:rPr>
          <w:rtl w:val="0"/>
        </w:rPr>
        <w:t xml:space="preserve">Should sound like an old woman</w:t>
      </w:r>
    </w:p>
    <w:p w:rsidR="00000000" w:rsidDel="00000000" w:rsidP="00000000" w:rsidRDefault="00000000" w:rsidRPr="00000000" w14:paraId="00000765">
      <w:pPr>
        <w:numPr>
          <w:ilvl w:val="0"/>
          <w:numId w:val="5"/>
        </w:numPr>
        <w:ind w:left="2520" w:hanging="360"/>
      </w:pPr>
      <w:sdt>
        <w:sdtPr>
          <w:tag w:val="goog_rdk_580"/>
        </w:sdtPr>
        <w:sdtContent>
          <w:r w:rsidDel="00000000" w:rsidR="00000000" w:rsidRPr="00000000">
            <w:rPr>
              <w:rFonts w:ascii="Arial Unicode MS" w:cs="Arial Unicode MS" w:eastAsia="Arial Unicode MS" w:hAnsi="Arial Unicode MS"/>
              <w:rtl w:val="0"/>
            </w:rPr>
            <w:t xml:space="preserve">Should refer to herself with plural pronouns post copies reveal (Arc 7 chapter that is WN only doesn’t use ワシ/ら)</w:t>
          </w:r>
        </w:sdtContent>
      </w:sdt>
    </w:p>
    <w:p w:rsidR="00000000" w:rsidDel="00000000" w:rsidP="00000000" w:rsidRDefault="00000000" w:rsidRPr="00000000" w14:paraId="00000766">
      <w:pPr>
        <w:ind w:left="1440" w:firstLine="0"/>
        <w:rPr/>
      </w:pPr>
      <w:r w:rsidDel="00000000" w:rsidR="00000000" w:rsidRPr="00000000">
        <w:rPr>
          <w:rtl w:val="0"/>
        </w:rPr>
        <w:t xml:space="preserve">Notes:</w:t>
      </w:r>
    </w:p>
    <w:p w:rsidR="00000000" w:rsidDel="00000000" w:rsidP="00000000" w:rsidRDefault="00000000" w:rsidRPr="00000000" w14:paraId="00000767">
      <w:pPr>
        <w:numPr>
          <w:ilvl w:val="0"/>
          <w:numId w:val="5"/>
        </w:numPr>
        <w:ind w:left="2520" w:hanging="360"/>
      </w:pPr>
      <w:sdt>
        <w:sdtPr>
          <w:tag w:val="goog_rdk_581"/>
        </w:sdtPr>
        <w:sdtContent>
          <w:r w:rsidDel="00000000" w:rsidR="00000000" w:rsidRPr="00000000">
            <w:rPr>
              <w:rFonts w:ascii="Arial Unicode MS" w:cs="Arial Unicode MS" w:eastAsia="Arial Unicode MS" w:hAnsi="Arial Unicode MS"/>
              <w:rtl w:val="0"/>
            </w:rPr>
            <w:t xml:space="preserve">Uses Fuu(フー) for Frederica sometimes</w:t>
          </w:r>
        </w:sdtContent>
      </w:sdt>
    </w:p>
    <w:p w:rsidR="00000000" w:rsidDel="00000000" w:rsidP="00000000" w:rsidRDefault="00000000" w:rsidRPr="00000000" w14:paraId="00000768">
      <w:pPr>
        <w:numPr>
          <w:ilvl w:val="0"/>
          <w:numId w:val="5"/>
        </w:numPr>
        <w:ind w:left="2520" w:hanging="360"/>
        <w:rPr>
          <w:u w:val="none"/>
        </w:rPr>
      </w:pPr>
      <w:sdt>
        <w:sdtPr>
          <w:tag w:val="goog_rdk_582"/>
        </w:sdtPr>
        <w:sdtContent>
          <w:r w:rsidDel="00000000" w:rsidR="00000000" w:rsidRPr="00000000">
            <w:rPr>
              <w:rFonts w:ascii="Arial Unicode MS" w:cs="Arial Unicode MS" w:eastAsia="Arial Unicode MS" w:hAnsi="Arial Unicode MS"/>
              <w:rtl w:val="0"/>
            </w:rPr>
            <w:t xml:space="preserve">Uses Gar-bo for Garfiel(ガー坊)</w:t>
          </w:r>
        </w:sdtContent>
      </w:sdt>
    </w:p>
    <w:p w:rsidR="00000000" w:rsidDel="00000000" w:rsidP="00000000" w:rsidRDefault="00000000" w:rsidRPr="00000000" w14:paraId="00000769">
      <w:pPr>
        <w:numPr>
          <w:ilvl w:val="0"/>
          <w:numId w:val="5"/>
        </w:numPr>
        <w:ind w:left="2520" w:hanging="360"/>
        <w:rPr>
          <w:u w:val="none"/>
        </w:rPr>
      </w:pPr>
      <w:sdt>
        <w:sdtPr>
          <w:tag w:val="goog_rdk_583"/>
        </w:sdtPr>
        <w:sdtContent>
          <w:r w:rsidDel="00000000" w:rsidR="00000000" w:rsidRPr="00000000">
            <w:rPr>
              <w:rFonts w:ascii="Arial Unicode MS" w:cs="Arial Unicode MS" w:eastAsia="Arial Unicode MS" w:hAnsi="Arial Unicode MS"/>
              <w:rtl w:val="0"/>
            </w:rPr>
            <w:t xml:space="preserve">Uses Su-bo for Subaru(スー坊)</w:t>
          </w:r>
        </w:sdtContent>
      </w:sdt>
    </w:p>
    <w:p w:rsidR="00000000" w:rsidDel="00000000" w:rsidP="00000000" w:rsidRDefault="00000000" w:rsidRPr="00000000" w14:paraId="0000076A">
      <w:pPr>
        <w:numPr>
          <w:ilvl w:val="0"/>
          <w:numId w:val="5"/>
        </w:numPr>
        <w:ind w:left="2520" w:hanging="360"/>
        <w:rPr>
          <w:u w:val="none"/>
        </w:rPr>
      </w:pPr>
      <w:sdt>
        <w:sdtPr>
          <w:tag w:val="goog_rdk_584"/>
        </w:sdtPr>
        <w:sdtContent>
          <w:r w:rsidDel="00000000" w:rsidR="00000000" w:rsidRPr="00000000">
            <w:rPr>
              <w:rFonts w:ascii="Arial Unicode MS" w:cs="Arial Unicode MS" w:eastAsia="Arial Unicode MS" w:hAnsi="Arial Unicode MS"/>
              <w:rtl w:val="0"/>
            </w:rPr>
            <w:t xml:space="preserve">Uses Ros-bo for Roswaal(ロズ坊)</w:t>
          </w:r>
        </w:sdtContent>
      </w:sdt>
    </w:p>
    <w:p w:rsidR="00000000" w:rsidDel="00000000" w:rsidP="00000000" w:rsidRDefault="00000000" w:rsidRPr="00000000" w14:paraId="0000076B">
      <w:pPr>
        <w:numPr>
          <w:ilvl w:val="0"/>
          <w:numId w:val="5"/>
        </w:numPr>
        <w:ind w:left="2520" w:hanging="360"/>
        <w:rPr>
          <w:u w:val="none"/>
        </w:rPr>
      </w:pPr>
      <w:sdt>
        <w:sdtPr>
          <w:tag w:val="goog_rdk_585"/>
        </w:sdtPr>
        <w:sdtContent>
          <w:r w:rsidDel="00000000" w:rsidR="00000000" w:rsidRPr="00000000">
            <w:rPr>
              <w:rFonts w:ascii="Arial Unicode MS" w:cs="Arial Unicode MS" w:eastAsia="Arial Unicode MS" w:hAnsi="Arial Unicode MS"/>
              <w:rtl w:val="0"/>
            </w:rPr>
            <w:t xml:space="preserve">Refers to Emilia with “sama” 様</w:t>
          </w:r>
        </w:sdtContent>
      </w:sdt>
    </w:p>
    <w:p w:rsidR="00000000" w:rsidDel="00000000" w:rsidP="00000000" w:rsidRDefault="00000000" w:rsidRPr="00000000" w14:paraId="0000076C">
      <w:pPr>
        <w:rPr>
          <w:b w:val="1"/>
        </w:rPr>
      </w:pPr>
      <w:r w:rsidDel="00000000" w:rsidR="00000000" w:rsidRPr="00000000">
        <w:rPr>
          <w:rtl w:val="0"/>
        </w:rPr>
      </w:r>
    </w:p>
    <w:p w:rsidR="00000000" w:rsidDel="00000000" w:rsidP="00000000" w:rsidRDefault="00000000" w:rsidRPr="00000000" w14:paraId="0000076D">
      <w:pPr>
        <w:pStyle w:val="Heading3"/>
        <w:rPr/>
      </w:pPr>
      <w:bookmarkStart w:colFirst="0" w:colLast="0" w:name="_heading=h.3pifjrowqqux" w:id="43"/>
      <w:bookmarkEnd w:id="43"/>
      <w:r w:rsidDel="00000000" w:rsidR="00000000" w:rsidRPr="00000000">
        <w:rPr>
          <w:rtl w:val="0"/>
        </w:rPr>
      </w:r>
    </w:p>
    <w:p w:rsidR="00000000" w:rsidDel="00000000" w:rsidP="00000000" w:rsidRDefault="00000000" w:rsidRPr="00000000" w14:paraId="0000076E">
      <w:pPr>
        <w:pStyle w:val="Heading4"/>
        <w:rPr/>
      </w:pPr>
      <w:bookmarkStart w:colFirst="0" w:colLast="0" w:name="_heading=h.no90kqvkn9pv" w:id="44"/>
      <w:bookmarkEnd w:id="44"/>
      <w:r w:rsidDel="00000000" w:rsidR="00000000" w:rsidRPr="00000000">
        <w:rPr>
          <w:rtl w:val="0"/>
        </w:rPr>
        <w:t xml:space="preserve">Annerose Miload</w:t>
      </w:r>
    </w:p>
    <w:p w:rsidR="00000000" w:rsidDel="00000000" w:rsidP="00000000" w:rsidRDefault="00000000" w:rsidRPr="00000000" w14:paraId="0000076F">
      <w:pPr>
        <w:rPr/>
      </w:pPr>
      <w:sdt>
        <w:sdtPr>
          <w:tag w:val="goog_rdk_586"/>
        </w:sdtPr>
        <w:sdtContent>
          <w:r w:rsidDel="00000000" w:rsidR="00000000" w:rsidRPr="00000000">
            <w:rPr>
              <w:rFonts w:ascii="Arial Unicode MS" w:cs="Arial Unicode MS" w:eastAsia="Arial Unicode MS" w:hAnsi="Arial Unicode MS"/>
              <w:rtl w:val="0"/>
            </w:rPr>
            <w:tab/>
            <w:tab/>
            <w:t xml:space="preserve">Name in Japanese: アンネローゼ・ミロード</w:t>
          </w:r>
        </w:sdtContent>
      </w:sdt>
    </w:p>
    <w:p w:rsidR="00000000" w:rsidDel="00000000" w:rsidP="00000000" w:rsidRDefault="00000000" w:rsidRPr="00000000" w14:paraId="00000770">
      <w:pPr>
        <w:rPr/>
      </w:pPr>
      <w:r w:rsidDel="00000000" w:rsidR="00000000" w:rsidRPr="00000000">
        <w:rPr>
          <w:rtl w:val="0"/>
        </w:rPr>
        <w:tab/>
        <w:tab/>
        <w:t xml:space="preserve">Japanese speech quirks:</w:t>
      </w:r>
    </w:p>
    <w:p w:rsidR="00000000" w:rsidDel="00000000" w:rsidP="00000000" w:rsidRDefault="00000000" w:rsidRPr="00000000" w14:paraId="00000771">
      <w:pPr>
        <w:numPr>
          <w:ilvl w:val="0"/>
          <w:numId w:val="5"/>
        </w:numPr>
        <w:ind w:left="2520" w:hanging="360"/>
        <w:rPr>
          <w:b w:val="0"/>
          <w:sz w:val="22"/>
          <w:szCs w:val="22"/>
        </w:rPr>
      </w:pPr>
      <w:sdt>
        <w:sdtPr>
          <w:tag w:val="goog_rdk_587"/>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772">
      <w:pPr>
        <w:numPr>
          <w:ilvl w:val="0"/>
          <w:numId w:val="5"/>
        </w:numPr>
        <w:ind w:left="2520" w:hanging="360"/>
      </w:pPr>
      <w:r w:rsidDel="00000000" w:rsidR="00000000" w:rsidRPr="00000000">
        <w:rPr>
          <w:rtl w:val="0"/>
        </w:rPr>
        <w:t xml:space="preserve">Second person pronoun/s – “”</w:t>
      </w:r>
    </w:p>
    <w:p w:rsidR="00000000" w:rsidDel="00000000" w:rsidP="00000000" w:rsidRDefault="00000000" w:rsidRPr="00000000" w14:paraId="00000773">
      <w:pPr>
        <w:ind w:left="1440" w:firstLine="0"/>
        <w:rPr/>
      </w:pPr>
      <w:r w:rsidDel="00000000" w:rsidR="00000000" w:rsidRPr="00000000">
        <w:rPr>
          <w:rtl w:val="0"/>
        </w:rPr>
        <w:t xml:space="preserve">English speech quirks:</w:t>
      </w:r>
    </w:p>
    <w:p w:rsidR="00000000" w:rsidDel="00000000" w:rsidP="00000000" w:rsidRDefault="00000000" w:rsidRPr="00000000" w14:paraId="00000774">
      <w:pPr>
        <w:numPr>
          <w:ilvl w:val="0"/>
          <w:numId w:val="5"/>
        </w:numPr>
        <w:ind w:left="2520" w:hanging="360"/>
        <w:rPr>
          <w:b w:val="0"/>
          <w:sz w:val="22"/>
          <w:szCs w:val="22"/>
        </w:rPr>
      </w:pPr>
      <w:r w:rsidDel="00000000" w:rsidR="00000000" w:rsidRPr="00000000">
        <w:rPr>
          <w:rtl w:val="0"/>
        </w:rPr>
        <w:t xml:space="preserve">No contractions</w:t>
      </w:r>
    </w:p>
    <w:p w:rsidR="00000000" w:rsidDel="00000000" w:rsidP="00000000" w:rsidRDefault="00000000" w:rsidRPr="00000000" w14:paraId="00000775">
      <w:pPr>
        <w:numPr>
          <w:ilvl w:val="0"/>
          <w:numId w:val="5"/>
        </w:numPr>
        <w:ind w:left="2520" w:hanging="360"/>
        <w:rPr>
          <w:b w:val="0"/>
          <w:sz w:val="22"/>
          <w:szCs w:val="22"/>
        </w:rPr>
      </w:pPr>
      <w:r w:rsidDel="00000000" w:rsidR="00000000" w:rsidRPr="00000000">
        <w:rPr>
          <w:rtl w:val="0"/>
        </w:rPr>
        <w:t xml:space="preserve">Polite and formal speech</w:t>
      </w:r>
    </w:p>
    <w:p w:rsidR="00000000" w:rsidDel="00000000" w:rsidP="00000000" w:rsidRDefault="00000000" w:rsidRPr="00000000" w14:paraId="00000776">
      <w:pPr>
        <w:ind w:left="1440" w:firstLine="0"/>
        <w:rPr/>
      </w:pPr>
      <w:r w:rsidDel="00000000" w:rsidR="00000000" w:rsidRPr="00000000">
        <w:rPr>
          <w:rtl w:val="0"/>
        </w:rPr>
        <w:t xml:space="preserve">Notes:</w:t>
      </w:r>
    </w:p>
    <w:p w:rsidR="00000000" w:rsidDel="00000000" w:rsidP="00000000" w:rsidRDefault="00000000" w:rsidRPr="00000000" w14:paraId="00000777">
      <w:pPr>
        <w:numPr>
          <w:ilvl w:val="0"/>
          <w:numId w:val="5"/>
        </w:numPr>
        <w:ind w:left="2520" w:hanging="360"/>
        <w:rPr>
          <w:b w:val="0"/>
          <w:sz w:val="22"/>
          <w:szCs w:val="22"/>
        </w:rPr>
      </w:pPr>
      <w:sdt>
        <w:sdtPr>
          <w:tag w:val="goog_rdk_588"/>
        </w:sdtPr>
        <w:sdtContent>
          <w:r w:rsidDel="00000000" w:rsidR="00000000" w:rsidRPr="00000000">
            <w:rPr>
              <w:rFonts w:ascii="Arial Unicode MS" w:cs="Arial Unicode MS" w:eastAsia="Arial Unicode MS" w:hAnsi="Arial Unicode MS"/>
              <w:rtl w:val="0"/>
            </w:rPr>
            <w:t xml:space="preserve">Refers to Emilia with Emilly (エミリー)</w:t>
          </w:r>
        </w:sdtContent>
      </w:sdt>
    </w:p>
    <w:p w:rsidR="00000000" w:rsidDel="00000000" w:rsidP="00000000" w:rsidRDefault="00000000" w:rsidRPr="00000000" w14:paraId="00000778">
      <w:pPr>
        <w:numPr>
          <w:ilvl w:val="0"/>
          <w:numId w:val="5"/>
        </w:numPr>
        <w:ind w:left="2520" w:hanging="360"/>
        <w:rPr>
          <w:u w:val="none"/>
        </w:rPr>
      </w:pPr>
      <w:sdt>
        <w:sdtPr>
          <w:tag w:val="goog_rdk_589"/>
        </w:sdtPr>
        <w:sdtContent>
          <w:r w:rsidDel="00000000" w:rsidR="00000000" w:rsidRPr="00000000">
            <w:rPr>
              <w:rFonts w:ascii="Arial Unicode MS" w:cs="Arial Unicode MS" w:eastAsia="Arial Unicode MS" w:hAnsi="Arial Unicode MS"/>
              <w:rtl w:val="0"/>
            </w:rPr>
            <w:t xml:space="preserve">Refers to Roswaal with Uncle (小父様)</w:t>
          </w:r>
        </w:sdtContent>
      </w:sdt>
    </w:p>
    <w:p w:rsidR="00000000" w:rsidDel="00000000" w:rsidP="00000000" w:rsidRDefault="00000000" w:rsidRPr="00000000" w14:paraId="00000779">
      <w:pPr>
        <w:pStyle w:val="Heading3"/>
        <w:ind w:left="0" w:firstLine="0"/>
        <w:rPr/>
      </w:pPr>
      <w:bookmarkStart w:colFirst="0" w:colLast="0" w:name="_heading=h.vt6ce01by3xm" w:id="45"/>
      <w:bookmarkEnd w:id="45"/>
      <w:r w:rsidDel="00000000" w:rsidR="00000000" w:rsidRPr="00000000">
        <w:rPr>
          <w:rtl w:val="0"/>
        </w:rPr>
      </w:r>
    </w:p>
    <w:p w:rsidR="00000000" w:rsidDel="00000000" w:rsidP="00000000" w:rsidRDefault="00000000" w:rsidRPr="00000000" w14:paraId="0000077A">
      <w:pPr>
        <w:pStyle w:val="Heading3"/>
        <w:rPr/>
      </w:pPr>
      <w:bookmarkStart w:colFirst="0" w:colLast="0" w:name="_heading=h.sjywi75q7j7s" w:id="46"/>
      <w:bookmarkEnd w:id="46"/>
      <w:r w:rsidDel="00000000" w:rsidR="00000000" w:rsidRPr="00000000">
        <w:rPr>
          <w:rtl w:val="0"/>
        </w:rPr>
      </w:r>
    </w:p>
    <w:p w:rsidR="00000000" w:rsidDel="00000000" w:rsidP="00000000" w:rsidRDefault="00000000" w:rsidRPr="00000000" w14:paraId="0000077B">
      <w:pPr>
        <w:pStyle w:val="Heading3"/>
        <w:rPr>
          <w:b w:val="1"/>
          <w:sz w:val="28"/>
          <w:szCs w:val="28"/>
        </w:rPr>
      </w:pPr>
      <w:bookmarkStart w:colFirst="0" w:colLast="0" w:name="_heading=h.hwggvgtcqjji" w:id="47"/>
      <w:bookmarkEnd w:id="47"/>
      <w:r w:rsidDel="00000000" w:rsidR="00000000" w:rsidRPr="00000000">
        <w:rPr>
          <w:rtl w:val="0"/>
        </w:rPr>
        <w:t xml:space="preserve">Priscilla Camp</w:t>
      </w:r>
      <w:r w:rsidDel="00000000" w:rsidR="00000000" w:rsidRPr="00000000">
        <w:rPr>
          <w:rtl w:val="0"/>
        </w:rPr>
      </w:r>
    </w:p>
    <w:p w:rsidR="00000000" w:rsidDel="00000000" w:rsidP="00000000" w:rsidRDefault="00000000" w:rsidRPr="00000000" w14:paraId="0000077C">
      <w:pPr>
        <w:rPr>
          <w:b w:val="1"/>
        </w:rPr>
      </w:pPr>
      <w:r w:rsidDel="00000000" w:rsidR="00000000" w:rsidRPr="00000000">
        <w:rPr>
          <w:rtl w:val="0"/>
        </w:rPr>
      </w:r>
    </w:p>
    <w:p w:rsidR="00000000" w:rsidDel="00000000" w:rsidP="00000000" w:rsidRDefault="00000000" w:rsidRPr="00000000" w14:paraId="0000077D">
      <w:pPr>
        <w:pStyle w:val="Heading4"/>
        <w:rPr/>
      </w:pPr>
      <w:bookmarkStart w:colFirst="0" w:colLast="0" w:name="_heading=h.k2u0g6hpbmu" w:id="48"/>
      <w:bookmarkEnd w:id="48"/>
      <w:r w:rsidDel="00000000" w:rsidR="00000000" w:rsidRPr="00000000">
        <w:rPr>
          <w:rtl w:val="0"/>
        </w:rPr>
        <w:t xml:space="preserve">Al</w:t>
      </w:r>
    </w:p>
    <w:p w:rsidR="00000000" w:rsidDel="00000000" w:rsidP="00000000" w:rsidRDefault="00000000" w:rsidRPr="00000000" w14:paraId="0000077E">
      <w:pPr>
        <w:rPr/>
      </w:pPr>
      <w:sdt>
        <w:sdtPr>
          <w:tag w:val="goog_rdk_590"/>
        </w:sdtPr>
        <w:sdtContent>
          <w:r w:rsidDel="00000000" w:rsidR="00000000" w:rsidRPr="00000000">
            <w:rPr>
              <w:rFonts w:ascii="Arial Unicode MS" w:cs="Arial Unicode MS" w:eastAsia="Arial Unicode MS" w:hAnsi="Arial Unicode MS"/>
              <w:rtl w:val="0"/>
            </w:rPr>
            <w:tab/>
            <w:tab/>
            <w:t xml:space="preserve">Name in Japanese: アル</w:t>
          </w:r>
        </w:sdtContent>
      </w:sdt>
    </w:p>
    <w:p w:rsidR="00000000" w:rsidDel="00000000" w:rsidP="00000000" w:rsidRDefault="00000000" w:rsidRPr="00000000" w14:paraId="0000077F">
      <w:pPr>
        <w:rPr/>
      </w:pPr>
      <w:r w:rsidDel="00000000" w:rsidR="00000000" w:rsidRPr="00000000">
        <w:rPr>
          <w:rtl w:val="0"/>
        </w:rPr>
        <w:tab/>
        <w:tab/>
        <w:t xml:space="preserve">Japanese speech quirks:</w:t>
      </w:r>
    </w:p>
    <w:p w:rsidR="00000000" w:rsidDel="00000000" w:rsidP="00000000" w:rsidRDefault="00000000" w:rsidRPr="00000000" w14:paraId="00000780">
      <w:pPr>
        <w:numPr>
          <w:ilvl w:val="0"/>
          <w:numId w:val="5"/>
        </w:numPr>
        <w:ind w:left="2520" w:hanging="360"/>
        <w:rPr/>
      </w:pPr>
      <w:sdt>
        <w:sdtPr>
          <w:tag w:val="goog_rdk_59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781">
      <w:pPr>
        <w:numPr>
          <w:ilvl w:val="0"/>
          <w:numId w:val="5"/>
        </w:numPr>
        <w:ind w:left="2520" w:hanging="360"/>
      </w:pPr>
      <w:sdt>
        <w:sdtPr>
          <w:tag w:val="goog_rdk_592"/>
        </w:sdtPr>
        <w:sdtContent>
          <w:r w:rsidDel="00000000" w:rsidR="00000000" w:rsidRPr="00000000">
            <w:rPr>
              <w:rFonts w:ascii="Arial Unicode MS" w:cs="Arial Unicode MS" w:eastAsia="Arial Unicode MS" w:hAnsi="Arial Unicode MS"/>
              <w:rtl w:val="0"/>
            </w:rPr>
            <w:t xml:space="preserve">Second person pronoun/s – “お前, あんた”</w:t>
          </w:r>
        </w:sdtContent>
      </w:sdt>
    </w:p>
    <w:p w:rsidR="00000000" w:rsidDel="00000000" w:rsidP="00000000" w:rsidRDefault="00000000" w:rsidRPr="00000000" w14:paraId="00000782">
      <w:pPr>
        <w:numPr>
          <w:ilvl w:val="0"/>
          <w:numId w:val="5"/>
        </w:numPr>
        <w:ind w:left="2520" w:hanging="360"/>
        <w:rPr/>
      </w:pPr>
      <w:r w:rsidDel="00000000" w:rsidR="00000000" w:rsidRPr="00000000">
        <w:rPr>
          <w:rtl w:val="0"/>
        </w:rPr>
        <w:t xml:space="preserve">Very casual speech</w:t>
      </w:r>
    </w:p>
    <w:p w:rsidR="00000000" w:rsidDel="00000000" w:rsidP="00000000" w:rsidRDefault="00000000" w:rsidRPr="00000000" w14:paraId="00000783">
      <w:pPr>
        <w:numPr>
          <w:ilvl w:val="0"/>
          <w:numId w:val="5"/>
        </w:numPr>
        <w:ind w:left="2520" w:hanging="360"/>
        <w:rPr/>
      </w:pPr>
      <w:sdt>
        <w:sdtPr>
          <w:tag w:val="goog_rdk_593"/>
        </w:sdtPr>
        <w:sdtContent>
          <w:r w:rsidDel="00000000" w:rsidR="00000000" w:rsidRPr="00000000">
            <w:rPr>
              <w:rFonts w:ascii="Arial Unicode MS" w:cs="Arial Unicode MS" w:eastAsia="Arial Unicode MS" w:hAnsi="Arial Unicode MS"/>
              <w:rtl w:val="0"/>
            </w:rPr>
            <w:t xml:space="preserve">Refers to Priscilla as “姫”</w:t>
          </w:r>
        </w:sdtContent>
      </w:sdt>
    </w:p>
    <w:p w:rsidR="00000000" w:rsidDel="00000000" w:rsidP="00000000" w:rsidRDefault="00000000" w:rsidRPr="00000000" w14:paraId="00000784">
      <w:pPr>
        <w:ind w:left="1440" w:firstLine="0"/>
        <w:rPr/>
      </w:pPr>
      <w:r w:rsidDel="00000000" w:rsidR="00000000" w:rsidRPr="00000000">
        <w:rPr>
          <w:rtl w:val="0"/>
        </w:rPr>
        <w:t xml:space="preserve">English speech quirks:</w:t>
      </w:r>
    </w:p>
    <w:p w:rsidR="00000000" w:rsidDel="00000000" w:rsidP="00000000" w:rsidRDefault="00000000" w:rsidRPr="00000000" w14:paraId="0000078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“ain’t”, “y’know” / “gonna”, etc, but does not use “-in’” / “y’ain’t” / “’n”</w:t>
      </w:r>
    </w:p>
    <w:p w:rsidR="00000000" w:rsidDel="00000000" w:rsidP="00000000" w:rsidRDefault="00000000" w:rsidRPr="00000000" w14:paraId="00000786">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787">
      <w:pPr>
        <w:numPr>
          <w:ilvl w:val="0"/>
          <w:numId w:val="5"/>
        </w:numPr>
        <w:ind w:left="2520" w:hanging="360"/>
        <w:rPr/>
      </w:pPr>
      <w:r w:rsidDel="00000000" w:rsidR="00000000" w:rsidRPr="00000000">
        <w:rPr>
          <w:rtl w:val="0"/>
        </w:rPr>
        <w:t xml:space="preserve">Calls almost everyone “bro” or “missy” (should this be “sis” instead?)</w:t>
      </w:r>
    </w:p>
    <w:p w:rsidR="00000000" w:rsidDel="00000000" w:rsidP="00000000" w:rsidRDefault="00000000" w:rsidRPr="00000000" w14:paraId="00000788">
      <w:pPr>
        <w:numPr>
          <w:ilvl w:val="0"/>
          <w:numId w:val="5"/>
        </w:numPr>
        <w:ind w:left="2520" w:hanging="360"/>
        <w:rPr/>
      </w:pPr>
      <w:r w:rsidDel="00000000" w:rsidR="00000000" w:rsidRPr="00000000">
        <w:rPr>
          <w:rtl w:val="0"/>
        </w:rPr>
        <w:t xml:space="preserve">Calls Priscilla “Princess” (capitalized)</w:t>
      </w:r>
    </w:p>
    <w:p w:rsidR="00000000" w:rsidDel="00000000" w:rsidP="00000000" w:rsidRDefault="00000000" w:rsidRPr="00000000" w14:paraId="00000789">
      <w:pPr>
        <w:ind w:left="1440" w:firstLine="0"/>
        <w:rPr/>
      </w:pPr>
      <w:r w:rsidDel="00000000" w:rsidR="00000000" w:rsidRPr="00000000">
        <w:rPr>
          <w:rtl w:val="0"/>
        </w:rPr>
        <w:t xml:space="preserve">Notes:</w:t>
      </w:r>
    </w:p>
    <w:p w:rsidR="00000000" w:rsidDel="00000000" w:rsidP="00000000" w:rsidRDefault="00000000" w:rsidRPr="00000000" w14:paraId="0000078A">
      <w:pPr>
        <w:numPr>
          <w:ilvl w:val="0"/>
          <w:numId w:val="5"/>
        </w:numPr>
        <w:ind w:left="2520" w:hanging="360"/>
        <w:rPr/>
      </w:pPr>
      <w:sdt>
        <w:sdtPr>
          <w:tag w:val="goog_rdk_594"/>
        </w:sdtPr>
        <w:sdtContent>
          <w:r w:rsidDel="00000000" w:rsidR="00000000" w:rsidRPr="00000000">
            <w:rPr>
              <w:rFonts w:ascii="Arial Unicode MS" w:cs="Arial Unicode MS" w:eastAsia="Arial Unicode MS" w:hAnsi="Arial Unicode MS"/>
              <w:rtl w:val="0"/>
            </w:rPr>
            <w:t xml:space="preserve">Full name is Aldebaran (アルデバラン)</w:t>
          </w:r>
        </w:sdtContent>
      </w:sdt>
    </w:p>
    <w:p w:rsidR="00000000" w:rsidDel="00000000" w:rsidP="00000000" w:rsidRDefault="00000000" w:rsidRPr="00000000" w14:paraId="0000078B">
      <w:pPr>
        <w:numPr>
          <w:ilvl w:val="0"/>
          <w:numId w:val="5"/>
        </w:numPr>
        <w:ind w:left="2520" w:hanging="360"/>
        <w:rPr/>
      </w:pPr>
      <w:sdt>
        <w:sdtPr>
          <w:tag w:val="goog_rdk_595"/>
        </w:sdtPr>
        <w:sdtContent>
          <w:r w:rsidDel="00000000" w:rsidR="00000000" w:rsidRPr="00000000">
            <w:rPr>
              <w:rFonts w:ascii="Arial Unicode MS" w:cs="Arial Unicode MS" w:eastAsia="Arial Unicode MS" w:hAnsi="Arial Unicode MS"/>
              <w:rtl w:val="0"/>
            </w:rPr>
            <w:t xml:space="preserve">Uses “俺” once in the Third Trial, might happen again</w:t>
          </w:r>
        </w:sdtContent>
      </w:sdt>
    </w:p>
    <w:p w:rsidR="00000000" w:rsidDel="00000000" w:rsidP="00000000" w:rsidRDefault="00000000" w:rsidRPr="00000000" w14:paraId="0000078C">
      <w:pPr>
        <w:numPr>
          <w:ilvl w:val="0"/>
          <w:numId w:val="5"/>
        </w:numPr>
        <w:ind w:left="2520" w:hanging="360"/>
        <w:rPr>
          <w:u w:val="none"/>
        </w:rPr>
      </w:pPr>
      <w:sdt>
        <w:sdtPr>
          <w:tag w:val="goog_rdk_596"/>
        </w:sdtPr>
        <w:sdtContent>
          <w:r w:rsidDel="00000000" w:rsidR="00000000" w:rsidRPr="00000000">
            <w:rPr>
              <w:rFonts w:ascii="Arial Unicode MS" w:cs="Arial Unicode MS" w:eastAsia="Arial Unicode MS" w:hAnsi="Arial Unicode MS"/>
              <w:rtl w:val="0"/>
            </w:rPr>
            <w:t xml:space="preserve">Has a catchphrase when using Authority, “領域展開、マトリクス再定義”, translated as “Expand territory, matrix redefinition” (matrix is Engrish)</w:t>
          </w:r>
        </w:sdtContent>
      </w:sdt>
    </w:p>
    <w:p w:rsidR="00000000" w:rsidDel="00000000" w:rsidP="00000000" w:rsidRDefault="00000000" w:rsidRPr="00000000" w14:paraId="0000078D">
      <w:pPr>
        <w:rPr>
          <w:b w:val="1"/>
        </w:rPr>
      </w:pPr>
      <w:r w:rsidDel="00000000" w:rsidR="00000000" w:rsidRPr="00000000">
        <w:rPr>
          <w:rtl w:val="0"/>
        </w:rPr>
      </w:r>
    </w:p>
    <w:p w:rsidR="00000000" w:rsidDel="00000000" w:rsidP="00000000" w:rsidRDefault="00000000" w:rsidRPr="00000000" w14:paraId="0000078E">
      <w:pPr>
        <w:pStyle w:val="Heading4"/>
        <w:rPr/>
      </w:pPr>
      <w:bookmarkStart w:colFirst="0" w:colLast="0" w:name="_heading=h.6f7m8ms2ig52" w:id="49"/>
      <w:bookmarkEnd w:id="49"/>
      <w:r w:rsidDel="00000000" w:rsidR="00000000" w:rsidRPr="00000000">
        <w:rPr>
          <w:rtl w:val="0"/>
        </w:rPr>
        <w:t xml:space="preserve">Heinkel Astrea</w:t>
      </w:r>
    </w:p>
    <w:p w:rsidR="00000000" w:rsidDel="00000000" w:rsidP="00000000" w:rsidRDefault="00000000" w:rsidRPr="00000000" w14:paraId="0000078F">
      <w:pPr>
        <w:rPr/>
      </w:pPr>
      <w:sdt>
        <w:sdtPr>
          <w:tag w:val="goog_rdk_597"/>
        </w:sdtPr>
        <w:sdtContent>
          <w:r w:rsidDel="00000000" w:rsidR="00000000" w:rsidRPr="00000000">
            <w:rPr>
              <w:rFonts w:ascii="Arial Unicode MS" w:cs="Arial Unicode MS" w:eastAsia="Arial Unicode MS" w:hAnsi="Arial Unicode MS"/>
              <w:rtl w:val="0"/>
            </w:rPr>
            <w:tab/>
            <w:tab/>
            <w:t xml:space="preserve">Name in Japanese: ハインケル・アストレア</w:t>
          </w:r>
        </w:sdtContent>
      </w:sdt>
    </w:p>
    <w:p w:rsidR="00000000" w:rsidDel="00000000" w:rsidP="00000000" w:rsidRDefault="00000000" w:rsidRPr="00000000" w14:paraId="00000790">
      <w:pPr>
        <w:rPr/>
      </w:pPr>
      <w:r w:rsidDel="00000000" w:rsidR="00000000" w:rsidRPr="00000000">
        <w:rPr>
          <w:rtl w:val="0"/>
        </w:rPr>
        <w:tab/>
        <w:tab/>
        <w:t xml:space="preserve">Japanese speech quirks:</w:t>
      </w:r>
    </w:p>
    <w:p w:rsidR="00000000" w:rsidDel="00000000" w:rsidP="00000000" w:rsidRDefault="00000000" w:rsidRPr="00000000" w14:paraId="00000791">
      <w:pPr>
        <w:numPr>
          <w:ilvl w:val="0"/>
          <w:numId w:val="5"/>
        </w:numPr>
        <w:ind w:left="2520" w:hanging="360"/>
        <w:rPr/>
      </w:pPr>
      <w:sdt>
        <w:sdtPr>
          <w:tag w:val="goog_rdk_598"/>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792">
      <w:pPr>
        <w:numPr>
          <w:ilvl w:val="0"/>
          <w:numId w:val="5"/>
        </w:numPr>
        <w:ind w:left="2520" w:hanging="360"/>
        <w:rPr/>
      </w:pPr>
      <w:r w:rsidDel="00000000" w:rsidR="00000000" w:rsidRPr="00000000">
        <w:rPr>
          <w:rtl w:val="0"/>
        </w:rPr>
        <w:t xml:space="preserve">Casual, crude style of speech</w:t>
      </w:r>
    </w:p>
    <w:p w:rsidR="00000000" w:rsidDel="00000000" w:rsidP="00000000" w:rsidRDefault="00000000" w:rsidRPr="00000000" w14:paraId="00000793">
      <w:pPr>
        <w:ind w:left="1440" w:firstLine="0"/>
        <w:rPr/>
      </w:pPr>
      <w:r w:rsidDel="00000000" w:rsidR="00000000" w:rsidRPr="00000000">
        <w:rPr>
          <w:rtl w:val="0"/>
        </w:rPr>
        <w:t xml:space="preserve">English speech quirks:</w:t>
      </w:r>
    </w:p>
    <w:p w:rsidR="00000000" w:rsidDel="00000000" w:rsidP="00000000" w:rsidRDefault="00000000" w:rsidRPr="00000000" w14:paraId="00000794">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795">
      <w:pPr>
        <w:ind w:left="720" w:firstLine="720"/>
        <w:rPr/>
      </w:pPr>
      <w:r w:rsidDel="00000000" w:rsidR="00000000" w:rsidRPr="00000000">
        <w:rPr>
          <w:rtl w:val="0"/>
        </w:rPr>
        <w:t xml:space="preserve">Notes:</w:t>
      </w:r>
    </w:p>
    <w:p w:rsidR="00000000" w:rsidDel="00000000" w:rsidP="00000000" w:rsidRDefault="00000000" w:rsidRPr="00000000" w14:paraId="00000796">
      <w:pPr>
        <w:numPr>
          <w:ilvl w:val="0"/>
          <w:numId w:val="5"/>
        </w:numPr>
        <w:ind w:left="2520" w:hanging="360"/>
        <w:rPr/>
      </w:pPr>
      <w:r w:rsidDel="00000000" w:rsidR="00000000" w:rsidRPr="00000000">
        <w:rPr>
          <w:rtl w:val="0"/>
        </w:rPr>
        <w:t xml:space="preserve">Eye color should be written as “sky-blue”</w:t>
      </w:r>
    </w:p>
    <w:p w:rsidR="00000000" w:rsidDel="00000000" w:rsidP="00000000" w:rsidRDefault="00000000" w:rsidRPr="00000000" w14:paraId="00000797">
      <w:pPr>
        <w:numPr>
          <w:ilvl w:val="0"/>
          <w:numId w:val="5"/>
        </w:numPr>
        <w:ind w:left="2520" w:hanging="360"/>
        <w:rPr/>
      </w:pPr>
      <w:r w:rsidDel="00000000" w:rsidR="00000000" w:rsidRPr="00000000">
        <w:rPr>
          <w:rtl w:val="0"/>
        </w:rPr>
        <w:t xml:space="preserve">Hair color should be witten as “blazing red”</w:t>
      </w:r>
      <w:r w:rsidDel="00000000" w:rsidR="00000000" w:rsidRPr="00000000">
        <w:rPr>
          <w:rtl w:val="0"/>
        </w:rPr>
      </w:r>
    </w:p>
    <w:p w:rsidR="00000000" w:rsidDel="00000000" w:rsidP="00000000" w:rsidRDefault="00000000" w:rsidRPr="00000000" w14:paraId="00000798">
      <w:pPr>
        <w:rPr>
          <w:b w:val="1"/>
        </w:rPr>
      </w:pPr>
      <w:r w:rsidDel="00000000" w:rsidR="00000000" w:rsidRPr="00000000">
        <w:rPr>
          <w:rtl w:val="0"/>
        </w:rPr>
      </w:r>
    </w:p>
    <w:p w:rsidR="00000000" w:rsidDel="00000000" w:rsidP="00000000" w:rsidRDefault="00000000" w:rsidRPr="00000000" w14:paraId="00000799">
      <w:pPr>
        <w:pStyle w:val="Heading4"/>
        <w:rPr/>
      </w:pPr>
      <w:bookmarkStart w:colFirst="0" w:colLast="0" w:name="_heading=h.1f68lfekpxig" w:id="50"/>
      <w:bookmarkEnd w:id="50"/>
      <w:r w:rsidDel="00000000" w:rsidR="00000000" w:rsidRPr="00000000">
        <w:rPr>
          <w:rtl w:val="0"/>
        </w:rPr>
        <w:t xml:space="preserve">Priscilla Barielle</w:t>
      </w:r>
    </w:p>
    <w:p w:rsidR="00000000" w:rsidDel="00000000" w:rsidP="00000000" w:rsidRDefault="00000000" w:rsidRPr="00000000" w14:paraId="0000079A">
      <w:pPr>
        <w:rPr/>
      </w:pPr>
      <w:sdt>
        <w:sdtPr>
          <w:tag w:val="goog_rdk_599"/>
        </w:sdtPr>
        <w:sdtContent>
          <w:r w:rsidDel="00000000" w:rsidR="00000000" w:rsidRPr="00000000">
            <w:rPr>
              <w:rFonts w:ascii="Arial Unicode MS" w:cs="Arial Unicode MS" w:eastAsia="Arial Unicode MS" w:hAnsi="Arial Unicode MS"/>
              <w:rtl w:val="0"/>
            </w:rPr>
            <w:tab/>
            <w:tab/>
            <w:t xml:space="preserve">Name in Japanese: プリシラ・バーリエル</w:t>
          </w:r>
        </w:sdtContent>
      </w:sdt>
    </w:p>
    <w:p w:rsidR="00000000" w:rsidDel="00000000" w:rsidP="00000000" w:rsidRDefault="00000000" w:rsidRPr="00000000" w14:paraId="0000079B">
      <w:pPr>
        <w:rPr/>
      </w:pPr>
      <w:r w:rsidDel="00000000" w:rsidR="00000000" w:rsidRPr="00000000">
        <w:rPr>
          <w:rtl w:val="0"/>
        </w:rPr>
        <w:tab/>
        <w:tab/>
        <w:t xml:space="preserve">Japanese speech quirks:</w:t>
      </w:r>
    </w:p>
    <w:p w:rsidR="00000000" w:rsidDel="00000000" w:rsidP="00000000" w:rsidRDefault="00000000" w:rsidRPr="00000000" w14:paraId="0000079C">
      <w:pPr>
        <w:numPr>
          <w:ilvl w:val="0"/>
          <w:numId w:val="5"/>
        </w:numPr>
        <w:ind w:left="2520" w:hanging="360"/>
        <w:rPr/>
      </w:pPr>
      <w:sdt>
        <w:sdtPr>
          <w:tag w:val="goog_rdk_600"/>
        </w:sdtPr>
        <w:sdtContent>
          <w:r w:rsidDel="00000000" w:rsidR="00000000" w:rsidRPr="00000000">
            <w:rPr>
              <w:rFonts w:ascii="Arial Unicode MS" w:cs="Arial Unicode MS" w:eastAsia="Arial Unicode MS" w:hAnsi="Arial Unicode MS"/>
              <w:rtl w:val="0"/>
            </w:rPr>
            <w:t xml:space="preserve">First person pronoun – “妾”</w:t>
          </w:r>
        </w:sdtContent>
      </w:sdt>
    </w:p>
    <w:p w:rsidR="00000000" w:rsidDel="00000000" w:rsidP="00000000" w:rsidRDefault="00000000" w:rsidRPr="00000000" w14:paraId="0000079D">
      <w:pPr>
        <w:numPr>
          <w:ilvl w:val="0"/>
          <w:numId w:val="5"/>
        </w:numPr>
        <w:ind w:left="2520" w:hanging="360"/>
      </w:pPr>
      <w:sdt>
        <w:sdtPr>
          <w:tag w:val="goog_rdk_601"/>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79E">
      <w:pPr>
        <w:numPr>
          <w:ilvl w:val="0"/>
          <w:numId w:val="5"/>
        </w:numPr>
        <w:ind w:left="2520" w:hanging="360"/>
        <w:rPr/>
      </w:pPr>
      <w:r w:rsidDel="00000000" w:rsidR="00000000" w:rsidRPr="00000000">
        <w:rPr>
          <w:rtl w:val="0"/>
        </w:rPr>
        <w:t xml:space="preserve">Very high-and-mighty, horribly arrogant style of speech</w:t>
      </w:r>
    </w:p>
    <w:p w:rsidR="00000000" w:rsidDel="00000000" w:rsidP="00000000" w:rsidRDefault="00000000" w:rsidRPr="00000000" w14:paraId="0000079F">
      <w:pPr>
        <w:numPr>
          <w:ilvl w:val="0"/>
          <w:numId w:val="5"/>
        </w:numPr>
        <w:ind w:left="2520" w:hanging="360"/>
        <w:rPr/>
      </w:pPr>
      <w:sdt>
        <w:sdtPr>
          <w:tag w:val="goog_rdk_602"/>
        </w:sdtPr>
        <w:sdtContent>
          <w:r w:rsidDel="00000000" w:rsidR="00000000" w:rsidRPr="00000000">
            <w:rPr>
              <w:rFonts w:ascii="Arial Unicode MS" w:cs="Arial Unicode MS" w:eastAsia="Arial Unicode MS" w:hAnsi="Arial Unicode MS"/>
              <w:rtl w:val="0"/>
            </w:rPr>
            <w:t xml:space="preserve">Likes to use “凡愚” (foolish commoner) and “凡夫” (simpleton)</w:t>
          </w:r>
        </w:sdtContent>
      </w:sdt>
    </w:p>
    <w:p w:rsidR="00000000" w:rsidDel="00000000" w:rsidP="00000000" w:rsidRDefault="00000000" w:rsidRPr="00000000" w14:paraId="000007A0">
      <w:pPr>
        <w:numPr>
          <w:ilvl w:val="0"/>
          <w:numId w:val="5"/>
        </w:numPr>
        <w:ind w:left="2520" w:hanging="360"/>
        <w:rPr/>
      </w:pPr>
      <w:sdt>
        <w:sdtPr>
          <w:tag w:val="goog_rdk_603"/>
        </w:sdtPr>
        <w:sdtContent>
          <w:r w:rsidDel="00000000" w:rsidR="00000000" w:rsidRPr="00000000">
            <w:rPr>
              <w:rFonts w:ascii="Arial Unicode MS" w:cs="Arial Unicode MS" w:eastAsia="Arial Unicode MS" w:hAnsi="Arial Unicode MS"/>
              <w:rtl w:val="0"/>
            </w:rPr>
            <w:t xml:space="preserve">Has a little catch-phrase, “この世界は全て、妾にとって都合のよいようにできておる”</w:t>
          </w:r>
        </w:sdtContent>
      </w:sdt>
    </w:p>
    <w:p w:rsidR="00000000" w:rsidDel="00000000" w:rsidP="00000000" w:rsidRDefault="00000000" w:rsidRPr="00000000" w14:paraId="000007A1">
      <w:pPr>
        <w:numPr>
          <w:ilvl w:val="0"/>
          <w:numId w:val="5"/>
        </w:numPr>
        <w:ind w:left="2520" w:hanging="360"/>
        <w:rPr/>
      </w:pPr>
      <w:sdt>
        <w:sdtPr>
          <w:tag w:val="goog_rdk_604"/>
        </w:sdtPr>
        <w:sdtContent>
          <w:r w:rsidDel="00000000" w:rsidR="00000000" w:rsidRPr="00000000">
            <w:rPr>
              <w:rFonts w:ascii="Arial Unicode MS" w:cs="Arial Unicode MS" w:eastAsia="Arial Unicode MS" w:hAnsi="Arial Unicode MS"/>
              <w:rtl w:val="0"/>
            </w:rPr>
            <w:t xml:space="preserve">Another is “大義である”</w:t>
          </w:r>
        </w:sdtContent>
      </w:sdt>
    </w:p>
    <w:p w:rsidR="00000000" w:rsidDel="00000000" w:rsidP="00000000" w:rsidRDefault="00000000" w:rsidRPr="00000000" w14:paraId="000007A2">
      <w:pPr>
        <w:ind w:left="1440" w:firstLine="0"/>
        <w:rPr/>
      </w:pPr>
      <w:r w:rsidDel="00000000" w:rsidR="00000000" w:rsidRPr="00000000">
        <w:rPr>
          <w:rtl w:val="0"/>
        </w:rPr>
        <w:t xml:space="preserve">English speech quirks:</w:t>
      </w:r>
    </w:p>
    <w:p w:rsidR="00000000" w:rsidDel="00000000" w:rsidP="00000000" w:rsidRDefault="00000000" w:rsidRPr="00000000" w14:paraId="000007A3">
      <w:pPr>
        <w:widowControl w:val="0"/>
        <w:numPr>
          <w:ilvl w:val="0"/>
          <w:numId w:val="5"/>
        </w:numPr>
        <w:spacing w:line="240" w:lineRule="auto"/>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7A4">
      <w:pPr>
        <w:widowControl w:val="0"/>
        <w:numPr>
          <w:ilvl w:val="0"/>
          <w:numId w:val="5"/>
        </w:numPr>
        <w:spacing w:line="240" w:lineRule="auto"/>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7A5">
      <w:pPr>
        <w:widowControl w:val="0"/>
        <w:numPr>
          <w:ilvl w:val="0"/>
          <w:numId w:val="5"/>
        </w:numPr>
        <w:spacing w:line="240" w:lineRule="auto"/>
        <w:ind w:left="2520" w:hanging="360"/>
        <w:rPr/>
      </w:pPr>
      <w:r w:rsidDel="00000000" w:rsidR="00000000" w:rsidRPr="00000000">
        <w:rPr>
          <w:rtl w:val="0"/>
        </w:rPr>
        <w:t xml:space="preserve">Prefer “shall/shall not” to “will/will not”</w:t>
      </w:r>
    </w:p>
    <w:p w:rsidR="00000000" w:rsidDel="00000000" w:rsidP="00000000" w:rsidRDefault="00000000" w:rsidRPr="00000000" w14:paraId="000007A6">
      <w:pPr>
        <w:numPr>
          <w:ilvl w:val="0"/>
          <w:numId w:val="5"/>
        </w:numPr>
        <w:ind w:left="2520" w:hanging="360"/>
        <w:rPr/>
      </w:pPr>
      <w:r w:rsidDel="00000000" w:rsidR="00000000" w:rsidRPr="00000000">
        <w:rPr>
          <w:rtl w:val="0"/>
        </w:rPr>
        <w:t xml:space="preserve">Scarce use of “mine” / “mine self”</w:t>
      </w:r>
    </w:p>
    <w:p w:rsidR="00000000" w:rsidDel="00000000" w:rsidP="00000000" w:rsidRDefault="00000000" w:rsidRPr="00000000" w14:paraId="000007A7">
      <w:pPr>
        <w:numPr>
          <w:ilvl w:val="0"/>
          <w:numId w:val="5"/>
        </w:numPr>
        <w:ind w:left="2520" w:hanging="360"/>
        <w:rPr/>
      </w:pPr>
      <w:r w:rsidDel="00000000" w:rsidR="00000000" w:rsidRPr="00000000">
        <w:rPr>
          <w:rtl w:val="0"/>
        </w:rPr>
        <w:t xml:space="preserve">Her little catchphrase should be TL’d as “Everything in this world is made for my convenience”</w:t>
      </w:r>
    </w:p>
    <w:p w:rsidR="00000000" w:rsidDel="00000000" w:rsidP="00000000" w:rsidRDefault="00000000" w:rsidRPr="00000000" w14:paraId="000007A8">
      <w:pPr>
        <w:numPr>
          <w:ilvl w:val="0"/>
          <w:numId w:val="5"/>
        </w:numPr>
        <w:ind w:left="2520" w:hanging="360"/>
        <w:rPr/>
      </w:pPr>
      <w:r w:rsidDel="00000000" w:rsidR="00000000" w:rsidRPr="00000000">
        <w:rPr>
          <w:rtl w:val="0"/>
        </w:rPr>
        <w:t xml:space="preserve">The other often-spoken phrase should be “It is a great service” (if standalone)</w:t>
      </w:r>
    </w:p>
    <w:p w:rsidR="00000000" w:rsidDel="00000000" w:rsidP="00000000" w:rsidRDefault="00000000" w:rsidRPr="00000000" w14:paraId="000007A9">
      <w:pPr>
        <w:ind w:left="1440" w:firstLine="0"/>
        <w:rPr/>
      </w:pPr>
      <w:r w:rsidDel="00000000" w:rsidR="00000000" w:rsidRPr="00000000">
        <w:rPr>
          <w:rtl w:val="0"/>
        </w:rPr>
        <w:t xml:space="preserve">Notes:</w:t>
      </w:r>
    </w:p>
    <w:p w:rsidR="00000000" w:rsidDel="00000000" w:rsidP="00000000" w:rsidRDefault="00000000" w:rsidRPr="00000000" w14:paraId="000007AA">
      <w:pPr>
        <w:numPr>
          <w:ilvl w:val="0"/>
          <w:numId w:val="5"/>
        </w:numPr>
        <w:ind w:left="2520" w:hanging="360"/>
        <w:rPr/>
      </w:pPr>
      <w:r w:rsidDel="00000000" w:rsidR="00000000" w:rsidRPr="00000000">
        <w:rPr>
          <w:rtl w:val="0"/>
        </w:rPr>
        <w:t xml:space="preserve">Her pronoun usually trips up MTL tools</w:t>
      </w:r>
      <w:r w:rsidDel="00000000" w:rsidR="00000000" w:rsidRPr="00000000">
        <w:rPr>
          <w:rtl w:val="0"/>
        </w:rPr>
      </w:r>
    </w:p>
    <w:p w:rsidR="00000000" w:rsidDel="00000000" w:rsidP="00000000" w:rsidRDefault="00000000" w:rsidRPr="00000000" w14:paraId="000007AB">
      <w:pPr>
        <w:rPr>
          <w:b w:val="1"/>
        </w:rPr>
      </w:pPr>
      <w:r w:rsidDel="00000000" w:rsidR="00000000" w:rsidRPr="00000000">
        <w:rPr>
          <w:rtl w:val="0"/>
        </w:rPr>
      </w:r>
    </w:p>
    <w:p w:rsidR="00000000" w:rsidDel="00000000" w:rsidP="00000000" w:rsidRDefault="00000000" w:rsidRPr="00000000" w14:paraId="000007AC">
      <w:pPr>
        <w:pStyle w:val="Heading4"/>
        <w:rPr/>
      </w:pPr>
      <w:bookmarkStart w:colFirst="0" w:colLast="0" w:name="_heading=h.ku9lhfg0wlo1" w:id="51"/>
      <w:bookmarkEnd w:id="51"/>
      <w:r w:rsidDel="00000000" w:rsidR="00000000" w:rsidRPr="00000000">
        <w:rPr>
          <w:rtl w:val="0"/>
        </w:rPr>
        <w:t xml:space="preserve">Schult</w:t>
      </w:r>
    </w:p>
    <w:p w:rsidR="00000000" w:rsidDel="00000000" w:rsidP="00000000" w:rsidRDefault="00000000" w:rsidRPr="00000000" w14:paraId="000007AD">
      <w:pPr>
        <w:rPr/>
      </w:pPr>
      <w:sdt>
        <w:sdtPr>
          <w:tag w:val="goog_rdk_605"/>
        </w:sdtPr>
        <w:sdtContent>
          <w:r w:rsidDel="00000000" w:rsidR="00000000" w:rsidRPr="00000000">
            <w:rPr>
              <w:rFonts w:ascii="Arial Unicode MS" w:cs="Arial Unicode MS" w:eastAsia="Arial Unicode MS" w:hAnsi="Arial Unicode MS"/>
              <w:rtl w:val="0"/>
            </w:rPr>
            <w:tab/>
            <w:tab/>
            <w:t xml:space="preserve">Name in Japanese: シュルト</w:t>
          </w:r>
        </w:sdtContent>
      </w:sdt>
    </w:p>
    <w:p w:rsidR="00000000" w:rsidDel="00000000" w:rsidP="00000000" w:rsidRDefault="00000000" w:rsidRPr="00000000" w14:paraId="000007AE">
      <w:pPr>
        <w:rPr/>
      </w:pPr>
      <w:r w:rsidDel="00000000" w:rsidR="00000000" w:rsidRPr="00000000">
        <w:rPr>
          <w:rtl w:val="0"/>
        </w:rPr>
        <w:tab/>
        <w:tab/>
        <w:t xml:space="preserve">Japanese speech quirks:</w:t>
      </w:r>
    </w:p>
    <w:p w:rsidR="00000000" w:rsidDel="00000000" w:rsidP="00000000" w:rsidRDefault="00000000" w:rsidRPr="00000000" w14:paraId="000007AF">
      <w:pPr>
        <w:numPr>
          <w:ilvl w:val="0"/>
          <w:numId w:val="5"/>
        </w:numPr>
        <w:ind w:left="2520" w:hanging="360"/>
        <w:rPr/>
      </w:pPr>
      <w:sdt>
        <w:sdtPr>
          <w:tag w:val="goog_rdk_606"/>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7B0">
      <w:pPr>
        <w:ind w:left="1440" w:firstLine="0"/>
        <w:rPr/>
      </w:pPr>
      <w:r w:rsidDel="00000000" w:rsidR="00000000" w:rsidRPr="00000000">
        <w:rPr>
          <w:rtl w:val="0"/>
        </w:rPr>
        <w:t xml:space="preserve">English speech quirks:</w:t>
      </w:r>
    </w:p>
    <w:p w:rsidR="00000000" w:rsidDel="00000000" w:rsidP="00000000" w:rsidRDefault="00000000" w:rsidRPr="00000000" w14:paraId="000007B1">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7B2">
      <w:pPr>
        <w:numPr>
          <w:ilvl w:val="0"/>
          <w:numId w:val="5"/>
        </w:numPr>
        <w:ind w:left="2520" w:hanging="360"/>
        <w:rPr/>
      </w:pPr>
      <w:r w:rsidDel="00000000" w:rsidR="00000000" w:rsidRPr="00000000">
        <w:rPr>
          <w:rtl w:val="0"/>
        </w:rPr>
        <w:t xml:space="preserve">Very formal speech, simple words preferred</w:t>
      </w:r>
    </w:p>
    <w:p w:rsidR="00000000" w:rsidDel="00000000" w:rsidP="00000000" w:rsidRDefault="00000000" w:rsidRPr="00000000" w14:paraId="000007B3">
      <w:pPr>
        <w:numPr>
          <w:ilvl w:val="0"/>
          <w:numId w:val="5"/>
        </w:numPr>
        <w:ind w:left="2520" w:hanging="360"/>
        <w:rPr/>
      </w:pPr>
      <w:sdt>
        <w:sdtPr>
          <w:tag w:val="goog_rdk_607"/>
        </w:sdtPr>
        <w:sdtContent>
          <w:r w:rsidDel="00000000" w:rsidR="00000000" w:rsidRPr="00000000">
            <w:rPr>
              <w:rFonts w:ascii="Arial Unicode MS" w:cs="Arial Unicode MS" w:eastAsia="Arial Unicode MS" w:hAnsi="Arial Unicode MS"/>
              <w:rtl w:val="0"/>
            </w:rPr>
            <w:t xml:space="preserve">Refers to almost everyone with Sama (様)</w:t>
          </w:r>
        </w:sdtContent>
      </w:sdt>
    </w:p>
    <w:p w:rsidR="00000000" w:rsidDel="00000000" w:rsidP="00000000" w:rsidRDefault="00000000" w:rsidRPr="00000000" w14:paraId="000007B4">
      <w:pPr>
        <w:ind w:left="1440" w:firstLine="0"/>
        <w:rPr/>
      </w:pPr>
      <w:r w:rsidDel="00000000" w:rsidR="00000000" w:rsidRPr="00000000">
        <w:rPr>
          <w:rtl w:val="0"/>
        </w:rPr>
        <w:t xml:space="preserve">Notes:</w:t>
      </w:r>
    </w:p>
    <w:p w:rsidR="00000000" w:rsidDel="00000000" w:rsidP="00000000" w:rsidRDefault="00000000" w:rsidRPr="00000000" w14:paraId="000007B5">
      <w:pPr>
        <w:numPr>
          <w:ilvl w:val="0"/>
          <w:numId w:val="5"/>
        </w:numPr>
        <w:ind w:left="2520" w:hanging="360"/>
        <w:rPr/>
      </w:pPr>
      <w:r w:rsidDel="00000000" w:rsidR="00000000" w:rsidRPr="00000000">
        <w:rPr>
          <w:rtl w:val="0"/>
        </w:rPr>
        <w:t xml:space="preserve">Often sutters words</w:t>
      </w:r>
    </w:p>
    <w:p w:rsidR="00000000" w:rsidDel="00000000" w:rsidP="00000000" w:rsidRDefault="00000000" w:rsidRPr="00000000" w14:paraId="000007B6">
      <w:pPr>
        <w:ind w:left="0" w:firstLine="0"/>
        <w:rPr/>
      </w:pPr>
      <w:r w:rsidDel="00000000" w:rsidR="00000000" w:rsidRPr="00000000">
        <w:rPr>
          <w:rtl w:val="0"/>
        </w:rPr>
      </w:r>
    </w:p>
    <w:p w:rsidR="00000000" w:rsidDel="00000000" w:rsidP="00000000" w:rsidRDefault="00000000" w:rsidRPr="00000000" w14:paraId="000007B7">
      <w:pPr>
        <w:rPr>
          <w:b w:val="1"/>
        </w:rPr>
      </w:pPr>
      <w:r w:rsidDel="00000000" w:rsidR="00000000" w:rsidRPr="00000000">
        <w:rPr>
          <w:rtl w:val="0"/>
        </w:rPr>
      </w:r>
    </w:p>
    <w:p w:rsidR="00000000" w:rsidDel="00000000" w:rsidP="00000000" w:rsidRDefault="00000000" w:rsidRPr="00000000" w14:paraId="000007B8">
      <w:pPr>
        <w:pStyle w:val="Heading4"/>
        <w:rPr>
          <w:sz w:val="24"/>
          <w:szCs w:val="24"/>
        </w:rPr>
      </w:pPr>
      <w:bookmarkStart w:colFirst="0" w:colLast="0" w:name="_heading=h.nlyul5kczv10" w:id="52"/>
      <w:bookmarkEnd w:id="52"/>
      <w:r w:rsidDel="00000000" w:rsidR="00000000" w:rsidRPr="00000000">
        <w:rPr>
          <w:rtl w:val="0"/>
        </w:rPr>
        <w:tab/>
      </w:r>
      <w:r w:rsidDel="00000000" w:rsidR="00000000" w:rsidRPr="00000000">
        <w:rPr>
          <w:sz w:val="24"/>
          <w:szCs w:val="24"/>
          <w:rtl w:val="0"/>
        </w:rPr>
        <w:t xml:space="preserve">Yae Tenzen</w:t>
      </w:r>
    </w:p>
    <w:p w:rsidR="00000000" w:rsidDel="00000000" w:rsidP="00000000" w:rsidRDefault="00000000" w:rsidRPr="00000000" w14:paraId="000007B9">
      <w:pPr>
        <w:rPr/>
      </w:pPr>
      <w:r w:rsidDel="00000000" w:rsidR="00000000" w:rsidRPr="00000000">
        <w:rPr>
          <w:b w:val="1"/>
          <w:sz w:val="24"/>
          <w:szCs w:val="24"/>
          <w:rtl w:val="0"/>
        </w:rPr>
        <w:tab/>
      </w:r>
      <w:sdt>
        <w:sdtPr>
          <w:tag w:val="goog_rdk_608"/>
        </w:sdtPr>
        <w:sdtContent>
          <w:r w:rsidDel="00000000" w:rsidR="00000000" w:rsidRPr="00000000">
            <w:rPr>
              <w:rFonts w:ascii="Arial Unicode MS" w:cs="Arial Unicode MS" w:eastAsia="Arial Unicode MS" w:hAnsi="Arial Unicode MS"/>
              <w:rtl w:val="0"/>
            </w:rPr>
            <w:t xml:space="preserve">Name in Japanese: ヤエ・テンゼン</w:t>
          </w:r>
        </w:sdtContent>
      </w:sdt>
    </w:p>
    <w:p w:rsidR="00000000" w:rsidDel="00000000" w:rsidP="00000000" w:rsidRDefault="00000000" w:rsidRPr="00000000" w14:paraId="000007BA">
      <w:pPr>
        <w:rPr/>
      </w:pPr>
      <w:r w:rsidDel="00000000" w:rsidR="00000000" w:rsidRPr="00000000">
        <w:rPr>
          <w:rtl w:val="0"/>
        </w:rPr>
        <w:tab/>
        <w:tab/>
        <w:t xml:space="preserve">Japanese speech quirks:</w:t>
      </w:r>
    </w:p>
    <w:p w:rsidR="00000000" w:rsidDel="00000000" w:rsidP="00000000" w:rsidRDefault="00000000" w:rsidRPr="00000000" w14:paraId="000007BB">
      <w:pPr>
        <w:numPr>
          <w:ilvl w:val="0"/>
          <w:numId w:val="5"/>
        </w:numPr>
        <w:ind w:left="2520" w:hanging="360"/>
      </w:pPr>
      <w:sdt>
        <w:sdtPr>
          <w:tag w:val="goog_rdk_60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BC">
      <w:pPr>
        <w:numPr>
          <w:ilvl w:val="0"/>
          <w:numId w:val="5"/>
        </w:numPr>
        <w:ind w:left="2520" w:hanging="360"/>
        <w:rPr>
          <w:u w:val="none"/>
        </w:rPr>
      </w:pPr>
      <w:r w:rsidDel="00000000" w:rsidR="00000000" w:rsidRPr="00000000">
        <w:rPr>
          <w:rtl w:val="0"/>
        </w:rPr>
        <w:t xml:space="preserve">Frequently uses tildes</w:t>
      </w:r>
    </w:p>
    <w:p w:rsidR="00000000" w:rsidDel="00000000" w:rsidP="00000000" w:rsidRDefault="00000000" w:rsidRPr="00000000" w14:paraId="000007BD">
      <w:pPr>
        <w:ind w:left="1440" w:firstLine="0"/>
        <w:rPr/>
      </w:pPr>
      <w:r w:rsidDel="00000000" w:rsidR="00000000" w:rsidRPr="00000000">
        <w:rPr>
          <w:rtl w:val="0"/>
        </w:rPr>
        <w:t xml:space="preserve">English speech quirks:</w:t>
      </w:r>
    </w:p>
    <w:p w:rsidR="00000000" w:rsidDel="00000000" w:rsidP="00000000" w:rsidRDefault="00000000" w:rsidRPr="00000000" w14:paraId="000007BE">
      <w:pPr>
        <w:numPr>
          <w:ilvl w:val="0"/>
          <w:numId w:val="5"/>
        </w:numPr>
        <w:ind w:left="2520" w:hanging="360"/>
      </w:pPr>
      <w:r w:rsidDel="00000000" w:rsidR="00000000" w:rsidRPr="00000000">
        <w:rPr>
          <w:rtl w:val="0"/>
        </w:rPr>
        <w:t xml:space="preserve">Uses basic contractions sometimes</w:t>
      </w:r>
    </w:p>
    <w:p w:rsidR="00000000" w:rsidDel="00000000" w:rsidP="00000000" w:rsidRDefault="00000000" w:rsidRPr="00000000" w14:paraId="000007BF">
      <w:pPr>
        <w:numPr>
          <w:ilvl w:val="0"/>
          <w:numId w:val="5"/>
        </w:numPr>
        <w:ind w:left="2520" w:hanging="360"/>
        <w:rPr>
          <w:u w:val="none"/>
        </w:rPr>
      </w:pPr>
      <w:r w:rsidDel="00000000" w:rsidR="00000000" w:rsidRPr="00000000">
        <w:rPr>
          <w:rtl w:val="0"/>
        </w:rPr>
        <w:t xml:space="preserve">Very flirty and playful demeanor</w:t>
      </w:r>
    </w:p>
    <w:p w:rsidR="00000000" w:rsidDel="00000000" w:rsidP="00000000" w:rsidRDefault="00000000" w:rsidRPr="00000000" w14:paraId="000007C0">
      <w:pPr>
        <w:numPr>
          <w:ilvl w:val="0"/>
          <w:numId w:val="5"/>
        </w:numPr>
        <w:ind w:left="2520" w:hanging="360"/>
      </w:pPr>
      <w:r w:rsidDel="00000000" w:rsidR="00000000" w:rsidRPr="00000000">
        <w:rPr>
          <w:rtl w:val="0"/>
        </w:rPr>
        <w:t xml:space="preserve">Tildes are to split words up rather than being moved towards the end of words</w:t>
      </w:r>
    </w:p>
    <w:p w:rsidR="00000000" w:rsidDel="00000000" w:rsidP="00000000" w:rsidRDefault="00000000" w:rsidRPr="00000000" w14:paraId="000007C1">
      <w:pPr>
        <w:ind w:left="1440" w:firstLine="0"/>
        <w:rPr/>
      </w:pPr>
      <w:r w:rsidDel="00000000" w:rsidR="00000000" w:rsidRPr="00000000">
        <w:rPr>
          <w:rtl w:val="0"/>
        </w:rPr>
        <w:t xml:space="preserve">Notes:</w:t>
      </w:r>
    </w:p>
    <w:p w:rsidR="00000000" w:rsidDel="00000000" w:rsidP="00000000" w:rsidRDefault="00000000" w:rsidRPr="00000000" w14:paraId="000007C2">
      <w:pPr>
        <w:numPr>
          <w:ilvl w:val="0"/>
          <w:numId w:val="5"/>
        </w:numPr>
        <w:ind w:left="2520" w:hanging="360"/>
      </w:pPr>
      <w:r w:rsidDel="00000000" w:rsidR="00000000" w:rsidRPr="00000000">
        <w:rPr>
          <w:rtl w:val="0"/>
        </w:rPr>
      </w:r>
    </w:p>
    <w:p w:rsidR="00000000" w:rsidDel="00000000" w:rsidP="00000000" w:rsidRDefault="00000000" w:rsidRPr="00000000" w14:paraId="000007C3">
      <w:pPr>
        <w:ind w:left="2520" w:firstLine="0"/>
        <w:rPr/>
      </w:pPr>
      <w:r w:rsidDel="00000000" w:rsidR="00000000" w:rsidRPr="00000000">
        <w:rPr>
          <w:rtl w:val="0"/>
        </w:rPr>
      </w:r>
    </w:p>
    <w:p w:rsidR="00000000" w:rsidDel="00000000" w:rsidP="00000000" w:rsidRDefault="00000000" w:rsidRPr="00000000" w14:paraId="000007C4">
      <w:pPr>
        <w:pStyle w:val="Heading3"/>
        <w:rPr>
          <w:b w:val="1"/>
          <w:sz w:val="28"/>
          <w:szCs w:val="28"/>
        </w:rPr>
      </w:pPr>
      <w:bookmarkStart w:colFirst="0" w:colLast="0" w:name="_heading=h.aeh77d5h7ego" w:id="53"/>
      <w:bookmarkEnd w:id="53"/>
      <w:r w:rsidDel="00000000" w:rsidR="00000000" w:rsidRPr="00000000">
        <w:rPr>
          <w:rtl w:val="0"/>
        </w:rPr>
        <w:t xml:space="preserve">Anastasia Camp</w:t>
      </w:r>
      <w:r w:rsidDel="00000000" w:rsidR="00000000" w:rsidRPr="00000000">
        <w:rPr>
          <w:rtl w:val="0"/>
        </w:rPr>
      </w:r>
    </w:p>
    <w:p w:rsidR="00000000" w:rsidDel="00000000" w:rsidP="00000000" w:rsidRDefault="00000000" w:rsidRPr="00000000" w14:paraId="000007C5">
      <w:pPr>
        <w:rPr>
          <w:b w:val="1"/>
        </w:rPr>
      </w:pPr>
      <w:r w:rsidDel="00000000" w:rsidR="00000000" w:rsidRPr="00000000">
        <w:rPr>
          <w:rtl w:val="0"/>
        </w:rPr>
      </w:r>
    </w:p>
    <w:p w:rsidR="00000000" w:rsidDel="00000000" w:rsidP="00000000" w:rsidRDefault="00000000" w:rsidRPr="00000000" w14:paraId="000007C6">
      <w:pPr>
        <w:pStyle w:val="Heading4"/>
        <w:rPr/>
      </w:pPr>
      <w:bookmarkStart w:colFirst="0" w:colLast="0" w:name="_heading=h.ttpk4fx43zzj" w:id="54"/>
      <w:bookmarkEnd w:id="54"/>
      <w:r w:rsidDel="00000000" w:rsidR="00000000" w:rsidRPr="00000000">
        <w:rPr>
          <w:rtl w:val="0"/>
        </w:rPr>
        <w:t xml:space="preserve">Anastasia Hoshin</w:t>
      </w:r>
    </w:p>
    <w:p w:rsidR="00000000" w:rsidDel="00000000" w:rsidP="00000000" w:rsidRDefault="00000000" w:rsidRPr="00000000" w14:paraId="000007C7">
      <w:pPr>
        <w:rPr/>
      </w:pPr>
      <w:sdt>
        <w:sdtPr>
          <w:tag w:val="goog_rdk_610"/>
        </w:sdtPr>
        <w:sdtContent>
          <w:r w:rsidDel="00000000" w:rsidR="00000000" w:rsidRPr="00000000">
            <w:rPr>
              <w:rFonts w:ascii="Arial Unicode MS" w:cs="Arial Unicode MS" w:eastAsia="Arial Unicode MS" w:hAnsi="Arial Unicode MS"/>
              <w:rtl w:val="0"/>
            </w:rPr>
            <w:tab/>
            <w:tab/>
            <w:t xml:space="preserve">Name in Japanese: アナスタシア・ホーシン</w:t>
          </w:r>
        </w:sdtContent>
      </w:sdt>
    </w:p>
    <w:p w:rsidR="00000000" w:rsidDel="00000000" w:rsidP="00000000" w:rsidRDefault="00000000" w:rsidRPr="00000000" w14:paraId="000007C8">
      <w:pPr>
        <w:ind w:firstLine="720"/>
        <w:rPr/>
      </w:pPr>
      <w:r w:rsidDel="00000000" w:rsidR="00000000" w:rsidRPr="00000000">
        <w:rPr>
          <w:rtl w:val="0"/>
        </w:rPr>
        <w:tab/>
        <w:t xml:space="preserve">Japanese speech quirks:</w:t>
      </w:r>
    </w:p>
    <w:p w:rsidR="00000000" w:rsidDel="00000000" w:rsidP="00000000" w:rsidRDefault="00000000" w:rsidRPr="00000000" w14:paraId="000007C9">
      <w:pPr>
        <w:numPr>
          <w:ilvl w:val="0"/>
          <w:numId w:val="5"/>
        </w:numPr>
        <w:ind w:left="2520" w:hanging="360"/>
        <w:rPr/>
      </w:pPr>
      <w:sdt>
        <w:sdtPr>
          <w:tag w:val="goog_rdk_611"/>
        </w:sdtPr>
        <w:sdtContent>
          <w:r w:rsidDel="00000000" w:rsidR="00000000" w:rsidRPr="00000000">
            <w:rPr>
              <w:rFonts w:ascii="Arial Unicode MS" w:cs="Arial Unicode MS" w:eastAsia="Arial Unicode MS" w:hAnsi="Arial Unicode MS"/>
              <w:rtl w:val="0"/>
            </w:rPr>
            <w:t xml:space="preserve">First person pronoun – “ウチ”</w:t>
          </w:r>
        </w:sdtContent>
      </w:sdt>
    </w:p>
    <w:p w:rsidR="00000000" w:rsidDel="00000000" w:rsidP="00000000" w:rsidRDefault="00000000" w:rsidRPr="00000000" w14:paraId="000007CA">
      <w:pPr>
        <w:numPr>
          <w:ilvl w:val="0"/>
          <w:numId w:val="5"/>
        </w:numPr>
        <w:ind w:left="2520" w:hanging="360"/>
        <w:rPr>
          <w:u w:val="none"/>
        </w:rPr>
      </w:pPr>
      <w:r w:rsidDel="00000000" w:rsidR="00000000" w:rsidRPr="00000000">
        <w:rPr>
          <w:rtl w:val="0"/>
        </w:rPr>
        <w:t xml:space="preserve">Kansai dialect</w:t>
      </w:r>
    </w:p>
    <w:p w:rsidR="00000000" w:rsidDel="00000000" w:rsidP="00000000" w:rsidRDefault="00000000" w:rsidRPr="00000000" w14:paraId="000007CB">
      <w:pPr>
        <w:numPr>
          <w:ilvl w:val="0"/>
          <w:numId w:val="5"/>
        </w:numPr>
        <w:ind w:left="2520" w:hanging="360"/>
        <w:rPr>
          <w:u w:val="none"/>
        </w:rPr>
      </w:pPr>
      <w:sdt>
        <w:sdtPr>
          <w:tag w:val="goog_rdk_612"/>
        </w:sdtPr>
        <w:sdtContent>
          <w:r w:rsidDel="00000000" w:rsidR="00000000" w:rsidRPr="00000000">
            <w:rPr>
              <w:rFonts w:ascii="Arial Unicode MS" w:cs="Arial Unicode MS" w:eastAsia="Arial Unicode MS" w:hAnsi="Arial Unicode MS"/>
              <w:rtl w:val="0"/>
            </w:rPr>
            <w:t xml:space="preserve">Refers to others as “子ぉ(ら)” a lot (often translated as “child”/”children”)</w:t>
          </w:r>
        </w:sdtContent>
      </w:sdt>
    </w:p>
    <w:p w:rsidR="00000000" w:rsidDel="00000000" w:rsidP="00000000" w:rsidRDefault="00000000" w:rsidRPr="00000000" w14:paraId="000007CC">
      <w:pPr>
        <w:ind w:left="1440" w:firstLine="0"/>
        <w:rPr/>
      </w:pPr>
      <w:r w:rsidDel="00000000" w:rsidR="00000000" w:rsidRPr="00000000">
        <w:rPr>
          <w:rtl w:val="0"/>
        </w:rPr>
        <w:t xml:space="preserve">English speech quirks:</w:t>
      </w:r>
    </w:p>
    <w:p w:rsidR="00000000" w:rsidDel="00000000" w:rsidP="00000000" w:rsidRDefault="00000000" w:rsidRPr="00000000" w14:paraId="000007CD">
      <w:pPr>
        <w:widowControl w:val="0"/>
        <w:numPr>
          <w:ilvl w:val="0"/>
          <w:numId w:val="5"/>
        </w:numPr>
        <w:spacing w:line="240" w:lineRule="auto"/>
        <w:ind w:left="2520" w:hanging="360"/>
        <w:rPr/>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7CE">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7CF">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7D0">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7D1">
      <w:pPr>
        <w:ind w:left="720" w:firstLine="720"/>
        <w:rPr/>
      </w:pPr>
      <w:r w:rsidDel="00000000" w:rsidR="00000000" w:rsidRPr="00000000">
        <w:rPr>
          <w:rtl w:val="0"/>
        </w:rPr>
        <w:t xml:space="preserve">Notes:</w:t>
      </w:r>
    </w:p>
    <w:p w:rsidR="00000000" w:rsidDel="00000000" w:rsidP="00000000" w:rsidRDefault="00000000" w:rsidRPr="00000000" w14:paraId="000007D2">
      <w:pPr>
        <w:numPr>
          <w:ilvl w:val="0"/>
          <w:numId w:val="5"/>
        </w:numPr>
        <w:ind w:left="2520" w:hanging="360"/>
        <w:rPr/>
      </w:pPr>
      <w:sdt>
        <w:sdtPr>
          <w:tag w:val="goog_rdk_613"/>
        </w:sdtPr>
        <w:sdtContent>
          <w:r w:rsidDel="00000000" w:rsidR="00000000" w:rsidRPr="00000000">
            <w:rPr>
              <w:rFonts w:ascii="Arial Unicode MS" w:cs="Arial Unicode MS" w:eastAsia="Arial Unicode MS" w:hAnsi="Arial Unicode MS"/>
              <w:rtl w:val="0"/>
            </w:rPr>
            <w:t xml:space="preserve">Referred to as “Ana” by Eridna (アナ)</w:t>
          </w:r>
        </w:sdtContent>
      </w:sdt>
    </w:p>
    <w:p w:rsidR="00000000" w:rsidDel="00000000" w:rsidP="00000000" w:rsidRDefault="00000000" w:rsidRPr="00000000" w14:paraId="000007D3">
      <w:pPr>
        <w:numPr>
          <w:ilvl w:val="0"/>
          <w:numId w:val="5"/>
        </w:numPr>
        <w:ind w:left="2520" w:hanging="360"/>
        <w:rPr/>
      </w:pPr>
      <w:sdt>
        <w:sdtPr>
          <w:tag w:val="goog_rdk_614"/>
        </w:sdtPr>
        <w:sdtContent>
          <w:r w:rsidDel="00000000" w:rsidR="00000000" w:rsidRPr="00000000">
            <w:rPr>
              <w:rFonts w:ascii="Arial Unicode MS" w:cs="Arial Unicode MS" w:eastAsia="Arial Unicode MS" w:hAnsi="Arial Unicode MS"/>
              <w:rtl w:val="0"/>
            </w:rPr>
            <w:t xml:space="preserve">Referred to as “Ana-bo” by Ricardo Welkin (アナ坊)</w:t>
          </w:r>
        </w:sdtContent>
      </w:sdt>
    </w:p>
    <w:p w:rsidR="00000000" w:rsidDel="00000000" w:rsidP="00000000" w:rsidRDefault="00000000" w:rsidRPr="00000000" w14:paraId="000007D4">
      <w:pPr>
        <w:numPr>
          <w:ilvl w:val="0"/>
          <w:numId w:val="5"/>
        </w:numPr>
        <w:ind w:left="2520" w:hanging="360"/>
        <w:rPr/>
      </w:pPr>
      <w:sdt>
        <w:sdtPr>
          <w:tag w:val="goog_rdk_615"/>
        </w:sdtPr>
        <w:sdtContent>
          <w:r w:rsidDel="00000000" w:rsidR="00000000" w:rsidRPr="00000000">
            <w:rPr>
              <w:rFonts w:ascii="Arial Unicode MS" w:cs="Arial Unicode MS" w:eastAsia="Arial Unicode MS" w:hAnsi="Arial Unicode MS"/>
              <w:rtl w:val="0"/>
            </w:rPr>
            <w:t xml:space="preserve">Sometimes referred as She-fox (女狐) by Priscilla</w:t>
          </w:r>
        </w:sdtContent>
      </w:sdt>
      <w:r w:rsidDel="00000000" w:rsidR="00000000" w:rsidRPr="00000000">
        <w:rPr>
          <w:rtl w:val="0"/>
        </w:rPr>
      </w:r>
    </w:p>
    <w:p w:rsidR="00000000" w:rsidDel="00000000" w:rsidP="00000000" w:rsidRDefault="00000000" w:rsidRPr="00000000" w14:paraId="000007D5">
      <w:pPr>
        <w:rPr>
          <w:b w:val="1"/>
        </w:rPr>
      </w:pPr>
      <w:r w:rsidDel="00000000" w:rsidR="00000000" w:rsidRPr="00000000">
        <w:rPr>
          <w:rtl w:val="0"/>
        </w:rPr>
      </w:r>
    </w:p>
    <w:p w:rsidR="00000000" w:rsidDel="00000000" w:rsidP="00000000" w:rsidRDefault="00000000" w:rsidRPr="00000000" w14:paraId="000007D6">
      <w:pPr>
        <w:pStyle w:val="Heading4"/>
        <w:rPr/>
      </w:pPr>
      <w:bookmarkStart w:colFirst="0" w:colLast="0" w:name="_heading=h.qo8q92ydgwrq" w:id="56"/>
      <w:bookmarkEnd w:id="56"/>
      <w:r w:rsidDel="00000000" w:rsidR="00000000" w:rsidRPr="00000000">
        <w:rPr>
          <w:rtl w:val="0"/>
        </w:rPr>
        <w:t xml:space="preserve">Eridna</w:t>
      </w:r>
    </w:p>
    <w:p w:rsidR="00000000" w:rsidDel="00000000" w:rsidP="00000000" w:rsidRDefault="00000000" w:rsidRPr="00000000" w14:paraId="000007D7">
      <w:pPr>
        <w:rPr/>
      </w:pPr>
      <w:sdt>
        <w:sdtPr>
          <w:tag w:val="goog_rdk_616"/>
        </w:sdtPr>
        <w:sdtContent>
          <w:r w:rsidDel="00000000" w:rsidR="00000000" w:rsidRPr="00000000">
            <w:rPr>
              <w:rFonts w:ascii="Arial Unicode MS" w:cs="Arial Unicode MS" w:eastAsia="Arial Unicode MS" w:hAnsi="Arial Unicode MS"/>
              <w:rtl w:val="0"/>
            </w:rPr>
            <w:tab/>
            <w:tab/>
            <w:t xml:space="preserve">Name in Japanese: 襟ドナ</w:t>
          </w:r>
        </w:sdtContent>
      </w:sdt>
    </w:p>
    <w:p w:rsidR="00000000" w:rsidDel="00000000" w:rsidP="00000000" w:rsidRDefault="00000000" w:rsidRPr="00000000" w14:paraId="000007D8">
      <w:pPr>
        <w:rPr/>
      </w:pPr>
      <w:r w:rsidDel="00000000" w:rsidR="00000000" w:rsidRPr="00000000">
        <w:rPr>
          <w:rtl w:val="0"/>
        </w:rPr>
        <w:tab/>
        <w:tab/>
        <w:t xml:space="preserve">Japanese speech quirks:</w:t>
      </w:r>
    </w:p>
    <w:p w:rsidR="00000000" w:rsidDel="00000000" w:rsidP="00000000" w:rsidRDefault="00000000" w:rsidRPr="00000000" w14:paraId="000007D9">
      <w:pPr>
        <w:numPr>
          <w:ilvl w:val="0"/>
          <w:numId w:val="5"/>
        </w:numPr>
        <w:ind w:left="2520" w:hanging="360"/>
        <w:rPr/>
      </w:pPr>
      <w:sdt>
        <w:sdtPr>
          <w:tag w:val="goog_rdk_617"/>
        </w:sdtPr>
        <w:sdtContent>
          <w:r w:rsidDel="00000000" w:rsidR="00000000" w:rsidRPr="00000000">
            <w:rPr>
              <w:rFonts w:ascii="Arial Unicode MS" w:cs="Arial Unicode MS" w:eastAsia="Arial Unicode MS" w:hAnsi="Arial Unicode MS"/>
              <w:rtl w:val="0"/>
            </w:rPr>
            <w:t xml:space="preserve">First person pronoun – “ボク”</w:t>
          </w:r>
        </w:sdtContent>
      </w:sdt>
    </w:p>
    <w:p w:rsidR="00000000" w:rsidDel="00000000" w:rsidP="00000000" w:rsidRDefault="00000000" w:rsidRPr="00000000" w14:paraId="000007DA">
      <w:pPr>
        <w:ind w:left="1440" w:firstLine="0"/>
        <w:rPr/>
      </w:pPr>
      <w:r w:rsidDel="00000000" w:rsidR="00000000" w:rsidRPr="00000000">
        <w:rPr>
          <w:rtl w:val="0"/>
        </w:rPr>
        <w:t xml:space="preserve">English speech quirks:</w:t>
      </w:r>
    </w:p>
    <w:p w:rsidR="00000000" w:rsidDel="00000000" w:rsidP="00000000" w:rsidRDefault="00000000" w:rsidRPr="00000000" w14:paraId="000007DB">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7DC">
      <w:pPr>
        <w:numPr>
          <w:ilvl w:val="0"/>
          <w:numId w:val="5"/>
        </w:numPr>
        <w:ind w:left="2520" w:hanging="360"/>
        <w:rPr/>
      </w:pPr>
      <w:r w:rsidDel="00000000" w:rsidR="00000000" w:rsidRPr="00000000">
        <w:rPr>
          <w:rtl w:val="0"/>
        </w:rPr>
        <w:t xml:space="preserve">Somewhat complex speech</w:t>
      </w:r>
    </w:p>
    <w:p w:rsidR="00000000" w:rsidDel="00000000" w:rsidP="00000000" w:rsidRDefault="00000000" w:rsidRPr="00000000" w14:paraId="000007DD">
      <w:pPr>
        <w:ind w:left="1440" w:firstLine="0"/>
        <w:rPr/>
      </w:pPr>
      <w:r w:rsidDel="00000000" w:rsidR="00000000" w:rsidRPr="00000000">
        <w:rPr>
          <w:rtl w:val="0"/>
        </w:rPr>
        <w:t xml:space="preserve">Notes:</w:t>
      </w:r>
    </w:p>
    <w:p w:rsidR="00000000" w:rsidDel="00000000" w:rsidP="00000000" w:rsidRDefault="00000000" w:rsidRPr="00000000" w14:paraId="000007DE">
      <w:pPr>
        <w:numPr>
          <w:ilvl w:val="0"/>
          <w:numId w:val="5"/>
        </w:numPr>
        <w:ind w:left="2520" w:hanging="360"/>
        <w:rPr/>
      </w:pPr>
      <w:sdt>
        <w:sdtPr>
          <w:tag w:val="goog_rdk_618"/>
        </w:sdtPr>
        <w:sdtContent>
          <w:r w:rsidDel="00000000" w:rsidR="00000000" w:rsidRPr="00000000">
            <w:rPr>
              <w:rFonts w:ascii="Arial Unicode MS" w:cs="Arial Unicode MS" w:eastAsia="Arial Unicode MS" w:hAnsi="Arial Unicode MS"/>
              <w:rtl w:val="0"/>
            </w:rPr>
            <w:t xml:space="preserve">Also called “襟巻きのエキドナ” at times (translated differently, as “Scarfdona”)</w:t>
          </w:r>
        </w:sdtContent>
      </w:sdt>
    </w:p>
    <w:p w:rsidR="00000000" w:rsidDel="00000000" w:rsidP="00000000" w:rsidRDefault="00000000" w:rsidRPr="00000000" w14:paraId="000007DF">
      <w:pPr>
        <w:rPr/>
      </w:pPr>
      <w:r w:rsidDel="00000000" w:rsidR="00000000" w:rsidRPr="00000000">
        <w:rPr>
          <w:rtl w:val="0"/>
        </w:rPr>
      </w:r>
    </w:p>
    <w:p w:rsidR="00000000" w:rsidDel="00000000" w:rsidP="00000000" w:rsidRDefault="00000000" w:rsidRPr="00000000" w14:paraId="000007E0">
      <w:pPr>
        <w:pStyle w:val="Heading4"/>
        <w:rPr/>
      </w:pPr>
      <w:bookmarkStart w:colFirst="0" w:colLast="0" w:name="_heading=h.wix2b7vooc4b" w:id="57"/>
      <w:bookmarkEnd w:id="57"/>
      <w:r w:rsidDel="00000000" w:rsidR="00000000" w:rsidRPr="00000000">
        <w:rPr>
          <w:rtl w:val="0"/>
        </w:rPr>
        <w:t xml:space="preserve">Hetaro Pearlbatton (WIP)</w:t>
      </w:r>
    </w:p>
    <w:p w:rsidR="00000000" w:rsidDel="00000000" w:rsidP="00000000" w:rsidRDefault="00000000" w:rsidRPr="00000000" w14:paraId="000007E1">
      <w:pPr>
        <w:rPr/>
      </w:pPr>
      <w:sdt>
        <w:sdtPr>
          <w:tag w:val="goog_rdk_619"/>
        </w:sdtPr>
        <w:sdtContent>
          <w:r w:rsidDel="00000000" w:rsidR="00000000" w:rsidRPr="00000000">
            <w:rPr>
              <w:rFonts w:ascii="Arial Unicode MS" w:cs="Arial Unicode MS" w:eastAsia="Arial Unicode MS" w:hAnsi="Arial Unicode MS"/>
              <w:rtl w:val="0"/>
            </w:rPr>
            <w:tab/>
            <w:tab/>
            <w:t xml:space="preserve">Name in Japanese: ヘータロー・パールバトン</w:t>
          </w:r>
        </w:sdtContent>
      </w:sdt>
    </w:p>
    <w:p w:rsidR="00000000" w:rsidDel="00000000" w:rsidP="00000000" w:rsidRDefault="00000000" w:rsidRPr="00000000" w14:paraId="000007E2">
      <w:pPr>
        <w:rPr/>
      </w:pPr>
      <w:r w:rsidDel="00000000" w:rsidR="00000000" w:rsidRPr="00000000">
        <w:rPr>
          <w:rtl w:val="0"/>
        </w:rPr>
        <w:tab/>
        <w:tab/>
        <w:t xml:space="preserve">Japanese speech quirks:</w:t>
      </w:r>
    </w:p>
    <w:p w:rsidR="00000000" w:rsidDel="00000000" w:rsidP="00000000" w:rsidRDefault="00000000" w:rsidRPr="00000000" w14:paraId="000007E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7E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5">
      <w:pPr>
        <w:ind w:left="1440" w:firstLine="0"/>
        <w:rPr/>
      </w:pPr>
      <w:r w:rsidDel="00000000" w:rsidR="00000000" w:rsidRPr="00000000">
        <w:rPr>
          <w:rtl w:val="0"/>
        </w:rPr>
        <w:t xml:space="preserve">English speech quirks:</w:t>
      </w:r>
    </w:p>
    <w:p w:rsidR="00000000" w:rsidDel="00000000" w:rsidP="00000000" w:rsidRDefault="00000000" w:rsidRPr="00000000" w14:paraId="000007E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7E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7E8">
      <w:pPr>
        <w:ind w:left="1440" w:firstLine="0"/>
        <w:rPr/>
      </w:pPr>
      <w:r w:rsidDel="00000000" w:rsidR="00000000" w:rsidRPr="00000000">
        <w:rPr>
          <w:rtl w:val="0"/>
        </w:rPr>
        <w:t xml:space="preserve">Notes:</w:t>
      </w:r>
    </w:p>
    <w:p w:rsidR="00000000" w:rsidDel="00000000" w:rsidP="00000000" w:rsidRDefault="00000000" w:rsidRPr="00000000" w14:paraId="000007E9">
      <w:pPr>
        <w:numPr>
          <w:ilvl w:val="0"/>
          <w:numId w:val="5"/>
        </w:numPr>
        <w:ind w:left="2520" w:hanging="360"/>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pStyle w:val="Heading4"/>
        <w:rPr/>
      </w:pPr>
      <w:bookmarkStart w:colFirst="0" w:colLast="0" w:name="_heading=h.kc8veqnnpbr5" w:id="58"/>
      <w:bookmarkEnd w:id="58"/>
      <w:r w:rsidDel="00000000" w:rsidR="00000000" w:rsidRPr="00000000">
        <w:rPr>
          <w:rtl w:val="0"/>
        </w:rPr>
        <w:t xml:space="preserve">Julius Juukulius</w:t>
      </w:r>
    </w:p>
    <w:p w:rsidR="00000000" w:rsidDel="00000000" w:rsidP="00000000" w:rsidRDefault="00000000" w:rsidRPr="00000000" w14:paraId="000007EC">
      <w:pPr>
        <w:rPr/>
      </w:pPr>
      <w:sdt>
        <w:sdtPr>
          <w:tag w:val="goog_rdk_620"/>
        </w:sdtPr>
        <w:sdtContent>
          <w:r w:rsidDel="00000000" w:rsidR="00000000" w:rsidRPr="00000000">
            <w:rPr>
              <w:rFonts w:ascii="Arial Unicode MS" w:cs="Arial Unicode MS" w:eastAsia="Arial Unicode MS" w:hAnsi="Arial Unicode MS"/>
              <w:rtl w:val="0"/>
            </w:rPr>
            <w:tab/>
            <w:tab/>
            <w:t xml:space="preserve">Name in Japanese: ユリウス・ユークリウス</w:t>
          </w:r>
        </w:sdtContent>
      </w:sdt>
    </w:p>
    <w:p w:rsidR="00000000" w:rsidDel="00000000" w:rsidP="00000000" w:rsidRDefault="00000000" w:rsidRPr="00000000" w14:paraId="000007ED">
      <w:pPr>
        <w:rPr/>
      </w:pPr>
      <w:r w:rsidDel="00000000" w:rsidR="00000000" w:rsidRPr="00000000">
        <w:rPr>
          <w:rtl w:val="0"/>
        </w:rPr>
        <w:tab/>
        <w:tab/>
        <w:t xml:space="preserve">Japanese speech quirks:</w:t>
      </w:r>
    </w:p>
    <w:p w:rsidR="00000000" w:rsidDel="00000000" w:rsidP="00000000" w:rsidRDefault="00000000" w:rsidRPr="00000000" w14:paraId="000007EE">
      <w:pPr>
        <w:numPr>
          <w:ilvl w:val="0"/>
          <w:numId w:val="5"/>
        </w:numPr>
        <w:ind w:left="2520" w:hanging="360"/>
        <w:rPr/>
      </w:pPr>
      <w:sdt>
        <w:sdtPr>
          <w:tag w:val="goog_rdk_621"/>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7EF">
      <w:pPr>
        <w:ind w:left="1440" w:firstLine="0"/>
        <w:rPr/>
      </w:pPr>
      <w:r w:rsidDel="00000000" w:rsidR="00000000" w:rsidRPr="00000000">
        <w:rPr>
          <w:rtl w:val="0"/>
        </w:rPr>
        <w:t xml:space="preserve">English speech quirks:</w:t>
      </w:r>
    </w:p>
    <w:p w:rsidR="00000000" w:rsidDel="00000000" w:rsidP="00000000" w:rsidRDefault="00000000" w:rsidRPr="00000000" w14:paraId="000007F0">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7F1">
      <w:pPr>
        <w:numPr>
          <w:ilvl w:val="0"/>
          <w:numId w:val="5"/>
        </w:numPr>
        <w:ind w:left="2520" w:hanging="360"/>
        <w:rPr/>
      </w:pPr>
      <w:r w:rsidDel="00000000" w:rsidR="00000000" w:rsidRPr="00000000">
        <w:rPr>
          <w:rtl w:val="0"/>
        </w:rPr>
        <w:t xml:space="preserve">Polite and semi-formal speech</w:t>
      </w:r>
    </w:p>
    <w:p w:rsidR="00000000" w:rsidDel="00000000" w:rsidP="00000000" w:rsidRDefault="00000000" w:rsidRPr="00000000" w14:paraId="000007F2">
      <w:pPr>
        <w:numPr>
          <w:ilvl w:val="0"/>
          <w:numId w:val="5"/>
        </w:numPr>
        <w:ind w:left="2520" w:hanging="360"/>
        <w:rPr/>
      </w:pPr>
      <w:r w:rsidDel="00000000" w:rsidR="00000000" w:rsidRPr="00000000">
        <w:rPr>
          <w:rtl w:val="0"/>
        </w:rPr>
        <w:t xml:space="preserve">Can be polite to the point of belittlement</w:t>
      </w:r>
    </w:p>
    <w:p w:rsidR="00000000" w:rsidDel="00000000" w:rsidP="00000000" w:rsidRDefault="00000000" w:rsidRPr="00000000" w14:paraId="000007F3">
      <w:pPr>
        <w:ind w:left="1440" w:firstLine="0"/>
        <w:rPr/>
      </w:pPr>
      <w:r w:rsidDel="00000000" w:rsidR="00000000" w:rsidRPr="00000000">
        <w:rPr>
          <w:rtl w:val="0"/>
        </w:rPr>
        <w:t xml:space="preserve">Notes:</w:t>
      </w:r>
    </w:p>
    <w:p w:rsidR="00000000" w:rsidDel="00000000" w:rsidP="00000000" w:rsidRDefault="00000000" w:rsidRPr="00000000" w14:paraId="000007F4">
      <w:pPr>
        <w:numPr>
          <w:ilvl w:val="0"/>
          <w:numId w:val="5"/>
        </w:numPr>
        <w:ind w:left="2520" w:hanging="360"/>
        <w:rPr/>
      </w:pPr>
      <w:sdt>
        <w:sdtPr>
          <w:tag w:val="goog_rdk_622"/>
        </w:sdtPr>
        <w:sdtContent>
          <w:r w:rsidDel="00000000" w:rsidR="00000000" w:rsidRPr="00000000">
            <w:rPr>
              <w:rFonts w:ascii="Arial Unicode MS" w:cs="Arial Unicode MS" w:eastAsia="Arial Unicode MS" w:hAnsi="Arial Unicode MS"/>
              <w:rtl w:val="0"/>
            </w:rPr>
            <w:t xml:space="preserve">Can use the name Juli (ユーリ) when he does his pronoun becomes 俺</w:t>
          </w:r>
        </w:sdtContent>
      </w:sdt>
    </w:p>
    <w:p w:rsidR="00000000" w:rsidDel="00000000" w:rsidP="00000000" w:rsidRDefault="00000000" w:rsidRPr="00000000" w14:paraId="000007F5">
      <w:pPr>
        <w:numPr>
          <w:ilvl w:val="0"/>
          <w:numId w:val="5"/>
        </w:numPr>
        <w:ind w:left="2520" w:hanging="360"/>
        <w:rPr/>
      </w:pPr>
      <w:r w:rsidDel="00000000" w:rsidR="00000000" w:rsidRPr="00000000">
        <w:rPr>
          <w:rtl w:val="0"/>
        </w:rPr>
        <w:t xml:space="preserve">His Spirits’ names are as follows:</w:t>
      </w:r>
    </w:p>
    <w:p w:rsidR="00000000" w:rsidDel="00000000" w:rsidP="00000000" w:rsidRDefault="00000000" w:rsidRPr="00000000" w14:paraId="000007F6">
      <w:pPr>
        <w:numPr>
          <w:ilvl w:val="1"/>
          <w:numId w:val="5"/>
        </w:numPr>
        <w:ind w:left="3240" w:hanging="360"/>
        <w:rPr/>
      </w:pPr>
      <w:sdt>
        <w:sdtPr>
          <w:tag w:val="goog_rdk_623"/>
        </w:sdtPr>
        <w:sdtContent>
          <w:r w:rsidDel="00000000" w:rsidR="00000000" w:rsidRPr="00000000">
            <w:rPr>
              <w:rFonts w:ascii="Arial Unicode MS" w:cs="Arial Unicode MS" w:eastAsia="Arial Unicode MS" w:hAnsi="Arial Unicode MS"/>
              <w:rtl w:val="0"/>
            </w:rPr>
            <w:t xml:space="preserve">イア (fire) - Ia</w:t>
          </w:r>
        </w:sdtContent>
      </w:sdt>
    </w:p>
    <w:p w:rsidR="00000000" w:rsidDel="00000000" w:rsidP="00000000" w:rsidRDefault="00000000" w:rsidRPr="00000000" w14:paraId="000007F7">
      <w:pPr>
        <w:numPr>
          <w:ilvl w:val="1"/>
          <w:numId w:val="5"/>
        </w:numPr>
        <w:ind w:left="3240" w:hanging="360"/>
        <w:rPr/>
      </w:pPr>
      <w:sdt>
        <w:sdtPr>
          <w:tag w:val="goog_rdk_624"/>
        </w:sdtPr>
        <w:sdtContent>
          <w:r w:rsidDel="00000000" w:rsidR="00000000" w:rsidRPr="00000000">
            <w:rPr>
              <w:rFonts w:ascii="Arial Unicode MS" w:cs="Arial Unicode MS" w:eastAsia="Arial Unicode MS" w:hAnsi="Arial Unicode MS"/>
              <w:rtl w:val="0"/>
            </w:rPr>
            <w:t xml:space="preserve">アロ (wind) - Aro</w:t>
          </w:r>
        </w:sdtContent>
      </w:sdt>
    </w:p>
    <w:p w:rsidR="00000000" w:rsidDel="00000000" w:rsidP="00000000" w:rsidRDefault="00000000" w:rsidRPr="00000000" w14:paraId="000007F8">
      <w:pPr>
        <w:numPr>
          <w:ilvl w:val="1"/>
          <w:numId w:val="5"/>
        </w:numPr>
        <w:ind w:left="3240" w:hanging="360"/>
        <w:rPr/>
      </w:pPr>
      <w:sdt>
        <w:sdtPr>
          <w:tag w:val="goog_rdk_625"/>
        </w:sdtPr>
        <w:sdtContent>
          <w:r w:rsidDel="00000000" w:rsidR="00000000" w:rsidRPr="00000000">
            <w:rPr>
              <w:rFonts w:ascii="Arial Unicode MS" w:cs="Arial Unicode MS" w:eastAsia="Arial Unicode MS" w:hAnsi="Arial Unicode MS"/>
              <w:rtl w:val="0"/>
            </w:rPr>
            <w:t xml:space="preserve">クア (ground) - Qua</w:t>
          </w:r>
        </w:sdtContent>
      </w:sdt>
    </w:p>
    <w:p w:rsidR="00000000" w:rsidDel="00000000" w:rsidP="00000000" w:rsidRDefault="00000000" w:rsidRPr="00000000" w14:paraId="000007F9">
      <w:pPr>
        <w:numPr>
          <w:ilvl w:val="1"/>
          <w:numId w:val="5"/>
        </w:numPr>
        <w:ind w:left="3240" w:hanging="360"/>
        <w:rPr/>
      </w:pPr>
      <w:sdt>
        <w:sdtPr>
          <w:tag w:val="goog_rdk_626"/>
        </w:sdtPr>
        <w:sdtContent>
          <w:r w:rsidDel="00000000" w:rsidR="00000000" w:rsidRPr="00000000">
            <w:rPr>
              <w:rFonts w:ascii="Arial Unicode MS" w:cs="Arial Unicode MS" w:eastAsia="Arial Unicode MS" w:hAnsi="Arial Unicode MS"/>
              <w:rtl w:val="0"/>
            </w:rPr>
            <w:t xml:space="preserve">イク (water) - Ik</w:t>
          </w:r>
        </w:sdtContent>
      </w:sdt>
    </w:p>
    <w:p w:rsidR="00000000" w:rsidDel="00000000" w:rsidP="00000000" w:rsidRDefault="00000000" w:rsidRPr="00000000" w14:paraId="000007FA">
      <w:pPr>
        <w:numPr>
          <w:ilvl w:val="1"/>
          <w:numId w:val="5"/>
        </w:numPr>
        <w:ind w:left="3240" w:hanging="360"/>
        <w:rPr/>
      </w:pPr>
      <w:sdt>
        <w:sdtPr>
          <w:tag w:val="goog_rdk_627"/>
        </w:sdtPr>
        <w:sdtContent>
          <w:r w:rsidDel="00000000" w:rsidR="00000000" w:rsidRPr="00000000">
            <w:rPr>
              <w:rFonts w:ascii="Arial Unicode MS" w:cs="Arial Unicode MS" w:eastAsia="Arial Unicode MS" w:hAnsi="Arial Unicode MS"/>
              <w:rtl w:val="0"/>
            </w:rPr>
            <w:t xml:space="preserve">イン (yin) - In</w:t>
          </w:r>
        </w:sdtContent>
      </w:sdt>
    </w:p>
    <w:p w:rsidR="00000000" w:rsidDel="00000000" w:rsidP="00000000" w:rsidRDefault="00000000" w:rsidRPr="00000000" w14:paraId="000007FB">
      <w:pPr>
        <w:numPr>
          <w:ilvl w:val="1"/>
          <w:numId w:val="5"/>
        </w:numPr>
        <w:ind w:left="3240" w:hanging="360"/>
        <w:rPr/>
      </w:pPr>
      <w:sdt>
        <w:sdtPr>
          <w:tag w:val="goog_rdk_628"/>
        </w:sdtPr>
        <w:sdtContent>
          <w:r w:rsidDel="00000000" w:rsidR="00000000" w:rsidRPr="00000000">
            <w:rPr>
              <w:rFonts w:ascii="Arial Unicode MS" w:cs="Arial Unicode MS" w:eastAsia="Arial Unicode MS" w:hAnsi="Arial Unicode MS"/>
              <w:rtl w:val="0"/>
            </w:rPr>
            <w:t xml:space="preserve">ネス (yang) - Ness</w:t>
          </w:r>
        </w:sdtContent>
      </w:sdt>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pStyle w:val="Heading4"/>
        <w:rPr/>
      </w:pPr>
      <w:bookmarkStart w:colFirst="0" w:colLast="0" w:name="_heading=h.wu1gvr6zsq6f" w:id="59"/>
      <w:bookmarkEnd w:id="59"/>
      <w:r w:rsidDel="00000000" w:rsidR="00000000" w:rsidRPr="00000000">
        <w:rPr>
          <w:rtl w:val="0"/>
        </w:rPr>
        <w:t xml:space="preserve">Mimi Pearlbatton (WIP)</w:t>
      </w:r>
    </w:p>
    <w:p w:rsidR="00000000" w:rsidDel="00000000" w:rsidP="00000000" w:rsidRDefault="00000000" w:rsidRPr="00000000" w14:paraId="000007FE">
      <w:pPr>
        <w:rPr/>
      </w:pPr>
      <w:sdt>
        <w:sdtPr>
          <w:tag w:val="goog_rdk_629"/>
        </w:sdtPr>
        <w:sdtContent>
          <w:r w:rsidDel="00000000" w:rsidR="00000000" w:rsidRPr="00000000">
            <w:rPr>
              <w:rFonts w:ascii="Arial Unicode MS" w:cs="Arial Unicode MS" w:eastAsia="Arial Unicode MS" w:hAnsi="Arial Unicode MS"/>
              <w:rtl w:val="0"/>
            </w:rPr>
            <w:tab/>
            <w:tab/>
            <w:t xml:space="preserve">Name in Japanese: ミミ・パールバトン</w:t>
          </w:r>
        </w:sdtContent>
      </w:sdt>
    </w:p>
    <w:p w:rsidR="00000000" w:rsidDel="00000000" w:rsidP="00000000" w:rsidRDefault="00000000" w:rsidRPr="00000000" w14:paraId="000007FF">
      <w:pPr>
        <w:rPr/>
      </w:pPr>
      <w:r w:rsidDel="00000000" w:rsidR="00000000" w:rsidRPr="00000000">
        <w:rPr>
          <w:rtl w:val="0"/>
        </w:rPr>
        <w:tab/>
        <w:tab/>
        <w:t xml:space="preserve">Japanese speech quirks:</w:t>
      </w:r>
    </w:p>
    <w:p w:rsidR="00000000" w:rsidDel="00000000" w:rsidP="00000000" w:rsidRDefault="00000000" w:rsidRPr="00000000" w14:paraId="00000800">
      <w:pPr>
        <w:numPr>
          <w:ilvl w:val="0"/>
          <w:numId w:val="5"/>
        </w:numPr>
        <w:ind w:left="2520" w:hanging="360"/>
      </w:pPr>
      <w:r w:rsidDel="00000000" w:rsidR="00000000" w:rsidRPr="00000000">
        <w:rPr>
          <w:rtl w:val="0"/>
        </w:rPr>
        <w:t xml:space="preserve">First person pronoun – Own name in third person</w:t>
      </w:r>
    </w:p>
    <w:p w:rsidR="00000000" w:rsidDel="00000000" w:rsidP="00000000" w:rsidRDefault="00000000" w:rsidRPr="00000000" w14:paraId="0000080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2">
      <w:pPr>
        <w:ind w:left="1440" w:firstLine="0"/>
        <w:rPr/>
      </w:pPr>
      <w:r w:rsidDel="00000000" w:rsidR="00000000" w:rsidRPr="00000000">
        <w:rPr>
          <w:rtl w:val="0"/>
        </w:rPr>
        <w:t xml:space="preserve">English speech quirks:</w:t>
      </w:r>
    </w:p>
    <w:p w:rsidR="00000000" w:rsidDel="00000000" w:rsidP="00000000" w:rsidRDefault="00000000" w:rsidRPr="00000000" w14:paraId="0000080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05">
      <w:pPr>
        <w:ind w:left="1440" w:firstLine="0"/>
        <w:rPr/>
      </w:pPr>
      <w:r w:rsidDel="00000000" w:rsidR="00000000" w:rsidRPr="00000000">
        <w:rPr>
          <w:rtl w:val="0"/>
        </w:rPr>
        <w:t xml:space="preserve">Notes:</w:t>
      </w:r>
    </w:p>
    <w:p w:rsidR="00000000" w:rsidDel="00000000" w:rsidP="00000000" w:rsidRDefault="00000000" w:rsidRPr="00000000" w14:paraId="00000806">
      <w:pPr>
        <w:numPr>
          <w:ilvl w:val="0"/>
          <w:numId w:val="5"/>
        </w:numPr>
        <w:ind w:left="2520" w:hanging="360"/>
      </w:pPr>
      <w:r w:rsidDel="00000000" w:rsidR="00000000" w:rsidRPr="00000000">
        <w:rPr>
          <w:rtl w:val="0"/>
        </w:rPr>
      </w:r>
    </w:p>
    <w:p w:rsidR="00000000" w:rsidDel="00000000" w:rsidP="00000000" w:rsidRDefault="00000000" w:rsidRPr="00000000" w14:paraId="00000807">
      <w:pPr>
        <w:ind w:left="0" w:firstLine="0"/>
        <w:rPr/>
      </w:pPr>
      <w:r w:rsidDel="00000000" w:rsidR="00000000" w:rsidRPr="00000000">
        <w:rPr>
          <w:rtl w:val="0"/>
        </w:rPr>
      </w:r>
    </w:p>
    <w:p w:rsidR="00000000" w:rsidDel="00000000" w:rsidP="00000000" w:rsidRDefault="00000000" w:rsidRPr="00000000" w14:paraId="00000808">
      <w:pPr>
        <w:pStyle w:val="Heading4"/>
        <w:rPr/>
      </w:pPr>
      <w:bookmarkStart w:colFirst="0" w:colLast="0" w:name="_heading=h.6g8gmrqrlmgv" w:id="60"/>
      <w:bookmarkEnd w:id="60"/>
      <w:r w:rsidDel="00000000" w:rsidR="00000000" w:rsidRPr="00000000">
        <w:rPr>
          <w:rtl w:val="0"/>
        </w:rPr>
        <w:t xml:space="preserve">Ricardo Welkin (WIP)</w:t>
      </w:r>
    </w:p>
    <w:p w:rsidR="00000000" w:rsidDel="00000000" w:rsidP="00000000" w:rsidRDefault="00000000" w:rsidRPr="00000000" w14:paraId="00000809">
      <w:pPr>
        <w:rPr/>
      </w:pPr>
      <w:sdt>
        <w:sdtPr>
          <w:tag w:val="goog_rdk_630"/>
        </w:sdtPr>
        <w:sdtContent>
          <w:r w:rsidDel="00000000" w:rsidR="00000000" w:rsidRPr="00000000">
            <w:rPr>
              <w:rFonts w:ascii="Arial Unicode MS" w:cs="Arial Unicode MS" w:eastAsia="Arial Unicode MS" w:hAnsi="Arial Unicode MS"/>
              <w:rtl w:val="0"/>
            </w:rPr>
            <w:tab/>
            <w:tab/>
            <w:t xml:space="preserve">Name in Japanese: リカード・ウェルキン</w:t>
          </w:r>
        </w:sdtContent>
      </w:sdt>
    </w:p>
    <w:p w:rsidR="00000000" w:rsidDel="00000000" w:rsidP="00000000" w:rsidRDefault="00000000" w:rsidRPr="00000000" w14:paraId="0000080A">
      <w:pPr>
        <w:rPr/>
      </w:pPr>
      <w:r w:rsidDel="00000000" w:rsidR="00000000" w:rsidRPr="00000000">
        <w:rPr>
          <w:rtl w:val="0"/>
        </w:rPr>
        <w:tab/>
        <w:tab/>
        <w:t xml:space="preserve">Japanese speech quirks:</w:t>
      </w:r>
    </w:p>
    <w:p w:rsidR="00000000" w:rsidDel="00000000" w:rsidP="00000000" w:rsidRDefault="00000000" w:rsidRPr="00000000" w14:paraId="0000080B">
      <w:pPr>
        <w:numPr>
          <w:ilvl w:val="0"/>
          <w:numId w:val="5"/>
        </w:numPr>
        <w:ind w:left="2520" w:hanging="360"/>
      </w:pPr>
      <w:sdt>
        <w:sdtPr>
          <w:tag w:val="goog_rdk_631"/>
        </w:sdtPr>
        <w:sdtContent>
          <w:r w:rsidDel="00000000" w:rsidR="00000000" w:rsidRPr="00000000">
            <w:rPr>
              <w:rFonts w:ascii="Arial Unicode MS" w:cs="Arial Unicode MS" w:eastAsia="Arial Unicode MS" w:hAnsi="Arial Unicode MS"/>
              <w:rtl w:val="0"/>
            </w:rPr>
            <w:t xml:space="preserve">First person pronoun – “ワイ”</w:t>
          </w:r>
        </w:sdtContent>
      </w:sdt>
    </w:p>
    <w:p w:rsidR="00000000" w:rsidDel="00000000" w:rsidP="00000000" w:rsidRDefault="00000000" w:rsidRPr="00000000" w14:paraId="0000080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D">
      <w:pPr>
        <w:ind w:left="1440" w:firstLine="0"/>
        <w:rPr/>
      </w:pPr>
      <w:r w:rsidDel="00000000" w:rsidR="00000000" w:rsidRPr="00000000">
        <w:rPr>
          <w:rtl w:val="0"/>
        </w:rPr>
        <w:t xml:space="preserve">English speech quirks:</w:t>
      </w:r>
    </w:p>
    <w:p w:rsidR="00000000" w:rsidDel="00000000" w:rsidP="00000000" w:rsidRDefault="00000000" w:rsidRPr="00000000" w14:paraId="0000080E">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0F">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10">
      <w:pPr>
        <w:ind w:left="1440" w:firstLine="0"/>
        <w:rPr/>
      </w:pPr>
      <w:r w:rsidDel="00000000" w:rsidR="00000000" w:rsidRPr="00000000">
        <w:rPr>
          <w:rtl w:val="0"/>
        </w:rPr>
        <w:t xml:space="preserve">Notes:</w:t>
      </w:r>
    </w:p>
    <w:p w:rsidR="00000000" w:rsidDel="00000000" w:rsidP="00000000" w:rsidRDefault="00000000" w:rsidRPr="00000000" w14:paraId="00000811">
      <w:pPr>
        <w:numPr>
          <w:ilvl w:val="0"/>
          <w:numId w:val="5"/>
        </w:numPr>
        <w:ind w:left="2520" w:hanging="360"/>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pStyle w:val="Heading4"/>
        <w:rPr/>
      </w:pPr>
      <w:bookmarkStart w:colFirst="0" w:colLast="0" w:name="_heading=h.40csffaqbvf4" w:id="61"/>
      <w:bookmarkEnd w:id="61"/>
      <w:r w:rsidDel="00000000" w:rsidR="00000000" w:rsidRPr="00000000">
        <w:rPr>
          <w:rtl w:val="0"/>
        </w:rPr>
        <w:t xml:space="preserve">Tivey Pearlbatton (WIP)</w:t>
      </w:r>
    </w:p>
    <w:p w:rsidR="00000000" w:rsidDel="00000000" w:rsidP="00000000" w:rsidRDefault="00000000" w:rsidRPr="00000000" w14:paraId="00000814">
      <w:pPr>
        <w:rPr/>
      </w:pPr>
      <w:sdt>
        <w:sdtPr>
          <w:tag w:val="goog_rdk_632"/>
        </w:sdtPr>
        <w:sdtContent>
          <w:r w:rsidDel="00000000" w:rsidR="00000000" w:rsidRPr="00000000">
            <w:rPr>
              <w:rFonts w:ascii="Arial Unicode MS" w:cs="Arial Unicode MS" w:eastAsia="Arial Unicode MS" w:hAnsi="Arial Unicode MS"/>
              <w:rtl w:val="0"/>
            </w:rPr>
            <w:tab/>
            <w:tab/>
            <w:t xml:space="preserve">Name in Japanese: ティビー・パールバトン</w:t>
          </w:r>
        </w:sdtContent>
      </w:sdt>
    </w:p>
    <w:p w:rsidR="00000000" w:rsidDel="00000000" w:rsidP="00000000" w:rsidRDefault="00000000" w:rsidRPr="00000000" w14:paraId="00000815">
      <w:pPr>
        <w:rPr/>
      </w:pPr>
      <w:r w:rsidDel="00000000" w:rsidR="00000000" w:rsidRPr="00000000">
        <w:rPr>
          <w:rtl w:val="0"/>
        </w:rPr>
        <w:tab/>
        <w:tab/>
        <w:t xml:space="preserve">Japanese speech quirks:</w:t>
      </w:r>
    </w:p>
    <w:p w:rsidR="00000000" w:rsidDel="00000000" w:rsidP="00000000" w:rsidRDefault="00000000" w:rsidRPr="00000000" w14:paraId="0000081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1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8">
      <w:pPr>
        <w:ind w:left="1440" w:firstLine="0"/>
        <w:rPr/>
      </w:pPr>
      <w:r w:rsidDel="00000000" w:rsidR="00000000" w:rsidRPr="00000000">
        <w:rPr>
          <w:rtl w:val="0"/>
        </w:rPr>
        <w:t xml:space="preserve">English speech quirks:</w:t>
      </w:r>
    </w:p>
    <w:p w:rsidR="00000000" w:rsidDel="00000000" w:rsidP="00000000" w:rsidRDefault="00000000" w:rsidRPr="00000000" w14:paraId="0000081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1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1B">
      <w:pPr>
        <w:ind w:left="1440" w:firstLine="0"/>
        <w:rPr/>
      </w:pPr>
      <w:r w:rsidDel="00000000" w:rsidR="00000000" w:rsidRPr="00000000">
        <w:rPr>
          <w:rtl w:val="0"/>
        </w:rPr>
        <w:t xml:space="preserve">Notes:</w:t>
      </w:r>
    </w:p>
    <w:p w:rsidR="00000000" w:rsidDel="00000000" w:rsidP="00000000" w:rsidRDefault="00000000" w:rsidRPr="00000000" w14:paraId="0000081C">
      <w:pPr>
        <w:numPr>
          <w:ilvl w:val="0"/>
          <w:numId w:val="5"/>
        </w:numPr>
        <w:ind w:left="2520" w:hanging="360"/>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r>
    </w:p>
    <w:p w:rsidR="00000000" w:rsidDel="00000000" w:rsidP="00000000" w:rsidRDefault="00000000" w:rsidRPr="00000000" w14:paraId="0000081E">
      <w:pPr>
        <w:rPr>
          <w:b w:val="1"/>
        </w:rPr>
      </w:pPr>
      <w:r w:rsidDel="00000000" w:rsidR="00000000" w:rsidRPr="00000000">
        <w:rPr>
          <w:rtl w:val="0"/>
        </w:rPr>
      </w:r>
    </w:p>
    <w:p w:rsidR="00000000" w:rsidDel="00000000" w:rsidP="00000000" w:rsidRDefault="00000000" w:rsidRPr="00000000" w14:paraId="0000081F">
      <w:pPr>
        <w:pStyle w:val="Heading3"/>
        <w:rPr>
          <w:b w:val="1"/>
        </w:rPr>
      </w:pPr>
      <w:bookmarkStart w:colFirst="0" w:colLast="0" w:name="_heading=h.s56dtekl9s7b" w:id="62"/>
      <w:bookmarkEnd w:id="62"/>
      <w:r w:rsidDel="00000000" w:rsidR="00000000" w:rsidRPr="00000000">
        <w:rPr>
          <w:rtl w:val="0"/>
        </w:rPr>
        <w:t xml:space="preserve">Felt Camp</w:t>
      </w:r>
      <w:r w:rsidDel="00000000" w:rsidR="00000000" w:rsidRPr="00000000">
        <w:rPr>
          <w:rtl w:val="0"/>
        </w:rPr>
      </w:r>
    </w:p>
    <w:p w:rsidR="00000000" w:rsidDel="00000000" w:rsidP="00000000" w:rsidRDefault="00000000" w:rsidRPr="00000000" w14:paraId="00000820">
      <w:pPr>
        <w:rPr>
          <w:b w:val="1"/>
        </w:rPr>
      </w:pPr>
      <w:r w:rsidDel="00000000" w:rsidR="00000000" w:rsidRPr="00000000">
        <w:rPr>
          <w:rtl w:val="0"/>
        </w:rPr>
      </w:r>
    </w:p>
    <w:p w:rsidR="00000000" w:rsidDel="00000000" w:rsidP="00000000" w:rsidRDefault="00000000" w:rsidRPr="00000000" w14:paraId="00000821">
      <w:pPr>
        <w:rPr>
          <w:b w:val="1"/>
        </w:rPr>
      </w:pPr>
      <w:r w:rsidDel="00000000" w:rsidR="00000000" w:rsidRPr="00000000">
        <w:rPr>
          <w:rtl w:val="0"/>
        </w:rPr>
      </w:r>
    </w:p>
    <w:p w:rsidR="00000000" w:rsidDel="00000000" w:rsidP="00000000" w:rsidRDefault="00000000" w:rsidRPr="00000000" w14:paraId="00000822">
      <w:pPr>
        <w:pStyle w:val="Heading4"/>
        <w:rPr/>
      </w:pPr>
      <w:bookmarkStart w:colFirst="0" w:colLast="0" w:name="_heading=h.qiqq2sm0tqkd" w:id="63"/>
      <w:bookmarkEnd w:id="63"/>
      <w:r w:rsidDel="00000000" w:rsidR="00000000" w:rsidRPr="00000000">
        <w:rPr>
          <w:rtl w:val="0"/>
        </w:rPr>
        <w:t xml:space="preserve">Camberley (WIP)</w:t>
      </w:r>
    </w:p>
    <w:p w:rsidR="00000000" w:rsidDel="00000000" w:rsidP="00000000" w:rsidRDefault="00000000" w:rsidRPr="00000000" w14:paraId="00000823">
      <w:pPr>
        <w:rPr/>
      </w:pPr>
      <w:sdt>
        <w:sdtPr>
          <w:tag w:val="goog_rdk_633"/>
        </w:sdtPr>
        <w:sdtContent>
          <w:r w:rsidDel="00000000" w:rsidR="00000000" w:rsidRPr="00000000">
            <w:rPr>
              <w:rFonts w:ascii="Arial Unicode MS" w:cs="Arial Unicode MS" w:eastAsia="Arial Unicode MS" w:hAnsi="Arial Unicode MS"/>
              <w:rtl w:val="0"/>
            </w:rPr>
            <w:tab/>
            <w:tab/>
            <w:t xml:space="preserve">Name in Japanese: カンバリー</w:t>
          </w:r>
        </w:sdtContent>
      </w:sdt>
    </w:p>
    <w:p w:rsidR="00000000" w:rsidDel="00000000" w:rsidP="00000000" w:rsidRDefault="00000000" w:rsidRPr="00000000" w14:paraId="00000824">
      <w:pPr>
        <w:rPr/>
      </w:pPr>
      <w:r w:rsidDel="00000000" w:rsidR="00000000" w:rsidRPr="00000000">
        <w:rPr>
          <w:rtl w:val="0"/>
        </w:rPr>
        <w:tab/>
        <w:tab/>
        <w:t xml:space="preserve">Japanese speech quirks:</w:t>
      </w:r>
    </w:p>
    <w:p w:rsidR="00000000" w:rsidDel="00000000" w:rsidP="00000000" w:rsidRDefault="00000000" w:rsidRPr="00000000" w14:paraId="0000082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2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7">
      <w:pPr>
        <w:ind w:left="1440" w:firstLine="0"/>
        <w:rPr/>
      </w:pPr>
      <w:r w:rsidDel="00000000" w:rsidR="00000000" w:rsidRPr="00000000">
        <w:rPr>
          <w:rtl w:val="0"/>
        </w:rPr>
        <w:t xml:space="preserve">English speech quirks:</w:t>
      </w:r>
    </w:p>
    <w:p w:rsidR="00000000" w:rsidDel="00000000" w:rsidP="00000000" w:rsidRDefault="00000000" w:rsidRPr="00000000" w14:paraId="0000082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2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2A">
      <w:pPr>
        <w:ind w:left="1440" w:firstLine="0"/>
        <w:rPr/>
      </w:pPr>
      <w:r w:rsidDel="00000000" w:rsidR="00000000" w:rsidRPr="00000000">
        <w:rPr>
          <w:rtl w:val="0"/>
        </w:rPr>
        <w:t xml:space="preserve">Notes:</w:t>
      </w:r>
    </w:p>
    <w:p w:rsidR="00000000" w:rsidDel="00000000" w:rsidP="00000000" w:rsidRDefault="00000000" w:rsidRPr="00000000" w14:paraId="0000082B">
      <w:pPr>
        <w:numPr>
          <w:ilvl w:val="0"/>
          <w:numId w:val="5"/>
        </w:numPr>
        <w:ind w:left="2520" w:hanging="360"/>
      </w:pPr>
      <w:sdt>
        <w:sdtPr>
          <w:tag w:val="goog_rdk_634"/>
        </w:sdtPr>
        <w:sdtContent>
          <w:r w:rsidDel="00000000" w:rsidR="00000000" w:rsidRPr="00000000">
            <w:rPr>
              <w:rFonts w:ascii="Arial Unicode MS" w:cs="Arial Unicode MS" w:eastAsia="Arial Unicode MS" w:hAnsi="Arial Unicode MS"/>
              <w:rtl w:val="0"/>
            </w:rPr>
            <w:t xml:space="preserve">Has a Subaru-nickname of “カン” (Kan)</w:t>
          </w:r>
        </w:sdtContent>
      </w:sdt>
      <w:r w:rsidDel="00000000" w:rsidR="00000000" w:rsidRPr="00000000">
        <w:rPr>
          <w:rtl w:val="0"/>
        </w:rPr>
      </w:r>
    </w:p>
    <w:p w:rsidR="00000000" w:rsidDel="00000000" w:rsidP="00000000" w:rsidRDefault="00000000" w:rsidRPr="00000000" w14:paraId="0000082C">
      <w:pPr>
        <w:rPr>
          <w:b w:val="1"/>
        </w:rPr>
      </w:pPr>
      <w:r w:rsidDel="00000000" w:rsidR="00000000" w:rsidRPr="00000000">
        <w:rPr>
          <w:rtl w:val="0"/>
        </w:rPr>
      </w:r>
    </w:p>
    <w:p w:rsidR="00000000" w:rsidDel="00000000" w:rsidP="00000000" w:rsidRDefault="00000000" w:rsidRPr="00000000" w14:paraId="0000082D">
      <w:pPr>
        <w:pStyle w:val="Heading4"/>
        <w:rPr/>
      </w:pPr>
      <w:bookmarkStart w:colFirst="0" w:colLast="0" w:name="_heading=h.7zaefi68ug6g" w:id="64"/>
      <w:bookmarkEnd w:id="64"/>
      <w:r w:rsidDel="00000000" w:rsidR="00000000" w:rsidRPr="00000000">
        <w:rPr>
          <w:rtl w:val="0"/>
        </w:rPr>
        <w:t xml:space="preserve">Carol Fauzen (née Remendis) (WIP)</w:t>
      </w:r>
    </w:p>
    <w:p w:rsidR="00000000" w:rsidDel="00000000" w:rsidP="00000000" w:rsidRDefault="00000000" w:rsidRPr="00000000" w14:paraId="0000082E">
      <w:pPr>
        <w:rPr/>
      </w:pPr>
      <w:sdt>
        <w:sdtPr>
          <w:tag w:val="goog_rdk_635"/>
        </w:sdtPr>
        <w:sdtContent>
          <w:r w:rsidDel="00000000" w:rsidR="00000000" w:rsidRPr="00000000">
            <w:rPr>
              <w:rFonts w:ascii="Arial Unicode MS" w:cs="Arial Unicode MS" w:eastAsia="Arial Unicode MS" w:hAnsi="Arial Unicode MS"/>
              <w:rtl w:val="0"/>
            </w:rPr>
            <w:tab/>
            <w:tab/>
            <w:t xml:space="preserve">Name in Japanese: キャロル・ファウゼン / キャロル・レメンディス </w:t>
          </w:r>
        </w:sdtContent>
      </w:sdt>
    </w:p>
    <w:p w:rsidR="00000000" w:rsidDel="00000000" w:rsidP="00000000" w:rsidRDefault="00000000" w:rsidRPr="00000000" w14:paraId="0000082F">
      <w:pPr>
        <w:rPr/>
      </w:pPr>
      <w:r w:rsidDel="00000000" w:rsidR="00000000" w:rsidRPr="00000000">
        <w:rPr>
          <w:rtl w:val="0"/>
        </w:rPr>
        <w:tab/>
        <w:tab/>
        <w:t xml:space="preserve">Japanese speech quirks:</w:t>
      </w:r>
    </w:p>
    <w:p w:rsidR="00000000" w:rsidDel="00000000" w:rsidP="00000000" w:rsidRDefault="00000000" w:rsidRPr="00000000" w14:paraId="00000830">
      <w:pPr>
        <w:numPr>
          <w:ilvl w:val="0"/>
          <w:numId w:val="5"/>
        </w:numPr>
        <w:ind w:left="2520" w:hanging="360"/>
      </w:pPr>
      <w:sdt>
        <w:sdtPr>
          <w:tag w:val="goog_rdk_63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831">
      <w:pPr>
        <w:ind w:left="1440" w:firstLine="0"/>
        <w:rPr/>
      </w:pPr>
      <w:r w:rsidDel="00000000" w:rsidR="00000000" w:rsidRPr="00000000">
        <w:rPr>
          <w:rtl w:val="0"/>
        </w:rPr>
        <w:t xml:space="preserve">English speech quirks:</w:t>
      </w:r>
    </w:p>
    <w:p w:rsidR="00000000" w:rsidDel="00000000" w:rsidP="00000000" w:rsidRDefault="00000000" w:rsidRPr="00000000" w14:paraId="00000832">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33">
      <w:pPr>
        <w:numPr>
          <w:ilvl w:val="0"/>
          <w:numId w:val="5"/>
        </w:numPr>
        <w:ind w:left="2520" w:hanging="360"/>
      </w:pPr>
      <w:r w:rsidDel="00000000" w:rsidR="00000000" w:rsidRPr="00000000">
        <w:rPr>
          <w:rtl w:val="0"/>
        </w:rPr>
        <w:t xml:space="preserve">Polite and modest, can get a bit hotheaded</w:t>
      </w:r>
    </w:p>
    <w:p w:rsidR="00000000" w:rsidDel="00000000" w:rsidP="00000000" w:rsidRDefault="00000000" w:rsidRPr="00000000" w14:paraId="00000834">
      <w:pPr>
        <w:ind w:left="1440" w:firstLine="0"/>
        <w:rPr/>
      </w:pPr>
      <w:r w:rsidDel="00000000" w:rsidR="00000000" w:rsidRPr="00000000">
        <w:rPr>
          <w:rtl w:val="0"/>
        </w:rPr>
        <w:t xml:space="preserve">Notes:</w:t>
      </w:r>
    </w:p>
    <w:p w:rsidR="00000000" w:rsidDel="00000000" w:rsidP="00000000" w:rsidRDefault="00000000" w:rsidRPr="00000000" w14:paraId="00000835">
      <w:pPr>
        <w:numPr>
          <w:ilvl w:val="0"/>
          <w:numId w:val="5"/>
        </w:numPr>
        <w:ind w:left="2520" w:hanging="360"/>
      </w:pPr>
      <w:r w:rsidDel="00000000" w:rsidR="00000000" w:rsidRPr="00000000">
        <w:rPr>
          <w:rtl w:val="0"/>
        </w:rPr>
      </w:r>
    </w:p>
    <w:p w:rsidR="00000000" w:rsidDel="00000000" w:rsidP="00000000" w:rsidRDefault="00000000" w:rsidRPr="00000000" w14:paraId="00000836">
      <w:pPr>
        <w:pStyle w:val="Heading4"/>
        <w:rPr/>
      </w:pPr>
      <w:bookmarkStart w:colFirst="0" w:colLast="0" w:name="_heading=h.eoxt5sbosakl" w:id="65"/>
      <w:bookmarkEnd w:id="65"/>
      <w:r w:rsidDel="00000000" w:rsidR="00000000" w:rsidRPr="00000000">
        <w:rPr>
          <w:rtl w:val="0"/>
        </w:rPr>
        <w:t xml:space="preserve">Doltero Amule</w:t>
      </w:r>
    </w:p>
    <w:p w:rsidR="00000000" w:rsidDel="00000000" w:rsidP="00000000" w:rsidRDefault="00000000" w:rsidRPr="00000000" w14:paraId="00000837">
      <w:pPr>
        <w:rPr/>
      </w:pPr>
      <w:sdt>
        <w:sdtPr>
          <w:tag w:val="goog_rdk_637"/>
        </w:sdtPr>
        <w:sdtContent>
          <w:r w:rsidDel="00000000" w:rsidR="00000000" w:rsidRPr="00000000">
            <w:rPr>
              <w:rFonts w:ascii="Arial Unicode MS" w:cs="Arial Unicode MS" w:eastAsia="Arial Unicode MS" w:hAnsi="Arial Unicode MS"/>
              <w:rtl w:val="0"/>
            </w:rPr>
            <w:tab/>
            <w:tab/>
            <w:t xml:space="preserve">Name in Japanese: ドルテロ・アムル</w:t>
          </w:r>
        </w:sdtContent>
      </w:sdt>
    </w:p>
    <w:p w:rsidR="00000000" w:rsidDel="00000000" w:rsidP="00000000" w:rsidRDefault="00000000" w:rsidRPr="00000000" w14:paraId="00000838">
      <w:pPr>
        <w:rPr/>
      </w:pPr>
      <w:r w:rsidDel="00000000" w:rsidR="00000000" w:rsidRPr="00000000">
        <w:rPr>
          <w:rtl w:val="0"/>
        </w:rPr>
        <w:tab/>
        <w:tab/>
        <w:t xml:space="preserve">Japanese speech quirks:</w:t>
      </w:r>
    </w:p>
    <w:p w:rsidR="00000000" w:rsidDel="00000000" w:rsidP="00000000" w:rsidRDefault="00000000" w:rsidRPr="00000000" w14:paraId="0000083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3A">
      <w:pPr>
        <w:numPr>
          <w:ilvl w:val="0"/>
          <w:numId w:val="5"/>
        </w:numPr>
        <w:ind w:left="2520" w:hanging="360"/>
      </w:pPr>
      <w:r w:rsidDel="00000000" w:rsidR="00000000" w:rsidRPr="00000000">
        <w:rPr>
          <w:rtl w:val="0"/>
        </w:rPr>
        <w:t xml:space="preserve">Uses a lot of puns related to pigs (because he’s a pigman)</w:t>
      </w:r>
    </w:p>
    <w:p w:rsidR="00000000" w:rsidDel="00000000" w:rsidP="00000000" w:rsidRDefault="00000000" w:rsidRPr="00000000" w14:paraId="0000083B">
      <w:pPr>
        <w:ind w:left="1440" w:firstLine="0"/>
        <w:rPr/>
      </w:pPr>
      <w:r w:rsidDel="00000000" w:rsidR="00000000" w:rsidRPr="00000000">
        <w:rPr>
          <w:rtl w:val="0"/>
        </w:rPr>
        <w:t xml:space="preserve">English speech quirks:</w:t>
      </w:r>
    </w:p>
    <w:p w:rsidR="00000000" w:rsidDel="00000000" w:rsidP="00000000" w:rsidRDefault="00000000" w:rsidRPr="00000000" w14:paraId="0000083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3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3E">
      <w:pPr>
        <w:ind w:left="1440" w:firstLine="0"/>
        <w:rPr/>
      </w:pPr>
      <w:r w:rsidDel="00000000" w:rsidR="00000000" w:rsidRPr="00000000">
        <w:rPr>
          <w:rtl w:val="0"/>
        </w:rPr>
        <w:t xml:space="preserve">Notes:</w:t>
      </w:r>
    </w:p>
    <w:p w:rsidR="00000000" w:rsidDel="00000000" w:rsidP="00000000" w:rsidRDefault="00000000" w:rsidRPr="00000000" w14:paraId="0000083F">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40">
      <w:pPr>
        <w:pStyle w:val="Heading4"/>
        <w:rPr/>
      </w:pPr>
      <w:bookmarkStart w:colFirst="0" w:colLast="0" w:name="_heading=h.vp08el9sudqm" w:id="66"/>
      <w:bookmarkEnd w:id="66"/>
      <w:r w:rsidDel="00000000" w:rsidR="00000000" w:rsidRPr="00000000">
        <w:rPr>
          <w:rtl w:val="0"/>
        </w:rPr>
        <w:t xml:space="preserve">Ezzo Cadner</w:t>
      </w:r>
    </w:p>
    <w:p w:rsidR="00000000" w:rsidDel="00000000" w:rsidP="00000000" w:rsidRDefault="00000000" w:rsidRPr="00000000" w14:paraId="00000841">
      <w:pPr>
        <w:rPr/>
      </w:pPr>
      <w:sdt>
        <w:sdtPr>
          <w:tag w:val="goog_rdk_638"/>
        </w:sdtPr>
        <w:sdtContent>
          <w:r w:rsidDel="00000000" w:rsidR="00000000" w:rsidRPr="00000000">
            <w:rPr>
              <w:rFonts w:ascii="Arial Unicode MS" w:cs="Arial Unicode MS" w:eastAsia="Arial Unicode MS" w:hAnsi="Arial Unicode MS"/>
              <w:rtl w:val="0"/>
            </w:rPr>
            <w:tab/>
            <w:tab/>
            <w:t xml:space="preserve">Name in Japanese: エッゾ・カドナー</w:t>
          </w:r>
        </w:sdtContent>
      </w:sdt>
    </w:p>
    <w:p w:rsidR="00000000" w:rsidDel="00000000" w:rsidP="00000000" w:rsidRDefault="00000000" w:rsidRPr="00000000" w14:paraId="00000842">
      <w:pPr>
        <w:rPr/>
      </w:pPr>
      <w:r w:rsidDel="00000000" w:rsidR="00000000" w:rsidRPr="00000000">
        <w:rPr>
          <w:rtl w:val="0"/>
        </w:rPr>
        <w:tab/>
        <w:tab/>
        <w:t xml:space="preserve">Japanese speech quirks:</w:t>
      </w:r>
    </w:p>
    <w:p w:rsidR="00000000" w:rsidDel="00000000" w:rsidP="00000000" w:rsidRDefault="00000000" w:rsidRPr="00000000" w14:paraId="0000084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4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5">
      <w:pPr>
        <w:ind w:left="1440" w:firstLine="0"/>
        <w:rPr/>
      </w:pPr>
      <w:r w:rsidDel="00000000" w:rsidR="00000000" w:rsidRPr="00000000">
        <w:rPr>
          <w:rtl w:val="0"/>
        </w:rPr>
        <w:t xml:space="preserve">English speech quirks:</w:t>
      </w:r>
    </w:p>
    <w:p w:rsidR="00000000" w:rsidDel="00000000" w:rsidP="00000000" w:rsidRDefault="00000000" w:rsidRPr="00000000" w14:paraId="0000084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4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48">
      <w:pPr>
        <w:ind w:left="1440" w:firstLine="0"/>
        <w:rPr/>
      </w:pPr>
      <w:r w:rsidDel="00000000" w:rsidR="00000000" w:rsidRPr="00000000">
        <w:rPr>
          <w:rtl w:val="0"/>
        </w:rPr>
        <w:t xml:space="preserve">Notes:</w:t>
      </w:r>
    </w:p>
    <w:p w:rsidR="00000000" w:rsidDel="00000000" w:rsidP="00000000" w:rsidRDefault="00000000" w:rsidRPr="00000000" w14:paraId="00000849">
      <w:pPr>
        <w:numPr>
          <w:ilvl w:val="0"/>
          <w:numId w:val="5"/>
        </w:numPr>
        <w:ind w:left="2520" w:hanging="360"/>
      </w:pPr>
      <w:r w:rsidDel="00000000" w:rsidR="00000000" w:rsidRPr="00000000">
        <w:rPr>
          <w:rtl w:val="0"/>
        </w:rPr>
        <w:t xml:space="preserve">Polite speech, devoid of contractions</w:t>
      </w:r>
    </w:p>
    <w:p w:rsidR="00000000" w:rsidDel="00000000" w:rsidP="00000000" w:rsidRDefault="00000000" w:rsidRPr="00000000" w14:paraId="0000084A">
      <w:pPr>
        <w:rPr>
          <w:b w:val="1"/>
        </w:rPr>
      </w:pPr>
      <w:r w:rsidDel="00000000" w:rsidR="00000000" w:rsidRPr="00000000">
        <w:rPr>
          <w:rtl w:val="0"/>
        </w:rPr>
      </w:r>
    </w:p>
    <w:p w:rsidR="00000000" w:rsidDel="00000000" w:rsidP="00000000" w:rsidRDefault="00000000" w:rsidRPr="00000000" w14:paraId="0000084B">
      <w:pPr>
        <w:pStyle w:val="Heading4"/>
        <w:rPr/>
      </w:pPr>
      <w:bookmarkStart w:colFirst="0" w:colLast="0" w:name="_heading=h.ne55c6zc8uh3" w:id="67"/>
      <w:bookmarkEnd w:id="67"/>
      <w:r w:rsidDel="00000000" w:rsidR="00000000" w:rsidRPr="00000000">
        <w:rPr>
          <w:rtl w:val="0"/>
        </w:rPr>
        <w:t xml:space="preserve">Felt (WIP)</w:t>
      </w:r>
    </w:p>
    <w:p w:rsidR="00000000" w:rsidDel="00000000" w:rsidP="00000000" w:rsidRDefault="00000000" w:rsidRPr="00000000" w14:paraId="0000084C">
      <w:pPr>
        <w:rPr/>
      </w:pPr>
      <w:sdt>
        <w:sdtPr>
          <w:tag w:val="goog_rdk_639"/>
        </w:sdtPr>
        <w:sdtContent>
          <w:r w:rsidDel="00000000" w:rsidR="00000000" w:rsidRPr="00000000">
            <w:rPr>
              <w:rFonts w:ascii="Arial Unicode MS" w:cs="Arial Unicode MS" w:eastAsia="Arial Unicode MS" w:hAnsi="Arial Unicode MS"/>
              <w:rtl w:val="0"/>
            </w:rPr>
            <w:tab/>
            <w:tab/>
            <w:t xml:space="preserve">Name in Japanese: フェルト</w:t>
          </w:r>
        </w:sdtContent>
      </w:sdt>
    </w:p>
    <w:p w:rsidR="00000000" w:rsidDel="00000000" w:rsidP="00000000" w:rsidRDefault="00000000" w:rsidRPr="00000000" w14:paraId="0000084D">
      <w:pPr>
        <w:rPr/>
      </w:pPr>
      <w:r w:rsidDel="00000000" w:rsidR="00000000" w:rsidRPr="00000000">
        <w:rPr>
          <w:rtl w:val="0"/>
        </w:rPr>
        <w:tab/>
        <w:tab/>
        <w:t xml:space="preserve">Japanese speech quirks:</w:t>
      </w:r>
    </w:p>
    <w:p w:rsidR="00000000" w:rsidDel="00000000" w:rsidP="00000000" w:rsidRDefault="00000000" w:rsidRPr="00000000" w14:paraId="0000084E">
      <w:pPr>
        <w:numPr>
          <w:ilvl w:val="0"/>
          <w:numId w:val="5"/>
        </w:numPr>
        <w:ind w:left="2520" w:hanging="360"/>
      </w:pPr>
      <w:sdt>
        <w:sdtPr>
          <w:tag w:val="goog_rdk_640"/>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84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0">
      <w:pPr>
        <w:ind w:left="1440" w:firstLine="0"/>
        <w:rPr/>
      </w:pPr>
      <w:r w:rsidDel="00000000" w:rsidR="00000000" w:rsidRPr="00000000">
        <w:rPr>
          <w:rtl w:val="0"/>
        </w:rPr>
        <w:t xml:space="preserve">English speech quirks:</w:t>
      </w:r>
    </w:p>
    <w:p w:rsidR="00000000" w:rsidDel="00000000" w:rsidP="00000000" w:rsidRDefault="00000000" w:rsidRPr="00000000" w14:paraId="0000085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3">
      <w:pPr>
        <w:ind w:left="1440" w:firstLine="0"/>
        <w:rPr/>
      </w:pPr>
      <w:r w:rsidDel="00000000" w:rsidR="00000000" w:rsidRPr="00000000">
        <w:rPr>
          <w:rtl w:val="0"/>
        </w:rPr>
        <w:t xml:space="preserve">Notes:</w:t>
      </w:r>
    </w:p>
    <w:p w:rsidR="00000000" w:rsidDel="00000000" w:rsidP="00000000" w:rsidRDefault="00000000" w:rsidRPr="00000000" w14:paraId="00000854">
      <w:pPr>
        <w:numPr>
          <w:ilvl w:val="0"/>
          <w:numId w:val="5"/>
        </w:numPr>
        <w:ind w:left="2520" w:hanging="360"/>
      </w:pP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pStyle w:val="Heading4"/>
        <w:rPr/>
      </w:pPr>
      <w:bookmarkStart w:colFirst="0" w:colLast="0" w:name="_heading=h.ncgarhx4flh" w:id="68"/>
      <w:bookmarkEnd w:id="68"/>
      <w:r w:rsidDel="00000000" w:rsidR="00000000" w:rsidRPr="00000000">
        <w:rPr>
          <w:rtl w:val="0"/>
        </w:rPr>
        <w:t xml:space="preserve">Flam Remendis</w:t>
      </w:r>
    </w:p>
    <w:p w:rsidR="00000000" w:rsidDel="00000000" w:rsidP="00000000" w:rsidRDefault="00000000" w:rsidRPr="00000000" w14:paraId="00000857">
      <w:pPr>
        <w:rPr/>
      </w:pPr>
      <w:sdt>
        <w:sdtPr>
          <w:tag w:val="goog_rdk_641"/>
        </w:sdtPr>
        <w:sdtContent>
          <w:r w:rsidDel="00000000" w:rsidR="00000000" w:rsidRPr="00000000">
            <w:rPr>
              <w:rFonts w:ascii="Arial Unicode MS" w:cs="Arial Unicode MS" w:eastAsia="Arial Unicode MS" w:hAnsi="Arial Unicode MS"/>
              <w:rtl w:val="0"/>
            </w:rPr>
            <w:tab/>
            <w:tab/>
            <w:t xml:space="preserve">Name in Japanese: フラム・レメンディス</w:t>
          </w:r>
        </w:sdtContent>
      </w:sdt>
    </w:p>
    <w:p w:rsidR="00000000" w:rsidDel="00000000" w:rsidP="00000000" w:rsidRDefault="00000000" w:rsidRPr="00000000" w14:paraId="00000858">
      <w:pPr>
        <w:rPr/>
      </w:pPr>
      <w:r w:rsidDel="00000000" w:rsidR="00000000" w:rsidRPr="00000000">
        <w:rPr>
          <w:rtl w:val="0"/>
        </w:rPr>
        <w:tab/>
        <w:tab/>
        <w:t xml:space="preserve">Japanese speech quirks:</w:t>
      </w:r>
    </w:p>
    <w:p w:rsidR="00000000" w:rsidDel="00000000" w:rsidP="00000000" w:rsidRDefault="00000000" w:rsidRPr="00000000" w14:paraId="0000085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5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B">
      <w:pPr>
        <w:ind w:left="1440" w:firstLine="0"/>
        <w:rPr/>
      </w:pPr>
      <w:r w:rsidDel="00000000" w:rsidR="00000000" w:rsidRPr="00000000">
        <w:rPr>
          <w:rtl w:val="0"/>
        </w:rPr>
        <w:t xml:space="preserve">English speech quirks:</w:t>
      </w:r>
    </w:p>
    <w:p w:rsidR="00000000" w:rsidDel="00000000" w:rsidP="00000000" w:rsidRDefault="00000000" w:rsidRPr="00000000" w14:paraId="0000085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5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5E">
      <w:pPr>
        <w:ind w:left="1440" w:firstLine="0"/>
        <w:rPr/>
      </w:pPr>
      <w:r w:rsidDel="00000000" w:rsidR="00000000" w:rsidRPr="00000000">
        <w:rPr>
          <w:rtl w:val="0"/>
        </w:rPr>
        <w:t xml:space="preserve">Notes:</w:t>
      </w:r>
    </w:p>
    <w:p w:rsidR="00000000" w:rsidDel="00000000" w:rsidP="00000000" w:rsidRDefault="00000000" w:rsidRPr="00000000" w14:paraId="0000085F">
      <w:pPr>
        <w:numPr>
          <w:ilvl w:val="0"/>
          <w:numId w:val="5"/>
        </w:numPr>
        <w:ind w:left="2520" w:hanging="360"/>
      </w:pPr>
      <w:r w:rsidDel="00000000" w:rsidR="00000000" w:rsidRPr="00000000">
        <w:rPr>
          <w:rtl w:val="0"/>
        </w:rPr>
        <w:t xml:space="preserve">Polite speech, devoid of contractions</w:t>
      </w:r>
      <w:r w:rsidDel="00000000" w:rsidR="00000000" w:rsidRPr="00000000">
        <w:rPr>
          <w:rtl w:val="0"/>
        </w:rPr>
      </w:r>
    </w:p>
    <w:p w:rsidR="00000000" w:rsidDel="00000000" w:rsidP="00000000" w:rsidRDefault="00000000" w:rsidRPr="00000000" w14:paraId="00000860">
      <w:pPr>
        <w:rPr>
          <w:b w:val="1"/>
        </w:rPr>
      </w:pPr>
      <w:r w:rsidDel="00000000" w:rsidR="00000000" w:rsidRPr="00000000">
        <w:rPr>
          <w:rtl w:val="0"/>
        </w:rPr>
      </w:r>
    </w:p>
    <w:p w:rsidR="00000000" w:rsidDel="00000000" w:rsidP="00000000" w:rsidRDefault="00000000" w:rsidRPr="00000000" w14:paraId="00000861">
      <w:pPr>
        <w:pStyle w:val="Heading4"/>
        <w:rPr/>
      </w:pPr>
      <w:bookmarkStart w:colFirst="0" w:colLast="0" w:name="_heading=h.1rlhfjunnzh4" w:id="69"/>
      <w:bookmarkEnd w:id="69"/>
      <w:r w:rsidDel="00000000" w:rsidR="00000000" w:rsidRPr="00000000">
        <w:rPr>
          <w:rtl w:val="0"/>
        </w:rPr>
        <w:t xml:space="preserve">Gaston (WIP)</w:t>
      </w:r>
    </w:p>
    <w:p w:rsidR="00000000" w:rsidDel="00000000" w:rsidP="00000000" w:rsidRDefault="00000000" w:rsidRPr="00000000" w14:paraId="00000862">
      <w:pPr>
        <w:rPr/>
      </w:pPr>
      <w:sdt>
        <w:sdtPr>
          <w:tag w:val="goog_rdk_642"/>
        </w:sdtPr>
        <w:sdtContent>
          <w:r w:rsidDel="00000000" w:rsidR="00000000" w:rsidRPr="00000000">
            <w:rPr>
              <w:rFonts w:ascii="Arial Unicode MS" w:cs="Arial Unicode MS" w:eastAsia="Arial Unicode MS" w:hAnsi="Arial Unicode MS"/>
              <w:rtl w:val="0"/>
            </w:rPr>
            <w:tab/>
            <w:tab/>
            <w:t xml:space="preserve">Name in Japanese: ガストン</w:t>
          </w:r>
        </w:sdtContent>
      </w:sdt>
    </w:p>
    <w:p w:rsidR="00000000" w:rsidDel="00000000" w:rsidP="00000000" w:rsidRDefault="00000000" w:rsidRPr="00000000" w14:paraId="00000863">
      <w:pPr>
        <w:rPr/>
      </w:pPr>
      <w:r w:rsidDel="00000000" w:rsidR="00000000" w:rsidRPr="00000000">
        <w:rPr>
          <w:rtl w:val="0"/>
        </w:rPr>
        <w:tab/>
        <w:tab/>
        <w:t xml:space="preserve">Japanese speech quirks:</w:t>
      </w:r>
    </w:p>
    <w:p w:rsidR="00000000" w:rsidDel="00000000" w:rsidP="00000000" w:rsidRDefault="00000000" w:rsidRPr="00000000" w14:paraId="0000086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6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6">
      <w:pPr>
        <w:ind w:left="1440" w:firstLine="0"/>
        <w:rPr/>
      </w:pPr>
      <w:r w:rsidDel="00000000" w:rsidR="00000000" w:rsidRPr="00000000">
        <w:rPr>
          <w:rtl w:val="0"/>
        </w:rPr>
        <w:t xml:space="preserve">English speech quirks:</w:t>
      </w:r>
    </w:p>
    <w:p w:rsidR="00000000" w:rsidDel="00000000" w:rsidP="00000000" w:rsidRDefault="00000000" w:rsidRPr="00000000" w14:paraId="0000086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6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69">
      <w:pPr>
        <w:ind w:left="1440" w:firstLine="0"/>
        <w:rPr/>
      </w:pPr>
      <w:r w:rsidDel="00000000" w:rsidR="00000000" w:rsidRPr="00000000">
        <w:rPr>
          <w:rtl w:val="0"/>
        </w:rPr>
        <w:t xml:space="preserve">Notes:</w:t>
      </w:r>
    </w:p>
    <w:p w:rsidR="00000000" w:rsidDel="00000000" w:rsidP="00000000" w:rsidRDefault="00000000" w:rsidRPr="00000000" w14:paraId="0000086A">
      <w:pPr>
        <w:numPr>
          <w:ilvl w:val="0"/>
          <w:numId w:val="5"/>
        </w:numPr>
        <w:ind w:left="2520" w:hanging="360"/>
      </w:pPr>
      <w:sdt>
        <w:sdtPr>
          <w:tag w:val="goog_rdk_643"/>
        </w:sdtPr>
        <w:sdtContent>
          <w:r w:rsidDel="00000000" w:rsidR="00000000" w:rsidRPr="00000000">
            <w:rPr>
              <w:rFonts w:ascii="Arial Unicode MS" w:cs="Arial Unicode MS" w:eastAsia="Arial Unicode MS" w:hAnsi="Arial Unicode MS"/>
              <w:rtl w:val="0"/>
            </w:rPr>
            <w:t xml:space="preserve">Has a Subaru-nickname of “トン” (Ton)</w:t>
          </w:r>
        </w:sdtContent>
      </w:sdt>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pStyle w:val="Heading4"/>
        <w:rPr/>
      </w:pPr>
      <w:bookmarkStart w:colFirst="0" w:colLast="0" w:name="_heading=h.gbrthcnxnw6t" w:id="70"/>
      <w:bookmarkEnd w:id="70"/>
      <w:r w:rsidDel="00000000" w:rsidR="00000000" w:rsidRPr="00000000">
        <w:rPr>
          <w:rtl w:val="0"/>
        </w:rPr>
        <w:t xml:space="preserve">Grassis Remendis</w:t>
      </w:r>
    </w:p>
    <w:p w:rsidR="00000000" w:rsidDel="00000000" w:rsidP="00000000" w:rsidRDefault="00000000" w:rsidRPr="00000000" w14:paraId="0000086D">
      <w:pPr>
        <w:rPr/>
      </w:pPr>
      <w:sdt>
        <w:sdtPr>
          <w:tag w:val="goog_rdk_644"/>
        </w:sdtPr>
        <w:sdtContent>
          <w:r w:rsidDel="00000000" w:rsidR="00000000" w:rsidRPr="00000000">
            <w:rPr>
              <w:rFonts w:ascii="Arial Unicode MS" w:cs="Arial Unicode MS" w:eastAsia="Arial Unicode MS" w:hAnsi="Arial Unicode MS"/>
              <w:rtl w:val="0"/>
            </w:rPr>
            <w:tab/>
            <w:tab/>
            <w:t xml:space="preserve">Name in Japanese: グラシス・レメンディス</w:t>
          </w:r>
        </w:sdtContent>
      </w:sdt>
    </w:p>
    <w:p w:rsidR="00000000" w:rsidDel="00000000" w:rsidP="00000000" w:rsidRDefault="00000000" w:rsidRPr="00000000" w14:paraId="0000086E">
      <w:pPr>
        <w:rPr/>
      </w:pPr>
      <w:r w:rsidDel="00000000" w:rsidR="00000000" w:rsidRPr="00000000">
        <w:rPr>
          <w:rtl w:val="0"/>
        </w:rPr>
        <w:tab/>
        <w:tab/>
        <w:t xml:space="preserve">Japanese speech quirks:</w:t>
      </w:r>
    </w:p>
    <w:p w:rsidR="00000000" w:rsidDel="00000000" w:rsidP="00000000" w:rsidRDefault="00000000" w:rsidRPr="00000000" w14:paraId="0000086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1">
      <w:pPr>
        <w:ind w:left="1440" w:firstLine="0"/>
        <w:rPr/>
      </w:pPr>
      <w:r w:rsidDel="00000000" w:rsidR="00000000" w:rsidRPr="00000000">
        <w:rPr>
          <w:rtl w:val="0"/>
        </w:rPr>
        <w:t xml:space="preserve">English speech quirks:</w:t>
      </w:r>
    </w:p>
    <w:p w:rsidR="00000000" w:rsidDel="00000000" w:rsidP="00000000" w:rsidRDefault="00000000" w:rsidRPr="00000000" w14:paraId="0000087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7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74">
      <w:pPr>
        <w:ind w:left="1440" w:firstLine="0"/>
        <w:rPr/>
      </w:pPr>
      <w:r w:rsidDel="00000000" w:rsidR="00000000" w:rsidRPr="00000000">
        <w:rPr>
          <w:rtl w:val="0"/>
        </w:rPr>
        <w:t xml:space="preserve">Notes:</w:t>
      </w:r>
    </w:p>
    <w:p w:rsidR="00000000" w:rsidDel="00000000" w:rsidP="00000000" w:rsidRDefault="00000000" w:rsidRPr="00000000" w14:paraId="00000875">
      <w:pPr>
        <w:numPr>
          <w:ilvl w:val="0"/>
          <w:numId w:val="5"/>
        </w:numPr>
        <w:ind w:left="2520" w:hanging="360"/>
      </w:pPr>
      <w:r w:rsidDel="00000000" w:rsidR="00000000" w:rsidRPr="00000000">
        <w:rPr>
          <w:rtl w:val="0"/>
        </w:rPr>
        <w:t xml:space="preserve">Polite speech, devoid of contractions (?)</w:t>
      </w:r>
    </w:p>
    <w:p w:rsidR="00000000" w:rsidDel="00000000" w:rsidP="00000000" w:rsidRDefault="00000000" w:rsidRPr="00000000" w14:paraId="00000876">
      <w:pPr>
        <w:rPr>
          <w:b w:val="1"/>
        </w:rPr>
      </w:pPr>
      <w:r w:rsidDel="00000000" w:rsidR="00000000" w:rsidRPr="00000000">
        <w:rPr>
          <w:rtl w:val="0"/>
        </w:rPr>
      </w:r>
    </w:p>
    <w:p w:rsidR="00000000" w:rsidDel="00000000" w:rsidP="00000000" w:rsidRDefault="00000000" w:rsidRPr="00000000" w14:paraId="00000877">
      <w:pPr>
        <w:pStyle w:val="Heading4"/>
        <w:rPr/>
      </w:pPr>
      <w:bookmarkStart w:colFirst="0" w:colLast="0" w:name="_heading=h.9zmlgdn1mmdy" w:id="71"/>
      <w:bookmarkEnd w:id="71"/>
      <w:r w:rsidDel="00000000" w:rsidR="00000000" w:rsidRPr="00000000">
        <w:rPr>
          <w:rtl w:val="0"/>
        </w:rPr>
        <w:t xml:space="preserve">Grimm Fauzen (WIP)</w:t>
      </w:r>
    </w:p>
    <w:p w:rsidR="00000000" w:rsidDel="00000000" w:rsidP="00000000" w:rsidRDefault="00000000" w:rsidRPr="00000000" w14:paraId="00000878">
      <w:pPr>
        <w:rPr/>
      </w:pPr>
      <w:sdt>
        <w:sdtPr>
          <w:tag w:val="goog_rdk_645"/>
        </w:sdtPr>
        <w:sdtContent>
          <w:r w:rsidDel="00000000" w:rsidR="00000000" w:rsidRPr="00000000">
            <w:rPr>
              <w:rFonts w:ascii="Arial Unicode MS" w:cs="Arial Unicode MS" w:eastAsia="Arial Unicode MS" w:hAnsi="Arial Unicode MS"/>
              <w:rtl w:val="0"/>
            </w:rPr>
            <w:tab/>
            <w:tab/>
            <w:t xml:space="preserve">Name in Japanese: グリム・ファウゼン</w:t>
          </w:r>
        </w:sdtContent>
      </w:sdt>
    </w:p>
    <w:p w:rsidR="00000000" w:rsidDel="00000000" w:rsidP="00000000" w:rsidRDefault="00000000" w:rsidRPr="00000000" w14:paraId="00000879">
      <w:pPr>
        <w:rPr/>
      </w:pPr>
      <w:r w:rsidDel="00000000" w:rsidR="00000000" w:rsidRPr="00000000">
        <w:rPr>
          <w:rtl w:val="0"/>
        </w:rPr>
        <w:tab/>
        <w:tab/>
        <w:t xml:space="preserve">Japanese speech quirks:</w:t>
      </w:r>
    </w:p>
    <w:p w:rsidR="00000000" w:rsidDel="00000000" w:rsidP="00000000" w:rsidRDefault="00000000" w:rsidRPr="00000000" w14:paraId="0000087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7B">
      <w:pPr>
        <w:numPr>
          <w:ilvl w:val="0"/>
          <w:numId w:val="5"/>
        </w:numPr>
        <w:ind w:left="2520" w:hanging="360"/>
      </w:pPr>
      <w:r w:rsidDel="00000000" w:rsidR="00000000" w:rsidRPr="00000000">
        <w:rPr>
          <w:rtl w:val="0"/>
        </w:rPr>
        <w:t xml:space="preserve">Everything is written, can’t talk</w:t>
      </w:r>
    </w:p>
    <w:p w:rsidR="00000000" w:rsidDel="00000000" w:rsidP="00000000" w:rsidRDefault="00000000" w:rsidRPr="00000000" w14:paraId="0000087C">
      <w:pPr>
        <w:ind w:left="1440" w:firstLine="0"/>
        <w:rPr/>
      </w:pPr>
      <w:r w:rsidDel="00000000" w:rsidR="00000000" w:rsidRPr="00000000">
        <w:rPr>
          <w:rtl w:val="0"/>
        </w:rPr>
        <w:t xml:space="preserve">English speech quirks:</w:t>
      </w:r>
    </w:p>
    <w:p w:rsidR="00000000" w:rsidDel="00000000" w:rsidP="00000000" w:rsidRDefault="00000000" w:rsidRPr="00000000" w14:paraId="0000087D">
      <w:pPr>
        <w:numPr>
          <w:ilvl w:val="0"/>
          <w:numId w:val="5"/>
        </w:numPr>
        <w:ind w:left="2520" w:hanging="360"/>
      </w:pPr>
      <w:r w:rsidDel="00000000" w:rsidR="00000000" w:rsidRPr="00000000">
        <w:rPr>
          <w:rtl w:val="0"/>
        </w:rPr>
        <w:t xml:space="preserve">Avoids contractions except for end of questions (isn’t it, haven’t you, etc)</w:t>
      </w:r>
    </w:p>
    <w:p w:rsidR="00000000" w:rsidDel="00000000" w:rsidP="00000000" w:rsidRDefault="00000000" w:rsidRPr="00000000" w14:paraId="0000087E">
      <w:pPr>
        <w:numPr>
          <w:ilvl w:val="0"/>
          <w:numId w:val="5"/>
        </w:numPr>
        <w:ind w:left="2520" w:hanging="360"/>
      </w:pPr>
      <w:r w:rsidDel="00000000" w:rsidR="00000000" w:rsidRPr="00000000">
        <w:rPr>
          <w:rtl w:val="0"/>
        </w:rPr>
        <w:t xml:space="preserve">Speech should be rendered as cursed speech (see how Ice did it in BB, or how monster Izmail was done in Arc 8)</w:t>
      </w:r>
    </w:p>
    <w:p w:rsidR="00000000" w:rsidDel="00000000" w:rsidP="00000000" w:rsidRDefault="00000000" w:rsidRPr="00000000" w14:paraId="0000087F">
      <w:pPr>
        <w:rPr>
          <w:b w:val="1"/>
        </w:rPr>
      </w:pPr>
      <w:r w:rsidDel="00000000" w:rsidR="00000000" w:rsidRPr="00000000">
        <w:rPr>
          <w:rtl w:val="0"/>
        </w:rPr>
      </w:r>
    </w:p>
    <w:p w:rsidR="00000000" w:rsidDel="00000000" w:rsidP="00000000" w:rsidRDefault="00000000" w:rsidRPr="00000000" w14:paraId="00000880">
      <w:pPr>
        <w:pStyle w:val="Heading4"/>
        <w:rPr/>
      </w:pPr>
      <w:bookmarkStart w:colFirst="0" w:colLast="0" w:name="_heading=h.apv9lm3w9kqc" w:id="72"/>
      <w:bookmarkEnd w:id="72"/>
      <w:r w:rsidDel="00000000" w:rsidR="00000000" w:rsidRPr="00000000">
        <w:rPr>
          <w:rtl w:val="0"/>
        </w:rPr>
        <w:t xml:space="preserve">Rachins Hoffman (WIP)</w:t>
      </w:r>
    </w:p>
    <w:p w:rsidR="00000000" w:rsidDel="00000000" w:rsidP="00000000" w:rsidRDefault="00000000" w:rsidRPr="00000000" w14:paraId="00000881">
      <w:pPr>
        <w:rPr/>
      </w:pPr>
      <w:sdt>
        <w:sdtPr>
          <w:tag w:val="goog_rdk_646"/>
        </w:sdtPr>
        <w:sdtContent>
          <w:r w:rsidDel="00000000" w:rsidR="00000000" w:rsidRPr="00000000">
            <w:rPr>
              <w:rFonts w:ascii="Arial Unicode MS" w:cs="Arial Unicode MS" w:eastAsia="Arial Unicode MS" w:hAnsi="Arial Unicode MS"/>
              <w:rtl w:val="0"/>
            </w:rPr>
            <w:tab/>
            <w:tab/>
            <w:t xml:space="preserve">Name in Japanese: ラチンス・ホフマン</w:t>
          </w:r>
        </w:sdtContent>
      </w:sdt>
    </w:p>
    <w:p w:rsidR="00000000" w:rsidDel="00000000" w:rsidP="00000000" w:rsidRDefault="00000000" w:rsidRPr="00000000" w14:paraId="00000882">
      <w:pPr>
        <w:rPr/>
      </w:pPr>
      <w:r w:rsidDel="00000000" w:rsidR="00000000" w:rsidRPr="00000000">
        <w:rPr>
          <w:rtl w:val="0"/>
        </w:rPr>
        <w:tab/>
        <w:tab/>
        <w:t xml:space="preserve">Japanese speech quirks:</w:t>
      </w:r>
    </w:p>
    <w:p w:rsidR="00000000" w:rsidDel="00000000" w:rsidP="00000000" w:rsidRDefault="00000000" w:rsidRPr="00000000" w14:paraId="0000088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8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5">
      <w:pPr>
        <w:ind w:left="1440" w:firstLine="0"/>
        <w:rPr/>
      </w:pPr>
      <w:r w:rsidDel="00000000" w:rsidR="00000000" w:rsidRPr="00000000">
        <w:rPr>
          <w:rtl w:val="0"/>
        </w:rPr>
        <w:t xml:space="preserve">English speech quirks:</w:t>
      </w:r>
    </w:p>
    <w:p w:rsidR="00000000" w:rsidDel="00000000" w:rsidP="00000000" w:rsidRDefault="00000000" w:rsidRPr="00000000" w14:paraId="0000088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8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88">
      <w:pPr>
        <w:ind w:left="1440" w:firstLine="0"/>
        <w:rPr/>
      </w:pPr>
      <w:r w:rsidDel="00000000" w:rsidR="00000000" w:rsidRPr="00000000">
        <w:rPr>
          <w:rtl w:val="0"/>
        </w:rPr>
        <w:t xml:space="preserve">Notes:</w:t>
      </w:r>
    </w:p>
    <w:p w:rsidR="00000000" w:rsidDel="00000000" w:rsidP="00000000" w:rsidRDefault="00000000" w:rsidRPr="00000000" w14:paraId="00000889">
      <w:pPr>
        <w:numPr>
          <w:ilvl w:val="0"/>
          <w:numId w:val="5"/>
        </w:numPr>
        <w:ind w:left="2520" w:hanging="360"/>
      </w:pPr>
      <w:sdt>
        <w:sdtPr>
          <w:tag w:val="goog_rdk_647"/>
        </w:sdtPr>
        <w:sdtContent>
          <w:r w:rsidDel="00000000" w:rsidR="00000000" w:rsidRPr="00000000">
            <w:rPr>
              <w:rFonts w:ascii="Arial Unicode MS" w:cs="Arial Unicode MS" w:eastAsia="Arial Unicode MS" w:hAnsi="Arial Unicode MS"/>
              <w:rtl w:val="0"/>
            </w:rPr>
            <w:t xml:space="preserve">Has a Subaru-nickname of “チン” (Chin)</w:t>
          </w:r>
        </w:sdtContent>
      </w:sdt>
    </w:p>
    <w:p w:rsidR="00000000" w:rsidDel="00000000" w:rsidP="00000000" w:rsidRDefault="00000000" w:rsidRPr="00000000" w14:paraId="0000088A">
      <w:pPr>
        <w:numPr>
          <w:ilvl w:val="0"/>
          <w:numId w:val="5"/>
        </w:numPr>
        <w:ind w:left="2520" w:hanging="360"/>
      </w:pPr>
      <w:r w:rsidDel="00000000" w:rsidR="00000000" w:rsidRPr="00000000">
        <w:rPr>
          <w:rtl w:val="0"/>
        </w:rPr>
        <w:t xml:space="preserve">Sometimes calls Subaru “Shitty Subaru”</w:t>
      </w:r>
    </w:p>
    <w:p w:rsidR="00000000" w:rsidDel="00000000" w:rsidP="00000000" w:rsidRDefault="00000000" w:rsidRPr="00000000" w14:paraId="0000088B">
      <w:pPr>
        <w:rPr>
          <w:b w:val="1"/>
        </w:rPr>
      </w:pPr>
      <w:r w:rsidDel="00000000" w:rsidR="00000000" w:rsidRPr="00000000">
        <w:rPr>
          <w:rtl w:val="0"/>
        </w:rPr>
      </w:r>
    </w:p>
    <w:p w:rsidR="00000000" w:rsidDel="00000000" w:rsidP="00000000" w:rsidRDefault="00000000" w:rsidRPr="00000000" w14:paraId="0000088C">
      <w:pPr>
        <w:pStyle w:val="Heading4"/>
        <w:rPr/>
      </w:pPr>
      <w:bookmarkStart w:colFirst="0" w:colLast="0" w:name="_heading=h.fqg5z5yizjtd" w:id="73"/>
      <w:bookmarkEnd w:id="73"/>
      <w:r w:rsidDel="00000000" w:rsidR="00000000" w:rsidRPr="00000000">
        <w:rPr>
          <w:rtl w:val="0"/>
        </w:rPr>
        <w:t xml:space="preserve">Reinhard van Astrea (WIP)</w:t>
      </w:r>
    </w:p>
    <w:p w:rsidR="00000000" w:rsidDel="00000000" w:rsidP="00000000" w:rsidRDefault="00000000" w:rsidRPr="00000000" w14:paraId="0000088D">
      <w:pPr>
        <w:rPr/>
      </w:pPr>
      <w:sdt>
        <w:sdtPr>
          <w:tag w:val="goog_rdk_648"/>
        </w:sdtPr>
        <w:sdtContent>
          <w:r w:rsidDel="00000000" w:rsidR="00000000" w:rsidRPr="00000000">
            <w:rPr>
              <w:rFonts w:ascii="Arial Unicode MS" w:cs="Arial Unicode MS" w:eastAsia="Arial Unicode MS" w:hAnsi="Arial Unicode MS"/>
              <w:rtl w:val="0"/>
            </w:rPr>
            <w:tab/>
            <w:tab/>
            <w:t xml:space="preserve">Name in Japanese: ラインハルト・ヴァン・アストレア</w:t>
          </w:r>
        </w:sdtContent>
      </w:sdt>
    </w:p>
    <w:p w:rsidR="00000000" w:rsidDel="00000000" w:rsidP="00000000" w:rsidRDefault="00000000" w:rsidRPr="00000000" w14:paraId="0000088E">
      <w:pPr>
        <w:rPr/>
      </w:pPr>
      <w:r w:rsidDel="00000000" w:rsidR="00000000" w:rsidRPr="00000000">
        <w:rPr>
          <w:rtl w:val="0"/>
        </w:rPr>
        <w:tab/>
        <w:tab/>
        <w:t xml:space="preserve">Japanese speech quirks:</w:t>
      </w:r>
    </w:p>
    <w:p w:rsidR="00000000" w:rsidDel="00000000" w:rsidP="00000000" w:rsidRDefault="00000000" w:rsidRPr="00000000" w14:paraId="0000088F">
      <w:pPr>
        <w:numPr>
          <w:ilvl w:val="0"/>
          <w:numId w:val="5"/>
        </w:numPr>
        <w:ind w:left="2520" w:hanging="360"/>
      </w:pPr>
      <w:sdt>
        <w:sdtPr>
          <w:tag w:val="goog_rdk_649"/>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89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91">
      <w:pPr>
        <w:ind w:left="1440" w:firstLine="0"/>
        <w:rPr/>
      </w:pPr>
      <w:r w:rsidDel="00000000" w:rsidR="00000000" w:rsidRPr="00000000">
        <w:rPr>
          <w:rtl w:val="0"/>
        </w:rPr>
        <w:t xml:space="preserve">English speech quirks:</w:t>
      </w:r>
    </w:p>
    <w:p w:rsidR="00000000" w:rsidDel="00000000" w:rsidP="00000000" w:rsidRDefault="00000000" w:rsidRPr="00000000" w14:paraId="00000892">
      <w:pPr>
        <w:numPr>
          <w:ilvl w:val="0"/>
          <w:numId w:val="5"/>
        </w:numPr>
        <w:ind w:left="2520" w:hanging="360"/>
      </w:pPr>
      <w:r w:rsidDel="00000000" w:rsidR="00000000" w:rsidRPr="00000000">
        <w:rPr>
          <w:rtl w:val="0"/>
        </w:rPr>
        <w:t xml:space="preserve">Mix of formal and casual speech</w:t>
      </w:r>
    </w:p>
    <w:p w:rsidR="00000000" w:rsidDel="00000000" w:rsidP="00000000" w:rsidRDefault="00000000" w:rsidRPr="00000000" w14:paraId="00000893">
      <w:pPr>
        <w:numPr>
          <w:ilvl w:val="0"/>
          <w:numId w:val="5"/>
        </w:numPr>
        <w:ind w:left="2520" w:hanging="360"/>
      </w:pPr>
      <w:sdt>
        <w:sdtPr>
          <w:tag w:val="goog_rdk_650"/>
        </w:sdtPr>
        <w:sdtContent>
          <w:r w:rsidDel="00000000" w:rsidR="00000000" w:rsidRPr="00000000">
            <w:rPr>
              <w:rFonts w:ascii="Arial Unicode MS" w:cs="Arial Unicode MS" w:eastAsia="Arial Unicode MS" w:hAnsi="Arial Unicode MS"/>
              <w:rtl w:val="0"/>
            </w:rPr>
            <w:t xml:space="preserve"> “そこまでだ” should be translated as “That will be as far as you go”</w:t>
          </w:r>
        </w:sdtContent>
      </w:sdt>
    </w:p>
    <w:p w:rsidR="00000000" w:rsidDel="00000000" w:rsidP="00000000" w:rsidRDefault="00000000" w:rsidRPr="00000000" w14:paraId="00000894">
      <w:pPr>
        <w:numPr>
          <w:ilvl w:val="0"/>
          <w:numId w:val="5"/>
        </w:numPr>
        <w:ind w:left="2520" w:hanging="360"/>
        <w:rPr>
          <w:u w:val="none"/>
        </w:rPr>
      </w:pPr>
      <w:sdt>
        <w:sdtPr>
          <w:tag w:val="goog_rdk_651"/>
        </w:sdtPr>
        <w:sdtContent>
          <w:r w:rsidDel="00000000" w:rsidR="00000000" w:rsidRPr="00000000">
            <w:rPr>
              <w:rFonts w:ascii="Arial Unicode MS" w:cs="Arial Unicode MS" w:eastAsia="Arial Unicode MS" w:hAnsi="Arial Unicode MS"/>
              <w:rtl w:val="0"/>
            </w:rPr>
            <w:t xml:space="preserve">“授かった” should be translated as “I have received it” (when getting new DPs)</w:t>
          </w:r>
        </w:sdtContent>
      </w:sdt>
    </w:p>
    <w:p w:rsidR="00000000" w:rsidDel="00000000" w:rsidP="00000000" w:rsidRDefault="00000000" w:rsidRPr="00000000" w14:paraId="00000895">
      <w:pPr>
        <w:rPr/>
      </w:pPr>
      <w:r w:rsidDel="00000000" w:rsidR="00000000" w:rsidRPr="00000000">
        <w:rPr>
          <w:rtl w:val="0"/>
        </w:rPr>
      </w:r>
    </w:p>
    <w:p w:rsidR="00000000" w:rsidDel="00000000" w:rsidP="00000000" w:rsidRDefault="00000000" w:rsidRPr="00000000" w14:paraId="00000896">
      <w:pPr>
        <w:pStyle w:val="Heading4"/>
        <w:rPr/>
      </w:pPr>
      <w:bookmarkStart w:colFirst="0" w:colLast="0" w:name="_heading=h.hznb8ixqayjz" w:id="74"/>
      <w:bookmarkEnd w:id="74"/>
      <w:r w:rsidDel="00000000" w:rsidR="00000000" w:rsidRPr="00000000">
        <w:rPr>
          <w:rtl w:val="0"/>
        </w:rPr>
        <w:t xml:space="preserve">Rom (aka Valga Cromwell) (WIP)</w:t>
      </w:r>
    </w:p>
    <w:p w:rsidR="00000000" w:rsidDel="00000000" w:rsidP="00000000" w:rsidRDefault="00000000" w:rsidRPr="00000000" w14:paraId="00000897">
      <w:pPr>
        <w:rPr/>
      </w:pPr>
      <w:sdt>
        <w:sdtPr>
          <w:tag w:val="goog_rdk_652"/>
        </w:sdtPr>
        <w:sdtContent>
          <w:r w:rsidDel="00000000" w:rsidR="00000000" w:rsidRPr="00000000">
            <w:rPr>
              <w:rFonts w:ascii="Arial Unicode MS" w:cs="Arial Unicode MS" w:eastAsia="Arial Unicode MS" w:hAnsi="Arial Unicode MS"/>
              <w:rtl w:val="0"/>
            </w:rPr>
            <w:tab/>
            <w:tab/>
            <w:t xml:space="preserve">Name in Japanese: ロム (バルガ・クロムウェル)</w:t>
          </w:r>
        </w:sdtContent>
      </w:sdt>
    </w:p>
    <w:p w:rsidR="00000000" w:rsidDel="00000000" w:rsidP="00000000" w:rsidRDefault="00000000" w:rsidRPr="00000000" w14:paraId="00000898">
      <w:pPr>
        <w:rPr/>
      </w:pPr>
      <w:r w:rsidDel="00000000" w:rsidR="00000000" w:rsidRPr="00000000">
        <w:rPr>
          <w:rtl w:val="0"/>
        </w:rPr>
        <w:tab/>
        <w:tab/>
        <w:t xml:space="preserve">Japanese speech quirks:</w:t>
      </w:r>
    </w:p>
    <w:p w:rsidR="00000000" w:rsidDel="00000000" w:rsidP="00000000" w:rsidRDefault="00000000" w:rsidRPr="00000000" w14:paraId="00000899">
      <w:pPr>
        <w:numPr>
          <w:ilvl w:val="0"/>
          <w:numId w:val="5"/>
        </w:numPr>
        <w:ind w:left="2520" w:hanging="360"/>
      </w:pPr>
      <w:sdt>
        <w:sdtPr>
          <w:tag w:val="goog_rdk_653"/>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89A">
      <w:pPr>
        <w:numPr>
          <w:ilvl w:val="0"/>
          <w:numId w:val="5"/>
        </w:numPr>
        <w:ind w:left="2520" w:hanging="360"/>
      </w:pPr>
      <w:r w:rsidDel="00000000" w:rsidR="00000000" w:rsidRPr="00000000">
        <w:rPr>
          <w:rtl w:val="0"/>
        </w:rPr>
        <w:t xml:space="preserve">Very old person style of speech</w:t>
      </w:r>
    </w:p>
    <w:p w:rsidR="00000000" w:rsidDel="00000000" w:rsidP="00000000" w:rsidRDefault="00000000" w:rsidRPr="00000000" w14:paraId="0000089B">
      <w:pPr>
        <w:ind w:left="1440" w:firstLine="0"/>
        <w:rPr/>
      </w:pPr>
      <w:r w:rsidDel="00000000" w:rsidR="00000000" w:rsidRPr="00000000">
        <w:rPr>
          <w:rtl w:val="0"/>
        </w:rPr>
        <w:t xml:space="preserve">English speech quirks:</w:t>
      </w:r>
    </w:p>
    <w:p w:rsidR="00000000" w:rsidDel="00000000" w:rsidP="00000000" w:rsidRDefault="00000000" w:rsidRPr="00000000" w14:paraId="0000089C">
      <w:pPr>
        <w:numPr>
          <w:ilvl w:val="0"/>
          <w:numId w:val="5"/>
        </w:numPr>
        <w:ind w:left="2520" w:hanging="360"/>
      </w:pPr>
      <w:r w:rsidDel="00000000" w:rsidR="00000000" w:rsidRPr="00000000">
        <w:rPr>
          <w:rtl w:val="0"/>
        </w:rPr>
        <w:t xml:space="preserve">Contractions aplenty</w:t>
      </w:r>
    </w:p>
    <w:p w:rsidR="00000000" w:rsidDel="00000000" w:rsidP="00000000" w:rsidRDefault="00000000" w:rsidRPr="00000000" w14:paraId="0000089D">
      <w:pPr>
        <w:ind w:left="1440" w:firstLine="0"/>
        <w:rPr/>
      </w:pPr>
      <w:r w:rsidDel="00000000" w:rsidR="00000000" w:rsidRPr="00000000">
        <w:rPr>
          <w:rtl w:val="0"/>
        </w:rPr>
        <w:t xml:space="preserve">Notes:</w:t>
      </w:r>
    </w:p>
    <w:p w:rsidR="00000000" w:rsidDel="00000000" w:rsidP="00000000" w:rsidRDefault="00000000" w:rsidRPr="00000000" w14:paraId="0000089E">
      <w:pPr>
        <w:numPr>
          <w:ilvl w:val="0"/>
          <w:numId w:val="5"/>
        </w:numPr>
        <w:ind w:left="2520" w:hanging="360"/>
      </w:pPr>
      <w:sdt>
        <w:sdtPr>
          <w:tag w:val="goog_rdk_654"/>
        </w:sdtPr>
        <w:sdtContent>
          <w:r w:rsidDel="00000000" w:rsidR="00000000" w:rsidRPr="00000000">
            <w:rPr>
              <w:rFonts w:ascii="Arial Unicode MS" w:cs="Arial Unicode MS" w:eastAsia="Arial Unicode MS" w:hAnsi="Arial Unicode MS"/>
              <w:rtl w:val="0"/>
            </w:rPr>
            <w:t xml:space="preserve">Often referred to as “ロム爺” (Old Man Rom)</w:t>
          </w:r>
        </w:sdtContent>
      </w:sdt>
      <w:r w:rsidDel="00000000" w:rsidR="00000000" w:rsidRPr="00000000">
        <w:rPr>
          <w:rtl w:val="0"/>
        </w:rPr>
      </w:r>
    </w:p>
    <w:p w:rsidR="00000000" w:rsidDel="00000000" w:rsidP="00000000" w:rsidRDefault="00000000" w:rsidRPr="00000000" w14:paraId="0000089F">
      <w:pPr>
        <w:rPr>
          <w:b w:val="1"/>
        </w:rPr>
      </w:pPr>
      <w:r w:rsidDel="00000000" w:rsidR="00000000" w:rsidRPr="00000000">
        <w:rPr>
          <w:rtl w:val="0"/>
        </w:rPr>
      </w:r>
    </w:p>
    <w:p w:rsidR="00000000" w:rsidDel="00000000" w:rsidP="00000000" w:rsidRDefault="00000000" w:rsidRPr="00000000" w14:paraId="000008A0">
      <w:pPr>
        <w:rPr>
          <w:b w:val="1"/>
        </w:rPr>
      </w:pPr>
      <w:r w:rsidDel="00000000" w:rsidR="00000000" w:rsidRPr="00000000">
        <w:rPr>
          <w:rtl w:val="0"/>
        </w:rPr>
      </w:r>
    </w:p>
    <w:p w:rsidR="00000000" w:rsidDel="00000000" w:rsidP="00000000" w:rsidRDefault="00000000" w:rsidRPr="00000000" w14:paraId="000008A1">
      <w:pPr>
        <w:pStyle w:val="Heading3"/>
        <w:rPr/>
      </w:pPr>
      <w:bookmarkStart w:colFirst="0" w:colLast="0" w:name="_heading=h.9j8bav6tegac" w:id="75"/>
      <w:bookmarkEnd w:id="75"/>
      <w:r w:rsidDel="00000000" w:rsidR="00000000" w:rsidRPr="00000000">
        <w:rPr>
          <w:rtl w:val="0"/>
        </w:rPr>
        <w:t xml:space="preserve">Crusch Camp</w:t>
      </w:r>
    </w:p>
    <w:p w:rsidR="00000000" w:rsidDel="00000000" w:rsidP="00000000" w:rsidRDefault="00000000" w:rsidRPr="00000000" w14:paraId="000008A2">
      <w:pPr>
        <w:rPr/>
      </w:pPr>
      <w:r w:rsidDel="00000000" w:rsidR="00000000" w:rsidRPr="00000000">
        <w:rPr>
          <w:rtl w:val="0"/>
        </w:rPr>
      </w:r>
    </w:p>
    <w:p w:rsidR="00000000" w:rsidDel="00000000" w:rsidP="00000000" w:rsidRDefault="00000000" w:rsidRPr="00000000" w14:paraId="000008A3">
      <w:pPr>
        <w:pStyle w:val="Heading4"/>
        <w:rPr/>
      </w:pPr>
      <w:bookmarkStart w:colFirst="0" w:colLast="0" w:name="_heading=h.21qkaaf9rxq3" w:id="76"/>
      <w:bookmarkEnd w:id="76"/>
      <w:r w:rsidDel="00000000" w:rsidR="00000000" w:rsidRPr="00000000">
        <w:rPr>
          <w:rtl w:val="0"/>
        </w:rPr>
        <w:t xml:space="preserve">Crusch Karsten (WIP)</w:t>
      </w:r>
    </w:p>
    <w:p w:rsidR="00000000" w:rsidDel="00000000" w:rsidP="00000000" w:rsidRDefault="00000000" w:rsidRPr="00000000" w14:paraId="000008A4">
      <w:pPr>
        <w:rPr/>
      </w:pPr>
      <w:sdt>
        <w:sdtPr>
          <w:tag w:val="goog_rdk_655"/>
        </w:sdtPr>
        <w:sdtContent>
          <w:r w:rsidDel="00000000" w:rsidR="00000000" w:rsidRPr="00000000">
            <w:rPr>
              <w:rFonts w:ascii="Arial Unicode MS" w:cs="Arial Unicode MS" w:eastAsia="Arial Unicode MS" w:hAnsi="Arial Unicode MS"/>
              <w:rtl w:val="0"/>
            </w:rPr>
            <w:tab/>
            <w:tab/>
            <w:t xml:space="preserve">Name in Japanese: クルシュ・カルステン</w:t>
          </w:r>
        </w:sdtContent>
      </w:sdt>
    </w:p>
    <w:p w:rsidR="00000000" w:rsidDel="00000000" w:rsidP="00000000" w:rsidRDefault="00000000" w:rsidRPr="00000000" w14:paraId="000008A5">
      <w:pPr>
        <w:rPr/>
      </w:pPr>
      <w:r w:rsidDel="00000000" w:rsidR="00000000" w:rsidRPr="00000000">
        <w:rPr>
          <w:rtl w:val="0"/>
        </w:rPr>
        <w:tab/>
        <w:tab/>
        <w:t xml:space="preserve">Japanese speech quirks:</w:t>
      </w:r>
    </w:p>
    <w:p w:rsidR="00000000" w:rsidDel="00000000" w:rsidP="00000000" w:rsidRDefault="00000000" w:rsidRPr="00000000" w14:paraId="000008A6">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A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8">
      <w:pPr>
        <w:ind w:left="1440" w:firstLine="0"/>
        <w:rPr/>
      </w:pPr>
      <w:r w:rsidDel="00000000" w:rsidR="00000000" w:rsidRPr="00000000">
        <w:rPr>
          <w:rtl w:val="0"/>
        </w:rPr>
        <w:t xml:space="preserve">English speech quirks:</w:t>
      </w:r>
    </w:p>
    <w:p w:rsidR="00000000" w:rsidDel="00000000" w:rsidP="00000000" w:rsidRDefault="00000000" w:rsidRPr="00000000" w14:paraId="000008A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AA">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AB">
      <w:pPr>
        <w:ind w:left="1440" w:firstLine="0"/>
        <w:rPr/>
      </w:pPr>
      <w:r w:rsidDel="00000000" w:rsidR="00000000" w:rsidRPr="00000000">
        <w:rPr>
          <w:rtl w:val="0"/>
        </w:rPr>
        <w:t xml:space="preserve">Notes:</w:t>
      </w:r>
    </w:p>
    <w:p w:rsidR="00000000" w:rsidDel="00000000" w:rsidP="00000000" w:rsidRDefault="00000000" w:rsidRPr="00000000" w14:paraId="000008AC">
      <w:pPr>
        <w:jc w:val="left"/>
        <w:rPr/>
      </w:pPr>
      <w:r w:rsidDel="00000000" w:rsidR="00000000" w:rsidRPr="00000000">
        <w:rPr>
          <w:rtl w:val="0"/>
        </w:rPr>
      </w:r>
    </w:p>
    <w:p w:rsidR="00000000" w:rsidDel="00000000" w:rsidP="00000000" w:rsidRDefault="00000000" w:rsidRPr="00000000" w14:paraId="000008AD">
      <w:pPr>
        <w:pStyle w:val="Heading4"/>
        <w:ind w:left="720" w:firstLine="0"/>
        <w:rPr/>
      </w:pPr>
      <w:bookmarkStart w:colFirst="0" w:colLast="0" w:name="_heading=h.hs83gzncyv2m" w:id="77"/>
      <w:bookmarkEnd w:id="77"/>
      <w:r w:rsidDel="00000000" w:rsidR="00000000" w:rsidRPr="00000000">
        <w:rPr>
          <w:rtl w:val="0"/>
        </w:rPr>
        <w:t xml:space="preserve">Felix Argyle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AE">
      <w:pPr>
        <w:rPr/>
      </w:pPr>
      <w:sdt>
        <w:sdtPr>
          <w:tag w:val="goog_rdk_656"/>
        </w:sdtPr>
        <w:sdtContent>
          <w:r w:rsidDel="00000000" w:rsidR="00000000" w:rsidRPr="00000000">
            <w:rPr>
              <w:rFonts w:ascii="Arial Unicode MS" w:cs="Arial Unicode MS" w:eastAsia="Arial Unicode MS" w:hAnsi="Arial Unicode MS"/>
              <w:rtl w:val="0"/>
            </w:rPr>
            <w:tab/>
            <w:tab/>
            <w:t xml:space="preserve">Name in Japanese: フェリックス・アーガイル</w:t>
          </w:r>
        </w:sdtContent>
      </w:sdt>
    </w:p>
    <w:p w:rsidR="00000000" w:rsidDel="00000000" w:rsidP="00000000" w:rsidRDefault="00000000" w:rsidRPr="00000000" w14:paraId="000008AF">
      <w:pPr>
        <w:rPr/>
      </w:pPr>
      <w:r w:rsidDel="00000000" w:rsidR="00000000" w:rsidRPr="00000000">
        <w:rPr>
          <w:rtl w:val="0"/>
        </w:rPr>
        <w:tab/>
        <w:tab/>
        <w:t xml:space="preserve">Japanese speech quirks:</w:t>
      </w:r>
    </w:p>
    <w:p w:rsidR="00000000" w:rsidDel="00000000" w:rsidP="00000000" w:rsidRDefault="00000000" w:rsidRPr="00000000" w14:paraId="000008B0">
      <w:pPr>
        <w:numPr>
          <w:ilvl w:val="0"/>
          <w:numId w:val="1"/>
        </w:numPr>
        <w:ind w:left="2520" w:hanging="360"/>
      </w:pPr>
      <w:sdt>
        <w:sdtPr>
          <w:tag w:val="goog_rdk_657"/>
        </w:sdtPr>
        <w:sdtContent>
          <w:r w:rsidDel="00000000" w:rsidR="00000000" w:rsidRPr="00000000">
            <w:rPr>
              <w:rFonts w:ascii="Arial Unicode MS" w:cs="Arial Unicode MS" w:eastAsia="Arial Unicode MS" w:hAnsi="Arial Unicode MS"/>
              <w:rtl w:val="0"/>
            </w:rPr>
            <w:t xml:space="preserve">First person pronoun – “フェリちゃん” (nickname with chan at the end)</w:t>
          </w:r>
        </w:sdtContent>
      </w:sdt>
    </w:p>
    <w:p w:rsidR="00000000" w:rsidDel="00000000" w:rsidP="00000000" w:rsidRDefault="00000000" w:rsidRPr="00000000" w14:paraId="000008B1">
      <w:pPr>
        <w:numPr>
          <w:ilvl w:val="0"/>
          <w:numId w:val="1"/>
        </w:numPr>
        <w:ind w:left="2520" w:hanging="360"/>
      </w:pPr>
      <w:sdt>
        <w:sdtPr>
          <w:tag w:val="goog_rdk_658"/>
        </w:sdtPr>
        <w:sdtContent>
          <w:r w:rsidDel="00000000" w:rsidR="00000000" w:rsidRPr="00000000">
            <w:rPr>
              <w:rFonts w:ascii="Arial Unicode MS" w:cs="Arial Unicode MS" w:eastAsia="Arial Unicode MS" w:hAnsi="Arial Unicode MS"/>
              <w:rtl w:val="0"/>
            </w:rPr>
            <w:t xml:space="preserve">Will frequently use にゃ (nya) in sentences.</w:t>
          </w:r>
        </w:sdtContent>
      </w:sdt>
    </w:p>
    <w:p w:rsidR="00000000" w:rsidDel="00000000" w:rsidP="00000000" w:rsidRDefault="00000000" w:rsidRPr="00000000" w14:paraId="000008B2">
      <w:pPr>
        <w:numPr>
          <w:ilvl w:val="0"/>
          <w:numId w:val="1"/>
        </w:numPr>
        <w:ind w:left="2520" w:hanging="360"/>
      </w:pPr>
      <w:sdt>
        <w:sdtPr>
          <w:tag w:val="goog_rdk_659"/>
        </w:sdtPr>
        <w:sdtContent>
          <w:r w:rsidDel="00000000" w:rsidR="00000000" w:rsidRPr="00000000">
            <w:rPr>
              <w:rFonts w:ascii="Arial Unicode MS" w:cs="Arial Unicode MS" w:eastAsia="Arial Unicode MS" w:hAnsi="Arial Unicode MS"/>
              <w:rtl w:val="0"/>
            </w:rPr>
            <w:t xml:space="preserve">Will use きゅん (kyun) for some people</w:t>
          </w:r>
        </w:sdtContent>
      </w:sdt>
    </w:p>
    <w:p w:rsidR="00000000" w:rsidDel="00000000" w:rsidP="00000000" w:rsidRDefault="00000000" w:rsidRPr="00000000" w14:paraId="000008B3">
      <w:pPr>
        <w:ind w:left="1440" w:firstLine="0"/>
        <w:rPr/>
      </w:pPr>
      <w:r w:rsidDel="00000000" w:rsidR="00000000" w:rsidRPr="00000000">
        <w:rPr>
          <w:rtl w:val="0"/>
        </w:rPr>
        <w:t xml:space="preserve">English speech quirks:</w:t>
      </w:r>
    </w:p>
    <w:p w:rsidR="00000000" w:rsidDel="00000000" w:rsidP="00000000" w:rsidRDefault="00000000" w:rsidRPr="00000000" w14:paraId="000008B4">
      <w:pPr>
        <w:numPr>
          <w:ilvl w:val="0"/>
          <w:numId w:val="1"/>
        </w:numPr>
        <w:ind w:left="2520" w:hanging="360"/>
      </w:pPr>
      <w:r w:rsidDel="00000000" w:rsidR="00000000" w:rsidRPr="00000000">
        <w:rPr>
          <w:rtl w:val="0"/>
        </w:rPr>
        <w:t xml:space="preserve">Refers to himself as “Ferri-chan”</w:t>
      </w:r>
    </w:p>
    <w:p w:rsidR="00000000" w:rsidDel="00000000" w:rsidP="00000000" w:rsidRDefault="00000000" w:rsidRPr="00000000" w14:paraId="000008B5">
      <w:pPr>
        <w:numPr>
          <w:ilvl w:val="0"/>
          <w:numId w:val="1"/>
        </w:numPr>
        <w:ind w:left="2520" w:hanging="360"/>
      </w:pPr>
      <w:r w:rsidDel="00000000" w:rsidR="00000000" w:rsidRPr="00000000">
        <w:rPr>
          <w:rtl w:val="0"/>
        </w:rPr>
        <w:t xml:space="preserve">Uses contractions such as “I’m” / “don’t”, etc, does not use “-in’” / “(y’)ain’t” / “’n” / “y’all”, basically similar to Subaru</w:t>
      </w:r>
    </w:p>
    <w:p w:rsidR="00000000" w:rsidDel="00000000" w:rsidP="00000000" w:rsidRDefault="00000000" w:rsidRPr="00000000" w14:paraId="000008B6">
      <w:pPr>
        <w:numPr>
          <w:ilvl w:val="0"/>
          <w:numId w:val="1"/>
        </w:numPr>
        <w:ind w:left="2520" w:hanging="360"/>
      </w:pPr>
      <w:r w:rsidDel="00000000" w:rsidR="00000000" w:rsidRPr="00000000">
        <w:rPr>
          <w:rtl w:val="0"/>
        </w:rPr>
        <w:t xml:space="preserve">Uses semi-polite speech that is feminine/neutral.</w:t>
      </w:r>
    </w:p>
    <w:p w:rsidR="00000000" w:rsidDel="00000000" w:rsidP="00000000" w:rsidRDefault="00000000" w:rsidRPr="00000000" w14:paraId="000008B7">
      <w:pPr>
        <w:numPr>
          <w:ilvl w:val="0"/>
          <w:numId w:val="1"/>
        </w:numPr>
        <w:ind w:left="2520" w:hanging="360"/>
      </w:pPr>
      <w:sdt>
        <w:sdtPr>
          <w:tag w:val="goog_rdk_660"/>
        </w:sdtPr>
        <w:sdtContent>
          <w:r w:rsidDel="00000000" w:rsidR="00000000" w:rsidRPr="00000000">
            <w:rPr>
              <w:rFonts w:ascii="Arial Unicode MS" w:cs="Arial Unicode MS" w:eastAsia="Arial Unicode MS" w:hAnsi="Arial Unicode MS"/>
              <w:rtl w:val="0"/>
            </w:rPr>
            <w:t xml:space="preserve">Anytime にゃ shows up, a cat pun should be used</w:t>
          </w:r>
        </w:sdtContent>
      </w:sdt>
    </w:p>
    <w:p w:rsidR="00000000" w:rsidDel="00000000" w:rsidP="00000000" w:rsidRDefault="00000000" w:rsidRPr="00000000" w14:paraId="000008B8">
      <w:pPr>
        <w:numPr>
          <w:ilvl w:val="0"/>
          <w:numId w:val="1"/>
        </w:numPr>
        <w:ind w:left="2520" w:hanging="360"/>
      </w:pPr>
      <w:r w:rsidDel="00000000" w:rsidR="00000000" w:rsidRPr="00000000">
        <w:rPr>
          <w:rtl w:val="0"/>
        </w:rPr>
        <w:t xml:space="preserve">Can be curt or rude to some people.</w:t>
      </w:r>
    </w:p>
    <w:p w:rsidR="00000000" w:rsidDel="00000000" w:rsidP="00000000" w:rsidRDefault="00000000" w:rsidRPr="00000000" w14:paraId="000008B9">
      <w:pPr>
        <w:ind w:left="1440" w:firstLine="0"/>
        <w:rPr/>
      </w:pPr>
      <w:r w:rsidDel="00000000" w:rsidR="00000000" w:rsidRPr="00000000">
        <w:rPr>
          <w:rtl w:val="0"/>
        </w:rPr>
        <w:t xml:space="preserve">Notes:</w:t>
      </w:r>
    </w:p>
    <w:p w:rsidR="00000000" w:rsidDel="00000000" w:rsidP="00000000" w:rsidRDefault="00000000" w:rsidRPr="00000000" w14:paraId="000008BA">
      <w:pPr>
        <w:numPr>
          <w:ilvl w:val="0"/>
          <w:numId w:val="1"/>
        </w:numPr>
        <w:ind w:left="2520" w:hanging="360"/>
      </w:pPr>
      <w:sdt>
        <w:sdtPr>
          <w:tag w:val="goog_rdk_661"/>
        </w:sdtPr>
        <w:sdtContent>
          <w:r w:rsidDel="00000000" w:rsidR="00000000" w:rsidRPr="00000000">
            <w:rPr>
              <w:rFonts w:ascii="Arial Unicode MS" w:cs="Arial Unicode MS" w:eastAsia="Arial Unicode MS" w:hAnsi="Arial Unicode MS"/>
              <w:rtl w:val="0"/>
            </w:rPr>
            <w:t xml:space="preserve">More commonly referred to as “Ferris” (フェリス)</w:t>
          </w:r>
        </w:sdtContent>
      </w:sdt>
    </w:p>
    <w:p w:rsidR="00000000" w:rsidDel="00000000" w:rsidP="00000000" w:rsidRDefault="00000000" w:rsidRPr="00000000" w14:paraId="000008BB">
      <w:pPr>
        <w:numPr>
          <w:ilvl w:val="0"/>
          <w:numId w:val="1"/>
        </w:numPr>
        <w:ind w:left="2520" w:hanging="360"/>
      </w:pPr>
      <w:r w:rsidDel="00000000" w:rsidR="00000000" w:rsidRPr="00000000">
        <w:rPr>
          <w:rtl w:val="0"/>
        </w:rPr>
        <w:t xml:space="preserve">The speaker tag should follow what is used in the narration of the current PoV (usually Ferris).</w:t>
      </w:r>
    </w:p>
    <w:p w:rsidR="00000000" w:rsidDel="00000000" w:rsidP="00000000" w:rsidRDefault="00000000" w:rsidRPr="00000000" w14:paraId="000008BC">
      <w:pPr>
        <w:numPr>
          <w:ilvl w:val="0"/>
          <w:numId w:val="1"/>
        </w:numPr>
        <w:ind w:left="2520" w:hanging="360"/>
      </w:pPr>
      <w:sdt>
        <w:sdtPr>
          <w:tag w:val="goog_rdk_662"/>
        </w:sdtPr>
        <w:sdtContent>
          <w:r w:rsidDel="00000000" w:rsidR="00000000" w:rsidRPr="00000000">
            <w:rPr>
              <w:rFonts w:ascii="Arial Unicode MS" w:cs="Arial Unicode MS" w:eastAsia="Arial Unicode MS" w:hAnsi="Arial Unicode MS"/>
              <w:rtl w:val="0"/>
            </w:rPr>
            <w:t xml:space="preserve">Uses sama (様) for Crusch</w:t>
          </w:r>
        </w:sdtContent>
      </w:sdt>
    </w:p>
    <w:p w:rsidR="00000000" w:rsidDel="00000000" w:rsidP="00000000" w:rsidRDefault="00000000" w:rsidRPr="00000000" w14:paraId="000008BD">
      <w:pPr>
        <w:numPr>
          <w:ilvl w:val="0"/>
          <w:numId w:val="1"/>
        </w:numPr>
        <w:ind w:left="2520" w:hanging="360"/>
      </w:pPr>
      <w:sdt>
        <w:sdtPr>
          <w:tag w:val="goog_rdk_663"/>
        </w:sdtPr>
        <w:sdtContent>
          <w:r w:rsidDel="00000000" w:rsidR="00000000" w:rsidRPr="00000000">
            <w:rPr>
              <w:rFonts w:ascii="Arial Unicode MS" w:cs="Arial Unicode MS" w:eastAsia="Arial Unicode MS" w:hAnsi="Arial Unicode MS"/>
              <w:rtl w:val="0"/>
            </w:rPr>
            <w:t xml:space="preserve">Refers to Wilhelm as Wil-jii (ヴィル爺)</w:t>
          </w:r>
        </w:sdtContent>
      </w:sdt>
    </w:p>
    <w:p w:rsidR="00000000" w:rsidDel="00000000" w:rsidP="00000000" w:rsidRDefault="00000000" w:rsidRPr="00000000" w14:paraId="000008BE">
      <w:pPr>
        <w:numPr>
          <w:ilvl w:val="0"/>
          <w:numId w:val="1"/>
        </w:numPr>
        <w:ind w:left="2520" w:hanging="360"/>
      </w:pPr>
      <w:r w:rsidDel="00000000" w:rsidR="00000000" w:rsidRPr="00000000">
        <w:rPr>
          <w:rtl w:val="0"/>
        </w:rPr>
        <w:t xml:space="preserve">Refers to Subaru as Subaru-kyun</w:t>
      </w:r>
    </w:p>
    <w:p w:rsidR="00000000" w:rsidDel="00000000" w:rsidP="00000000" w:rsidRDefault="00000000" w:rsidRPr="00000000" w14:paraId="000008BF">
      <w:pPr>
        <w:numPr>
          <w:ilvl w:val="0"/>
          <w:numId w:val="1"/>
        </w:numPr>
        <w:ind w:left="2520" w:hanging="360"/>
      </w:pPr>
      <w:r w:rsidDel="00000000" w:rsidR="00000000" w:rsidRPr="00000000">
        <w:rPr>
          <w:rtl w:val="0"/>
        </w:rPr>
        <w:t xml:space="preserve">Refers to Rem as Rem-chan</w:t>
      </w:r>
      <w:r w:rsidDel="00000000" w:rsidR="00000000" w:rsidRPr="00000000">
        <w:rPr>
          <w:rtl w:val="0"/>
        </w:rPr>
      </w:r>
    </w:p>
    <w:p w:rsidR="00000000" w:rsidDel="00000000" w:rsidP="00000000" w:rsidRDefault="00000000" w:rsidRPr="00000000" w14:paraId="000008C0">
      <w:pPr>
        <w:rPr>
          <w:b w:val="1"/>
        </w:rPr>
      </w:pPr>
      <w:r w:rsidDel="00000000" w:rsidR="00000000" w:rsidRPr="00000000">
        <w:rPr>
          <w:rtl w:val="0"/>
        </w:rPr>
      </w:r>
    </w:p>
    <w:p w:rsidR="00000000" w:rsidDel="00000000" w:rsidP="00000000" w:rsidRDefault="00000000" w:rsidRPr="00000000" w14:paraId="000008C1">
      <w:pPr>
        <w:pStyle w:val="Heading4"/>
        <w:rPr/>
      </w:pPr>
      <w:bookmarkStart w:colFirst="0" w:colLast="0" w:name="_heading=h.7y2m6c2qs1t5" w:id="78"/>
      <w:bookmarkEnd w:id="78"/>
      <w:r w:rsidDel="00000000" w:rsidR="00000000" w:rsidRPr="00000000">
        <w:rPr>
          <w:rtl w:val="0"/>
        </w:rPr>
        <w:t xml:space="preserve">Wilhelm van Astrea (née Trias) (WIP)</w:t>
      </w:r>
    </w:p>
    <w:p w:rsidR="00000000" w:rsidDel="00000000" w:rsidP="00000000" w:rsidRDefault="00000000" w:rsidRPr="00000000" w14:paraId="000008C2">
      <w:pPr>
        <w:rPr/>
      </w:pPr>
      <w:sdt>
        <w:sdtPr>
          <w:tag w:val="goog_rdk_664"/>
        </w:sdtPr>
        <w:sdtContent>
          <w:r w:rsidDel="00000000" w:rsidR="00000000" w:rsidRPr="00000000">
            <w:rPr>
              <w:rFonts w:ascii="Arial Unicode MS" w:cs="Arial Unicode MS" w:eastAsia="Arial Unicode MS" w:hAnsi="Arial Unicode MS"/>
              <w:rtl w:val="0"/>
            </w:rPr>
            <w:tab/>
            <w:tab/>
            <w:t xml:space="preserve">Name in Japanese: ヴィルヘルム・ヴァン・アストレア (ヴィルヘルム・トリアス)</w:t>
          </w:r>
        </w:sdtContent>
      </w:sdt>
    </w:p>
    <w:p w:rsidR="00000000" w:rsidDel="00000000" w:rsidP="00000000" w:rsidRDefault="00000000" w:rsidRPr="00000000" w14:paraId="000008C3">
      <w:pPr>
        <w:rPr/>
      </w:pPr>
      <w:r w:rsidDel="00000000" w:rsidR="00000000" w:rsidRPr="00000000">
        <w:rPr>
          <w:rtl w:val="0"/>
        </w:rPr>
        <w:tab/>
        <w:tab/>
        <w:t xml:space="preserve">Japanese speech quirks:</w:t>
      </w:r>
    </w:p>
    <w:p w:rsidR="00000000" w:rsidDel="00000000" w:rsidP="00000000" w:rsidRDefault="00000000" w:rsidRPr="00000000" w14:paraId="000008C4">
      <w:pPr>
        <w:numPr>
          <w:ilvl w:val="0"/>
          <w:numId w:val="5"/>
        </w:numPr>
        <w:ind w:left="2520" w:hanging="360"/>
      </w:pPr>
      <w:sdt>
        <w:sdtPr>
          <w:tag w:val="goog_rdk_665"/>
        </w:sdtPr>
        <w:sdtContent>
          <w:r w:rsidDel="00000000" w:rsidR="00000000" w:rsidRPr="00000000">
            <w:rPr>
              <w:rFonts w:ascii="Arial Unicode MS" w:cs="Arial Unicode MS" w:eastAsia="Arial Unicode MS" w:hAnsi="Arial Unicode MS"/>
              <w:rtl w:val="0"/>
            </w:rPr>
            <w:t xml:space="preserve">First person pronoun – “私(Old Wilhelm) 俺(Young Wilhelm)”</w:t>
          </w:r>
        </w:sdtContent>
      </w:sdt>
    </w:p>
    <w:p w:rsidR="00000000" w:rsidDel="00000000" w:rsidP="00000000" w:rsidRDefault="00000000" w:rsidRPr="00000000" w14:paraId="000008C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6">
      <w:pPr>
        <w:ind w:left="1440" w:firstLine="0"/>
        <w:rPr/>
      </w:pPr>
      <w:r w:rsidDel="00000000" w:rsidR="00000000" w:rsidRPr="00000000">
        <w:rPr>
          <w:rtl w:val="0"/>
        </w:rPr>
        <w:t xml:space="preserve">English speech quirks:</w:t>
      </w:r>
    </w:p>
    <w:p w:rsidR="00000000" w:rsidDel="00000000" w:rsidP="00000000" w:rsidRDefault="00000000" w:rsidRPr="00000000" w14:paraId="000008C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C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C9">
      <w:pPr>
        <w:ind w:left="1440" w:firstLine="0"/>
        <w:rPr>
          <w:b w:val="1"/>
          <w:sz w:val="28"/>
          <w:szCs w:val="28"/>
        </w:rPr>
      </w:pP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8CA">
      <w:pPr>
        <w:rPr>
          <w:b w:val="1"/>
        </w:rPr>
      </w:pPr>
      <w:r w:rsidDel="00000000" w:rsidR="00000000" w:rsidRPr="00000000">
        <w:rPr>
          <w:rtl w:val="0"/>
        </w:rPr>
      </w:r>
    </w:p>
    <w:p w:rsidR="00000000" w:rsidDel="00000000" w:rsidP="00000000" w:rsidRDefault="00000000" w:rsidRPr="00000000" w14:paraId="000008CB">
      <w:pPr>
        <w:rPr>
          <w:b w:val="1"/>
        </w:rPr>
      </w:pPr>
      <w:r w:rsidDel="00000000" w:rsidR="00000000" w:rsidRPr="00000000">
        <w:rPr>
          <w:rtl w:val="0"/>
        </w:rPr>
      </w:r>
    </w:p>
    <w:p w:rsidR="00000000" w:rsidDel="00000000" w:rsidP="00000000" w:rsidRDefault="00000000" w:rsidRPr="00000000" w14:paraId="000008CC">
      <w:pPr>
        <w:pStyle w:val="Heading3"/>
        <w:rPr>
          <w:b w:val="1"/>
          <w:sz w:val="28"/>
          <w:szCs w:val="28"/>
        </w:rPr>
      </w:pPr>
      <w:bookmarkStart w:colFirst="0" w:colLast="0" w:name="_heading=h.clnqnlkvip0" w:id="79"/>
      <w:bookmarkEnd w:id="79"/>
      <w:r w:rsidDel="00000000" w:rsidR="00000000" w:rsidRPr="00000000">
        <w:rPr>
          <w:rtl w:val="0"/>
        </w:rPr>
        <w:t xml:space="preserve">Others</w:t>
      </w: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pStyle w:val="Heading4"/>
        <w:rPr/>
      </w:pPr>
      <w:bookmarkStart w:colFirst="0" w:colLast="0" w:name="_heading=h.496wefvxi6xz" w:id="80"/>
      <w:bookmarkEnd w:id="80"/>
      <w:r w:rsidDel="00000000" w:rsidR="00000000" w:rsidRPr="00000000">
        <w:rPr>
          <w:rtl w:val="0"/>
        </w:rPr>
        <w:t xml:space="preserve">Archi (WIP)</w:t>
      </w:r>
    </w:p>
    <w:p w:rsidR="00000000" w:rsidDel="00000000" w:rsidP="00000000" w:rsidRDefault="00000000" w:rsidRPr="00000000" w14:paraId="000008CF">
      <w:pPr>
        <w:rPr/>
      </w:pPr>
      <w:r w:rsidDel="00000000" w:rsidR="00000000" w:rsidRPr="00000000">
        <w:rPr>
          <w:rtl w:val="0"/>
        </w:rPr>
        <w:tab/>
        <w:tab/>
        <w:t xml:space="preserve">Name in Japanese:</w:t>
      </w:r>
    </w:p>
    <w:p w:rsidR="00000000" w:rsidDel="00000000" w:rsidP="00000000" w:rsidRDefault="00000000" w:rsidRPr="00000000" w14:paraId="000008D0">
      <w:pPr>
        <w:rPr/>
      </w:pPr>
      <w:r w:rsidDel="00000000" w:rsidR="00000000" w:rsidRPr="00000000">
        <w:rPr>
          <w:rtl w:val="0"/>
        </w:rPr>
        <w:tab/>
        <w:tab/>
        <w:t xml:space="preserve">Japanese speech quirks:</w:t>
      </w:r>
    </w:p>
    <w:p w:rsidR="00000000" w:rsidDel="00000000" w:rsidP="00000000" w:rsidRDefault="00000000" w:rsidRPr="00000000" w14:paraId="000008D1">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3">
      <w:pPr>
        <w:ind w:left="1440" w:firstLine="0"/>
        <w:rPr/>
      </w:pPr>
      <w:r w:rsidDel="00000000" w:rsidR="00000000" w:rsidRPr="00000000">
        <w:rPr>
          <w:rtl w:val="0"/>
        </w:rPr>
        <w:t xml:space="preserve">English speech quirks:</w:t>
      </w:r>
    </w:p>
    <w:p w:rsidR="00000000" w:rsidDel="00000000" w:rsidP="00000000" w:rsidRDefault="00000000" w:rsidRPr="00000000" w14:paraId="000008D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5">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D6">
      <w:pPr>
        <w:ind w:left="1440" w:firstLine="0"/>
        <w:rPr/>
      </w:pPr>
      <w:r w:rsidDel="00000000" w:rsidR="00000000" w:rsidRPr="00000000">
        <w:rPr>
          <w:rtl w:val="0"/>
        </w:rPr>
        <w:t xml:space="preserve">Notes:</w:t>
      </w:r>
    </w:p>
    <w:p w:rsidR="00000000" w:rsidDel="00000000" w:rsidP="00000000" w:rsidRDefault="00000000" w:rsidRPr="00000000" w14:paraId="000008D7">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8D8">
      <w:pPr>
        <w:rPr>
          <w:b w:val="1"/>
        </w:rPr>
      </w:pPr>
      <w:r w:rsidDel="00000000" w:rsidR="00000000" w:rsidRPr="00000000">
        <w:rPr>
          <w:rtl w:val="0"/>
        </w:rPr>
      </w:r>
    </w:p>
    <w:p w:rsidR="00000000" w:rsidDel="00000000" w:rsidP="00000000" w:rsidRDefault="00000000" w:rsidRPr="00000000" w14:paraId="000008D9">
      <w:pPr>
        <w:pStyle w:val="Heading4"/>
        <w:rPr/>
      </w:pPr>
      <w:bookmarkStart w:colFirst="0" w:colLast="0" w:name="_heading=h.sq63kz37k451" w:id="81"/>
      <w:bookmarkEnd w:id="81"/>
      <w:r w:rsidDel="00000000" w:rsidR="00000000" w:rsidRPr="00000000">
        <w:rPr>
          <w:rtl w:val="0"/>
        </w:rPr>
        <w:t xml:space="preserve">Fortuna (WIP)</w:t>
      </w:r>
    </w:p>
    <w:p w:rsidR="00000000" w:rsidDel="00000000" w:rsidP="00000000" w:rsidRDefault="00000000" w:rsidRPr="00000000" w14:paraId="000008DA">
      <w:pPr>
        <w:rPr/>
      </w:pPr>
      <w:r w:rsidDel="00000000" w:rsidR="00000000" w:rsidRPr="00000000">
        <w:rPr>
          <w:rtl w:val="0"/>
        </w:rPr>
        <w:tab/>
        <w:tab/>
        <w:t xml:space="preserve">Name in Japanese:</w:t>
      </w:r>
    </w:p>
    <w:p w:rsidR="00000000" w:rsidDel="00000000" w:rsidP="00000000" w:rsidRDefault="00000000" w:rsidRPr="00000000" w14:paraId="000008DB">
      <w:pPr>
        <w:rPr/>
      </w:pPr>
      <w:r w:rsidDel="00000000" w:rsidR="00000000" w:rsidRPr="00000000">
        <w:rPr>
          <w:rtl w:val="0"/>
        </w:rPr>
        <w:tab/>
        <w:tab/>
        <w:t xml:space="preserve">Japanese speech quirks:</w:t>
      </w:r>
    </w:p>
    <w:p w:rsidR="00000000" w:rsidDel="00000000" w:rsidP="00000000" w:rsidRDefault="00000000" w:rsidRPr="00000000" w14:paraId="000008DC">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8D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DE">
      <w:pPr>
        <w:ind w:left="1440" w:firstLine="0"/>
        <w:rPr/>
      </w:pPr>
      <w:r w:rsidDel="00000000" w:rsidR="00000000" w:rsidRPr="00000000">
        <w:rPr>
          <w:rtl w:val="0"/>
        </w:rPr>
        <w:t xml:space="preserve">English speech quirks:</w:t>
      </w:r>
    </w:p>
    <w:p w:rsidR="00000000" w:rsidDel="00000000" w:rsidP="00000000" w:rsidRDefault="00000000" w:rsidRPr="00000000" w14:paraId="000008D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8E0">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8E1">
      <w:pPr>
        <w:ind w:left="1440" w:firstLine="0"/>
        <w:rPr/>
      </w:pPr>
      <w:r w:rsidDel="00000000" w:rsidR="00000000" w:rsidRPr="00000000">
        <w:rPr>
          <w:rtl w:val="0"/>
        </w:rPr>
        <w:t xml:space="preserve">Notes:</w:t>
      </w:r>
    </w:p>
    <w:p w:rsidR="00000000" w:rsidDel="00000000" w:rsidP="00000000" w:rsidRDefault="00000000" w:rsidRPr="00000000" w14:paraId="000008E2">
      <w:pPr>
        <w:numPr>
          <w:ilvl w:val="0"/>
          <w:numId w:val="5"/>
        </w:numPr>
        <w:ind w:left="2520" w:hanging="360"/>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8E3">
      <w:pPr>
        <w:rPr>
          <w:b w:val="1"/>
        </w:rPr>
      </w:pPr>
      <w:r w:rsidDel="00000000" w:rsidR="00000000" w:rsidRPr="00000000">
        <w:rPr>
          <w:rtl w:val="0"/>
        </w:rPr>
      </w:r>
    </w:p>
    <w:p w:rsidR="00000000" w:rsidDel="00000000" w:rsidP="00000000" w:rsidRDefault="00000000" w:rsidRPr="00000000" w14:paraId="000008E4">
      <w:pPr>
        <w:pStyle w:val="Heading4"/>
        <w:ind w:left="720" w:firstLine="0"/>
        <w:rPr>
          <w:sz w:val="22"/>
          <w:szCs w:val="22"/>
        </w:rPr>
      </w:pPr>
      <w:bookmarkStart w:colFirst="0" w:colLast="0" w:name="_heading=h.cvoi2jq3jx3n" w:id="82"/>
      <w:bookmarkEnd w:id="82"/>
      <w:r w:rsidDel="00000000" w:rsidR="00000000" w:rsidRPr="00000000">
        <w:rPr>
          <w:sz w:val="22"/>
          <w:szCs w:val="22"/>
          <w:rtl w:val="0"/>
        </w:rPr>
        <w:t xml:space="preserve">Reid Astrea (WIP)</w:t>
      </w:r>
    </w:p>
    <w:p w:rsidR="00000000" w:rsidDel="00000000" w:rsidP="00000000" w:rsidRDefault="00000000" w:rsidRPr="00000000" w14:paraId="000008E5">
      <w:pPr>
        <w:rPr/>
      </w:pPr>
      <w:sdt>
        <w:sdtPr>
          <w:tag w:val="goog_rdk_666"/>
        </w:sdtPr>
        <w:sdtContent>
          <w:r w:rsidDel="00000000" w:rsidR="00000000" w:rsidRPr="00000000">
            <w:rPr>
              <w:rFonts w:ascii="Arial Unicode MS" w:cs="Arial Unicode MS" w:eastAsia="Arial Unicode MS" w:hAnsi="Arial Unicode MS"/>
              <w:rtl w:val="0"/>
            </w:rPr>
            <w:tab/>
            <w:tab/>
            <w:t xml:space="preserve">Name in Japanese: レイド・アストレア</w:t>
          </w:r>
        </w:sdtContent>
      </w:sdt>
    </w:p>
    <w:p w:rsidR="00000000" w:rsidDel="00000000" w:rsidP="00000000" w:rsidRDefault="00000000" w:rsidRPr="00000000" w14:paraId="000008E6">
      <w:pPr>
        <w:rPr/>
      </w:pPr>
      <w:r w:rsidDel="00000000" w:rsidR="00000000" w:rsidRPr="00000000">
        <w:rPr>
          <w:rtl w:val="0"/>
        </w:rPr>
        <w:tab/>
        <w:tab/>
        <w:t xml:space="preserve">Japanese speech quirks:</w:t>
      </w:r>
    </w:p>
    <w:p w:rsidR="00000000" w:rsidDel="00000000" w:rsidP="00000000" w:rsidRDefault="00000000" w:rsidRPr="00000000" w14:paraId="000008E7">
      <w:pPr>
        <w:numPr>
          <w:ilvl w:val="0"/>
          <w:numId w:val="5"/>
        </w:numPr>
        <w:ind w:left="2520" w:hanging="360"/>
        <w:rPr/>
      </w:pPr>
      <w:sdt>
        <w:sdtPr>
          <w:tag w:val="goog_rdk_667"/>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8E8">
      <w:pPr>
        <w:numPr>
          <w:ilvl w:val="0"/>
          <w:numId w:val="5"/>
        </w:numPr>
        <w:ind w:left="2520" w:hanging="360"/>
        <w:rPr/>
      </w:pPr>
      <w:sdt>
        <w:sdtPr>
          <w:tag w:val="goog_rdk_668"/>
        </w:sdtPr>
        <w:sdtContent>
          <w:r w:rsidDel="00000000" w:rsidR="00000000" w:rsidRPr="00000000">
            <w:rPr>
              <w:rFonts w:ascii="Arial Unicode MS" w:cs="Arial Unicode MS" w:eastAsia="Arial Unicode MS" w:hAnsi="Arial Unicode MS"/>
              <w:rtl w:val="0"/>
            </w:rPr>
            <w:t xml:space="preserve">Ends nearly all sentences with “オメエ” or “オメエら”</w:t>
          </w:r>
        </w:sdtContent>
      </w:sdt>
    </w:p>
    <w:p w:rsidR="00000000" w:rsidDel="00000000" w:rsidP="00000000" w:rsidRDefault="00000000" w:rsidRPr="00000000" w14:paraId="000008E9">
      <w:pPr>
        <w:ind w:left="1440" w:firstLine="0"/>
        <w:rPr/>
      </w:pPr>
      <w:r w:rsidDel="00000000" w:rsidR="00000000" w:rsidRPr="00000000">
        <w:rPr>
          <w:rtl w:val="0"/>
        </w:rPr>
        <w:t xml:space="preserve">English speech quirks:</w:t>
      </w:r>
    </w:p>
    <w:p w:rsidR="00000000" w:rsidDel="00000000" w:rsidP="00000000" w:rsidRDefault="00000000" w:rsidRPr="00000000" w14:paraId="000008EA">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8EB">
      <w:pPr>
        <w:numPr>
          <w:ilvl w:val="0"/>
          <w:numId w:val="5"/>
        </w:numPr>
        <w:ind w:left="2520" w:hanging="360"/>
        <w:rPr/>
      </w:pPr>
      <w:sdt>
        <w:sdtPr>
          <w:tag w:val="goog_rdk_669"/>
        </w:sdtPr>
        <w:sdtContent>
          <w:r w:rsidDel="00000000" w:rsidR="00000000" w:rsidRPr="00000000">
            <w:rPr>
              <w:rFonts w:ascii="Arial Unicode MS" w:cs="Arial Unicode MS" w:eastAsia="Arial Unicode MS" w:hAnsi="Arial Unicode MS"/>
              <w:rtl w:val="0"/>
            </w:rPr>
            <w:t xml:space="preserve">The use of “オメエ” and “オメエら” is to be translated as “ya prick(s)” or “ya twat(s)” depending on whether he’s talking to a man or a woman</w:t>
          </w:r>
        </w:sdtContent>
      </w:sdt>
    </w:p>
    <w:p w:rsidR="00000000" w:rsidDel="00000000" w:rsidP="00000000" w:rsidRDefault="00000000" w:rsidRPr="00000000" w14:paraId="000008EC">
      <w:pPr>
        <w:ind w:left="1440" w:firstLine="0"/>
        <w:rPr/>
      </w:pPr>
      <w:r w:rsidDel="00000000" w:rsidR="00000000" w:rsidRPr="00000000">
        <w:rPr>
          <w:rtl w:val="0"/>
        </w:rPr>
        <w:t xml:space="preserve">Notes:</w:t>
      </w:r>
    </w:p>
    <w:p w:rsidR="00000000" w:rsidDel="00000000" w:rsidP="00000000" w:rsidRDefault="00000000" w:rsidRPr="00000000" w14:paraId="000008ED">
      <w:pPr>
        <w:numPr>
          <w:ilvl w:val="0"/>
          <w:numId w:val="5"/>
        </w:numPr>
        <w:ind w:left="2520" w:hanging="360"/>
        <w:rPr/>
      </w:pPr>
      <w:sdt>
        <w:sdtPr>
          <w:tag w:val="goog_rdk_670"/>
        </w:sdtPr>
        <w:sdtContent>
          <w:r w:rsidDel="00000000" w:rsidR="00000000" w:rsidRPr="00000000">
            <w:rPr>
              <w:rFonts w:ascii="Arial Unicode MS" w:cs="Arial Unicode MS" w:eastAsia="Arial Unicode MS" w:hAnsi="Arial Unicode MS"/>
              <w:rtl w:val="0"/>
            </w:rPr>
            <w:t xml:space="preserve">“マブすぎ” -&gt; “ya real damn hot”</w:t>
          </w:r>
        </w:sdtContent>
      </w:sdt>
    </w:p>
    <w:p w:rsidR="00000000" w:rsidDel="00000000" w:rsidP="00000000" w:rsidRDefault="00000000" w:rsidRPr="00000000" w14:paraId="000008EE">
      <w:pPr>
        <w:numPr>
          <w:ilvl w:val="0"/>
          <w:numId w:val="5"/>
        </w:numPr>
        <w:ind w:left="2520" w:hanging="360"/>
        <w:rPr/>
      </w:pPr>
      <w:sdt>
        <w:sdtPr>
          <w:tag w:val="goog_rdk_671"/>
        </w:sdtPr>
        <w:sdtContent>
          <w:r w:rsidDel="00000000" w:rsidR="00000000" w:rsidRPr="00000000">
            <w:rPr>
              <w:rFonts w:ascii="Arial Unicode MS" w:cs="Arial Unicode MS" w:eastAsia="Arial Unicode MS" w:hAnsi="Arial Unicode MS"/>
              <w:rtl w:val="0"/>
            </w:rPr>
            <w:t xml:space="preserve">“激マブ” -&gt; “smokin’ hottie”</w:t>
          </w:r>
        </w:sdtContent>
      </w:sdt>
    </w:p>
    <w:p w:rsidR="00000000" w:rsidDel="00000000" w:rsidP="00000000" w:rsidRDefault="00000000" w:rsidRPr="00000000" w14:paraId="000008EF">
      <w:pPr>
        <w:numPr>
          <w:ilvl w:val="0"/>
          <w:numId w:val="5"/>
        </w:numPr>
        <w:ind w:left="2520" w:hanging="360"/>
        <w:rPr/>
      </w:pPr>
      <w:sdt>
        <w:sdtPr>
          <w:tag w:val="goog_rdk_672"/>
        </w:sdtPr>
        <w:sdtContent>
          <w:r w:rsidDel="00000000" w:rsidR="00000000" w:rsidRPr="00000000">
            <w:rPr>
              <w:rFonts w:ascii="Arial Unicode MS" w:cs="Arial Unicode MS" w:eastAsia="Arial Unicode MS" w:hAnsi="Arial Unicode MS"/>
              <w:rtl w:val="0"/>
            </w:rPr>
            <w:t xml:space="preserve">“マブ” -&gt; “smokin’/hottie”</w:t>
          </w:r>
        </w:sdtContent>
      </w:sdt>
    </w:p>
    <w:p w:rsidR="00000000" w:rsidDel="00000000" w:rsidP="00000000" w:rsidRDefault="00000000" w:rsidRPr="00000000" w14:paraId="000008F0">
      <w:pPr>
        <w:numPr>
          <w:ilvl w:val="0"/>
          <w:numId w:val="5"/>
        </w:numPr>
        <w:ind w:left="2520" w:hanging="360"/>
        <w:rPr/>
      </w:pPr>
      <w:sdt>
        <w:sdtPr>
          <w:tag w:val="goog_rdk_673"/>
        </w:sdtPr>
        <w:sdtContent>
          <w:r w:rsidDel="00000000" w:rsidR="00000000" w:rsidRPr="00000000">
            <w:rPr>
              <w:rFonts w:ascii="Arial Unicode MS" w:cs="Arial Unicode MS" w:eastAsia="Arial Unicode MS" w:hAnsi="Arial Unicode MS"/>
              <w:rtl w:val="0"/>
            </w:rPr>
            <w:t xml:space="preserve">“エロい格好” -&gt; “sexy-lookin’ woman”</w:t>
          </w:r>
        </w:sdtContent>
      </w:sdt>
    </w:p>
    <w:p w:rsidR="00000000" w:rsidDel="00000000" w:rsidP="00000000" w:rsidRDefault="00000000" w:rsidRPr="00000000" w14:paraId="000008F1">
      <w:pPr>
        <w:numPr>
          <w:ilvl w:val="0"/>
          <w:numId w:val="5"/>
        </w:numPr>
        <w:ind w:left="2520" w:hanging="360"/>
        <w:rPr/>
      </w:pPr>
      <w:sdt>
        <w:sdtPr>
          <w:tag w:val="goog_rdk_674"/>
        </w:sdtPr>
        <w:sdtContent>
          <w:r w:rsidDel="00000000" w:rsidR="00000000" w:rsidRPr="00000000">
            <w:rPr>
              <w:rFonts w:ascii="Arial Unicode MS" w:cs="Arial Unicode MS" w:eastAsia="Arial Unicode MS" w:hAnsi="Arial Unicode MS"/>
              <w:rtl w:val="0"/>
            </w:rPr>
            <w:t xml:space="preserve">“エロい女” -&gt; “sexy woman”</w:t>
          </w:r>
        </w:sdtContent>
      </w:sdt>
    </w:p>
    <w:p w:rsidR="00000000" w:rsidDel="00000000" w:rsidP="00000000" w:rsidRDefault="00000000" w:rsidRPr="00000000" w14:paraId="000008F2">
      <w:pPr>
        <w:rPr/>
      </w:pPr>
      <w:r w:rsidDel="00000000" w:rsidR="00000000" w:rsidRPr="00000000">
        <w:rPr>
          <w:rtl w:val="0"/>
        </w:rPr>
      </w:r>
    </w:p>
    <w:p w:rsidR="00000000" w:rsidDel="00000000" w:rsidP="00000000" w:rsidRDefault="00000000" w:rsidRPr="00000000" w14:paraId="000008F3">
      <w:pPr>
        <w:pStyle w:val="Heading4"/>
        <w:rPr/>
      </w:pPr>
      <w:bookmarkStart w:colFirst="0" w:colLast="0" w:name="_heading=h.6nddreww6r3v" w:id="83"/>
      <w:bookmarkEnd w:id="83"/>
      <w:r w:rsidDel="00000000" w:rsidR="00000000" w:rsidRPr="00000000">
        <w:rPr>
          <w:rtl w:val="0"/>
        </w:rPr>
        <w:t xml:space="preserve">Volcanica</w:t>
      </w:r>
    </w:p>
    <w:p w:rsidR="00000000" w:rsidDel="00000000" w:rsidP="00000000" w:rsidRDefault="00000000" w:rsidRPr="00000000" w14:paraId="000008F4">
      <w:pPr>
        <w:rPr/>
      </w:pPr>
      <w:sdt>
        <w:sdtPr>
          <w:tag w:val="goog_rdk_675"/>
        </w:sdtPr>
        <w:sdtContent>
          <w:r w:rsidDel="00000000" w:rsidR="00000000" w:rsidRPr="00000000">
            <w:rPr>
              <w:rFonts w:ascii="Arial Unicode MS" w:cs="Arial Unicode MS" w:eastAsia="Arial Unicode MS" w:hAnsi="Arial Unicode MS"/>
              <w:rtl w:val="0"/>
            </w:rPr>
            <w:tab/>
            <w:tab/>
            <w:t xml:space="preserve">Name in Japanese: ボルカニカ</w:t>
          </w:r>
        </w:sdtContent>
      </w:sdt>
    </w:p>
    <w:p w:rsidR="00000000" w:rsidDel="00000000" w:rsidP="00000000" w:rsidRDefault="00000000" w:rsidRPr="00000000" w14:paraId="000008F5">
      <w:pPr>
        <w:rPr/>
      </w:pPr>
      <w:r w:rsidDel="00000000" w:rsidR="00000000" w:rsidRPr="00000000">
        <w:rPr>
          <w:rtl w:val="0"/>
        </w:rPr>
        <w:tab/>
        <w:tab/>
        <w:t xml:space="preserve">Japanese speech quirks:</w:t>
      </w:r>
    </w:p>
    <w:p w:rsidR="00000000" w:rsidDel="00000000" w:rsidP="00000000" w:rsidRDefault="00000000" w:rsidRPr="00000000" w14:paraId="000008F6">
      <w:pPr>
        <w:numPr>
          <w:ilvl w:val="0"/>
          <w:numId w:val="5"/>
        </w:numPr>
        <w:ind w:left="2520" w:hanging="360"/>
        <w:rPr/>
      </w:pPr>
      <w:sdt>
        <w:sdtPr>
          <w:tag w:val="goog_rdk_676"/>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8F7">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8F8">
      <w:pPr>
        <w:ind w:left="1440" w:firstLine="0"/>
        <w:rPr/>
      </w:pPr>
      <w:r w:rsidDel="00000000" w:rsidR="00000000" w:rsidRPr="00000000">
        <w:rPr>
          <w:rtl w:val="0"/>
        </w:rPr>
        <w:t xml:space="preserve">English speech quirks:</w:t>
      </w:r>
    </w:p>
    <w:p w:rsidR="00000000" w:rsidDel="00000000" w:rsidP="00000000" w:rsidRDefault="00000000" w:rsidRPr="00000000" w14:paraId="000008F9">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8FA">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8FB">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8FC">
      <w:pPr>
        <w:ind w:left="1440" w:firstLine="0"/>
        <w:rPr/>
      </w:pPr>
      <w:r w:rsidDel="00000000" w:rsidR="00000000" w:rsidRPr="00000000">
        <w:rPr>
          <w:rtl w:val="0"/>
        </w:rPr>
        <w:t xml:space="preserve">Notes:</w:t>
      </w:r>
    </w:p>
    <w:p w:rsidR="00000000" w:rsidDel="00000000" w:rsidP="00000000" w:rsidRDefault="00000000" w:rsidRPr="00000000" w14:paraId="000008FD">
      <w:pPr>
        <w:numPr>
          <w:ilvl w:val="0"/>
          <w:numId w:val="5"/>
        </w:numPr>
        <w:ind w:left="2520" w:hanging="360"/>
        <w:rPr/>
      </w:pPr>
      <w:sdt>
        <w:sdtPr>
          <w:tag w:val="goog_rdk_677"/>
        </w:sdtPr>
        <w:sdtContent>
          <w:r w:rsidDel="00000000" w:rsidR="00000000" w:rsidRPr="00000000">
            <w:rPr>
              <w:rFonts w:ascii="Arial Unicode MS" w:cs="Arial Unicode MS" w:eastAsia="Arial Unicode MS" w:hAnsi="Arial Unicode MS"/>
              <w:rtl w:val="0"/>
            </w:rPr>
            <w:t xml:space="preserve">Also known as the Divine Dragon (神龍)</w:t>
          </w:r>
        </w:sdtContent>
      </w:sdt>
      <w:r w:rsidDel="00000000" w:rsidR="00000000" w:rsidRPr="00000000">
        <w:rPr>
          <w:rtl w:val="0"/>
        </w:rPr>
      </w:r>
    </w:p>
    <w:p w:rsidR="00000000" w:rsidDel="00000000" w:rsidP="00000000" w:rsidRDefault="00000000" w:rsidRPr="00000000" w14:paraId="000008FE">
      <w:pPr>
        <w:rPr>
          <w:b w:val="1"/>
        </w:rPr>
      </w:pPr>
      <w:r w:rsidDel="00000000" w:rsidR="00000000" w:rsidRPr="00000000">
        <w:rPr>
          <w:rtl w:val="0"/>
        </w:rPr>
      </w:r>
    </w:p>
    <w:p w:rsidR="00000000" w:rsidDel="00000000" w:rsidP="00000000" w:rsidRDefault="00000000" w:rsidRPr="00000000" w14:paraId="000008FF">
      <w:pPr>
        <w:pStyle w:val="Heading4"/>
        <w:rPr/>
      </w:pPr>
      <w:bookmarkStart w:colFirst="0" w:colLast="0" w:name="_heading=h.tlzkse6ebh4y" w:id="84"/>
      <w:bookmarkEnd w:id="84"/>
      <w:r w:rsidDel="00000000" w:rsidR="00000000" w:rsidRPr="00000000">
        <w:rPr>
          <w:rtl w:val="0"/>
        </w:rPr>
        <w:t xml:space="preserve">Hayden Garo</w:t>
      </w:r>
    </w:p>
    <w:p w:rsidR="00000000" w:rsidDel="00000000" w:rsidP="00000000" w:rsidRDefault="00000000" w:rsidRPr="00000000" w14:paraId="00000900">
      <w:pPr>
        <w:rPr/>
      </w:pPr>
      <w:sdt>
        <w:sdtPr>
          <w:tag w:val="goog_rdk_678"/>
        </w:sdtPr>
        <w:sdtContent>
          <w:r w:rsidDel="00000000" w:rsidR="00000000" w:rsidRPr="00000000">
            <w:rPr>
              <w:rFonts w:ascii="Arial Unicode MS" w:cs="Arial Unicode MS" w:eastAsia="Arial Unicode MS" w:hAnsi="Arial Unicode MS"/>
              <w:rtl w:val="0"/>
            </w:rPr>
            <w:tab/>
            <w:tab/>
            <w:t xml:space="preserve">Name in Japanese: ヘイデン・ガロ</w:t>
          </w:r>
        </w:sdtContent>
      </w:sdt>
    </w:p>
    <w:p w:rsidR="00000000" w:rsidDel="00000000" w:rsidP="00000000" w:rsidRDefault="00000000" w:rsidRPr="00000000" w14:paraId="00000901">
      <w:pPr>
        <w:rPr/>
      </w:pPr>
      <w:r w:rsidDel="00000000" w:rsidR="00000000" w:rsidRPr="00000000">
        <w:rPr>
          <w:rtl w:val="0"/>
        </w:rPr>
        <w:tab/>
        <w:tab/>
        <w:t xml:space="preserve">Japanese speech quirks:</w:t>
      </w:r>
    </w:p>
    <w:p w:rsidR="00000000" w:rsidDel="00000000" w:rsidP="00000000" w:rsidRDefault="00000000" w:rsidRPr="00000000" w14:paraId="00000902">
      <w:pPr>
        <w:numPr>
          <w:ilvl w:val="0"/>
          <w:numId w:val="5"/>
        </w:numPr>
        <w:ind w:left="2520" w:hanging="360"/>
      </w:pPr>
      <w:sdt>
        <w:sdtPr>
          <w:tag w:val="goog_rdk_679"/>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903">
      <w:pPr>
        <w:ind w:left="1440" w:firstLine="0"/>
        <w:rPr/>
      </w:pPr>
      <w:r w:rsidDel="00000000" w:rsidR="00000000" w:rsidRPr="00000000">
        <w:rPr>
          <w:rtl w:val="0"/>
        </w:rPr>
        <w:t xml:space="preserve">English speech quirks:</w:t>
      </w:r>
    </w:p>
    <w:p w:rsidR="00000000" w:rsidDel="00000000" w:rsidP="00000000" w:rsidRDefault="00000000" w:rsidRPr="00000000" w14:paraId="00000904">
      <w:pPr>
        <w:numPr>
          <w:ilvl w:val="0"/>
          <w:numId w:val="5"/>
        </w:numPr>
        <w:ind w:left="2520" w:hanging="360"/>
      </w:pPr>
      <w:r w:rsidDel="00000000" w:rsidR="00000000" w:rsidRPr="00000000">
        <w:rPr>
          <w:rtl w:val="0"/>
        </w:rPr>
        <w:t xml:space="preserve">Harsh and rough without being too grating</w:t>
      </w:r>
    </w:p>
    <w:p w:rsidR="00000000" w:rsidDel="00000000" w:rsidP="00000000" w:rsidRDefault="00000000" w:rsidRPr="00000000" w14:paraId="00000905">
      <w:pPr>
        <w:numPr>
          <w:ilvl w:val="0"/>
          <w:numId w:val="5"/>
        </w:numPr>
        <w:ind w:left="2520" w:hanging="360"/>
      </w:pPr>
      <w:r w:rsidDel="00000000" w:rsidR="00000000" w:rsidRPr="00000000">
        <w:rPr>
          <w:rtl w:val="0"/>
        </w:rPr>
        <w:t xml:space="preserve">Uses contractions such as “I’m” / “don’t” / “c’mon” , etc, but does not use “-in’” / “’n” / “y’all”, ‘bout, “don’t(‘cha)”, “ain’t” is sometimes used (never “y’ain’t”)</w:t>
      </w:r>
    </w:p>
    <w:p w:rsidR="00000000" w:rsidDel="00000000" w:rsidP="00000000" w:rsidRDefault="00000000" w:rsidRPr="00000000" w14:paraId="00000906">
      <w:pPr>
        <w:numPr>
          <w:ilvl w:val="0"/>
          <w:numId w:val="5"/>
        </w:numPr>
        <w:ind w:left="2520" w:hanging="360"/>
      </w:pPr>
      <w:r w:rsidDel="00000000" w:rsidR="00000000" w:rsidRPr="00000000">
        <w:rPr>
          <w:rtl w:val="0"/>
        </w:rPr>
        <w:t xml:space="preserve">“You” to be stylized as “ya”, except in “you’re” and “you’ve”</w:t>
      </w:r>
    </w:p>
    <w:p w:rsidR="00000000" w:rsidDel="00000000" w:rsidP="00000000" w:rsidRDefault="00000000" w:rsidRPr="00000000" w14:paraId="00000907">
      <w:pPr>
        <w:numPr>
          <w:ilvl w:val="0"/>
          <w:numId w:val="5"/>
        </w:numPr>
        <w:ind w:left="2520" w:hanging="360"/>
        <w:rPr>
          <w:u w:val="none"/>
        </w:rPr>
      </w:pPr>
      <w:r w:rsidDel="00000000" w:rsidR="00000000" w:rsidRPr="00000000">
        <w:rPr>
          <w:rtl w:val="0"/>
        </w:rPr>
        <w:t xml:space="preserve">“Your(s)” to be stylized as “yer(s)”</w:t>
      </w:r>
    </w:p>
    <w:p w:rsidR="00000000" w:rsidDel="00000000" w:rsidP="00000000" w:rsidRDefault="00000000" w:rsidRPr="00000000" w14:paraId="00000908">
      <w:pPr>
        <w:ind w:left="1440" w:firstLine="0"/>
        <w:rPr/>
      </w:pPr>
      <w:r w:rsidDel="00000000" w:rsidR="00000000" w:rsidRPr="00000000">
        <w:rPr>
          <w:rtl w:val="0"/>
        </w:rPr>
        <w:t xml:space="preserve">Notes:</w:t>
      </w:r>
    </w:p>
    <w:p w:rsidR="00000000" w:rsidDel="00000000" w:rsidP="00000000" w:rsidRDefault="00000000" w:rsidRPr="00000000" w14:paraId="00000909">
      <w:pPr>
        <w:numPr>
          <w:ilvl w:val="0"/>
          <w:numId w:val="5"/>
        </w:numPr>
        <w:ind w:left="2520" w:hanging="360"/>
      </w:pPr>
      <w:sdt>
        <w:sdtPr>
          <w:tag w:val="goog_rdk_680"/>
        </w:sdtPr>
        <w:sdtContent>
          <w:r w:rsidDel="00000000" w:rsidR="00000000" w:rsidRPr="00000000">
            <w:rPr>
              <w:rFonts w:ascii="Arial Unicode MS" w:cs="Arial Unicode MS" w:eastAsia="Arial Unicode MS" w:hAnsi="Arial Unicode MS"/>
              <w:rtl w:val="0"/>
            </w:rPr>
            <w:t xml:space="preserve">Uses “future Queen” for Frederica (正妃)</w:t>
          </w:r>
        </w:sdtContent>
      </w:sdt>
    </w:p>
    <w:p w:rsidR="00000000" w:rsidDel="00000000" w:rsidP="00000000" w:rsidRDefault="00000000" w:rsidRPr="00000000" w14:paraId="0000090A">
      <w:pPr>
        <w:numPr>
          <w:ilvl w:val="0"/>
          <w:numId w:val="5"/>
        </w:numPr>
        <w:ind w:left="2520" w:hanging="360"/>
        <w:rPr>
          <w:u w:val="none"/>
        </w:rPr>
      </w:pPr>
      <w:sdt>
        <w:sdtPr>
          <w:tag w:val="goog_rdk_681"/>
        </w:sdtPr>
        <w:sdtContent>
          <w:r w:rsidDel="00000000" w:rsidR="00000000" w:rsidRPr="00000000">
            <w:rPr>
              <w:rFonts w:ascii="Arial Unicode MS" w:cs="Arial Unicode MS" w:eastAsia="Arial Unicode MS" w:hAnsi="Arial Unicode MS"/>
              <w:rtl w:val="0"/>
            </w:rPr>
            <w:t xml:space="preserve">Uses “unselected blood” for Garfiel (選外の血)</w:t>
          </w:r>
        </w:sdtContent>
      </w:sdt>
    </w:p>
    <w:p w:rsidR="00000000" w:rsidDel="00000000" w:rsidP="00000000" w:rsidRDefault="00000000" w:rsidRPr="00000000" w14:paraId="0000090B">
      <w:pPr>
        <w:numPr>
          <w:ilvl w:val="0"/>
          <w:numId w:val="5"/>
        </w:numPr>
        <w:ind w:left="2520" w:hanging="360"/>
        <w:rPr>
          <w:u w:val="none"/>
        </w:rPr>
      </w:pPr>
      <w:sdt>
        <w:sdtPr>
          <w:tag w:val="goog_rdk_682"/>
        </w:sdtPr>
        <w:sdtContent>
          <w:r w:rsidDel="00000000" w:rsidR="00000000" w:rsidRPr="00000000">
            <w:rPr>
              <w:rFonts w:ascii="Arial Unicode MS" w:cs="Arial Unicode MS" w:eastAsia="Arial Unicode MS" w:hAnsi="Arial Unicode MS"/>
              <w:rtl w:val="0"/>
            </w:rPr>
            <w:t xml:space="preserve">Uses “inferiors” when describing humans (劣等)</w:t>
          </w:r>
        </w:sdtContent>
      </w:sdt>
    </w:p>
    <w:p w:rsidR="00000000" w:rsidDel="00000000" w:rsidP="00000000" w:rsidRDefault="00000000" w:rsidRPr="00000000" w14:paraId="0000090C">
      <w:pPr>
        <w:rPr>
          <w:b w:val="1"/>
        </w:rPr>
      </w:pPr>
      <w:r w:rsidDel="00000000" w:rsidR="00000000" w:rsidRPr="00000000">
        <w:rPr>
          <w:rtl w:val="0"/>
        </w:rPr>
      </w:r>
    </w:p>
    <w:p w:rsidR="00000000" w:rsidDel="00000000" w:rsidP="00000000" w:rsidRDefault="00000000" w:rsidRPr="00000000" w14:paraId="0000090D">
      <w:pPr>
        <w:rPr>
          <w:b w:val="1"/>
        </w:rPr>
      </w:pPr>
      <w:r w:rsidDel="00000000" w:rsidR="00000000" w:rsidRPr="00000000">
        <w:rPr>
          <w:rtl w:val="0"/>
        </w:rPr>
      </w:r>
    </w:p>
    <w:p w:rsidR="00000000" w:rsidDel="00000000" w:rsidP="00000000" w:rsidRDefault="00000000" w:rsidRPr="00000000" w14:paraId="0000090E">
      <w:pPr>
        <w:pStyle w:val="Heading2"/>
        <w:rPr>
          <w:b w:val="1"/>
          <w:sz w:val="28"/>
          <w:szCs w:val="28"/>
        </w:rPr>
      </w:pPr>
      <w:bookmarkStart w:colFirst="0" w:colLast="0" w:name="_heading=h.rauox6snibxq" w:id="85"/>
      <w:bookmarkEnd w:id="85"/>
      <w:r w:rsidDel="00000000" w:rsidR="00000000" w:rsidRPr="00000000">
        <w:rPr>
          <w:rtl w:val="0"/>
        </w:rPr>
        <w:t xml:space="preserve">Vollachia</w:t>
      </w:r>
      <w:r w:rsidDel="00000000" w:rsidR="00000000" w:rsidRPr="00000000">
        <w:rPr>
          <w:rtl w:val="0"/>
        </w:rPr>
      </w:r>
    </w:p>
    <w:p w:rsidR="00000000" w:rsidDel="00000000" w:rsidP="00000000" w:rsidRDefault="00000000" w:rsidRPr="00000000" w14:paraId="0000090F">
      <w:pPr>
        <w:rPr>
          <w:b w:val="1"/>
        </w:rPr>
      </w:pPr>
      <w:r w:rsidDel="00000000" w:rsidR="00000000" w:rsidRPr="00000000">
        <w:rPr>
          <w:rtl w:val="0"/>
        </w:rPr>
      </w:r>
    </w:p>
    <w:p w:rsidR="00000000" w:rsidDel="00000000" w:rsidP="00000000" w:rsidRDefault="00000000" w:rsidRPr="00000000" w14:paraId="00000910">
      <w:pPr>
        <w:pStyle w:val="Heading3"/>
        <w:rPr/>
      </w:pPr>
      <w:bookmarkStart w:colFirst="0" w:colLast="0" w:name="_heading=h.mbhoirynf0ol" w:id="86"/>
      <w:bookmarkEnd w:id="86"/>
      <w:r w:rsidDel="00000000" w:rsidR="00000000" w:rsidRPr="00000000">
        <w:rPr>
          <w:rtl w:val="0"/>
        </w:rPr>
        <w:t xml:space="preserve">High Government and Nobility</w:t>
      </w:r>
    </w:p>
    <w:p w:rsidR="00000000" w:rsidDel="00000000" w:rsidP="00000000" w:rsidRDefault="00000000" w:rsidRPr="00000000" w14:paraId="00000911">
      <w:pPr>
        <w:rPr>
          <w:b w:val="1"/>
        </w:rPr>
      </w:pPr>
      <w:r w:rsidDel="00000000" w:rsidR="00000000" w:rsidRPr="00000000">
        <w:rPr>
          <w:rtl w:val="0"/>
        </w:rPr>
      </w:r>
    </w:p>
    <w:p w:rsidR="00000000" w:rsidDel="00000000" w:rsidP="00000000" w:rsidRDefault="00000000" w:rsidRPr="00000000" w14:paraId="00000912">
      <w:pPr>
        <w:pStyle w:val="Heading4"/>
        <w:rPr/>
      </w:pPr>
      <w:bookmarkStart w:colFirst="0" w:colLast="0" w:name="_heading=h.hghkdytk819o" w:id="87"/>
      <w:bookmarkEnd w:id="87"/>
      <w:r w:rsidDel="00000000" w:rsidR="00000000" w:rsidRPr="00000000">
        <w:rPr>
          <w:rtl w:val="0"/>
        </w:rPr>
        <w:t xml:space="preserve">Berstetz Fondalfon</w:t>
      </w:r>
    </w:p>
    <w:p w:rsidR="00000000" w:rsidDel="00000000" w:rsidP="00000000" w:rsidRDefault="00000000" w:rsidRPr="00000000" w14:paraId="00000913">
      <w:pPr>
        <w:rPr/>
      </w:pPr>
      <w:sdt>
        <w:sdtPr>
          <w:tag w:val="goog_rdk_683"/>
        </w:sdtPr>
        <w:sdtContent>
          <w:r w:rsidDel="00000000" w:rsidR="00000000" w:rsidRPr="00000000">
            <w:rPr>
              <w:rFonts w:ascii="Arial Unicode MS" w:cs="Arial Unicode MS" w:eastAsia="Arial Unicode MS" w:hAnsi="Arial Unicode MS"/>
              <w:rtl w:val="0"/>
            </w:rPr>
            <w:tab/>
            <w:tab/>
            <w:t xml:space="preserve">Name in Japanese: ベルステツ・フォンダルフォン</w:t>
          </w:r>
        </w:sdtContent>
      </w:sdt>
    </w:p>
    <w:p w:rsidR="00000000" w:rsidDel="00000000" w:rsidP="00000000" w:rsidRDefault="00000000" w:rsidRPr="00000000" w14:paraId="00000914">
      <w:pPr>
        <w:ind w:left="720" w:firstLine="720"/>
        <w:rPr/>
      </w:pPr>
      <w:r w:rsidDel="00000000" w:rsidR="00000000" w:rsidRPr="00000000">
        <w:rPr>
          <w:rtl w:val="0"/>
        </w:rPr>
        <w:t xml:space="preserve">Japanese speech quirks:</w:t>
      </w:r>
    </w:p>
    <w:p w:rsidR="00000000" w:rsidDel="00000000" w:rsidP="00000000" w:rsidRDefault="00000000" w:rsidRPr="00000000" w14:paraId="00000915">
      <w:pPr>
        <w:numPr>
          <w:ilvl w:val="0"/>
          <w:numId w:val="5"/>
        </w:numPr>
        <w:ind w:left="2520" w:hanging="360"/>
        <w:rPr/>
      </w:pPr>
      <w:sdt>
        <w:sdtPr>
          <w:tag w:val="goog_rdk_684"/>
        </w:sdtPr>
        <w:sdtContent>
          <w:r w:rsidDel="00000000" w:rsidR="00000000" w:rsidRPr="00000000">
            <w:rPr>
              <w:rFonts w:ascii="Arial Unicode MS" w:cs="Arial Unicode MS" w:eastAsia="Arial Unicode MS" w:hAnsi="Arial Unicode MS"/>
              <w:rtl w:val="0"/>
            </w:rPr>
            <w:t xml:space="preserve">First person pronoun – “私奴”</w:t>
          </w:r>
        </w:sdtContent>
      </w:sdt>
    </w:p>
    <w:p w:rsidR="00000000" w:rsidDel="00000000" w:rsidP="00000000" w:rsidRDefault="00000000" w:rsidRPr="00000000" w14:paraId="00000916">
      <w:pPr>
        <w:numPr>
          <w:ilvl w:val="0"/>
          <w:numId w:val="5"/>
        </w:numPr>
        <w:ind w:left="2520" w:hanging="360"/>
        <w:rPr/>
      </w:pPr>
      <w:r w:rsidDel="00000000" w:rsidR="00000000" w:rsidRPr="00000000">
        <w:rPr>
          <w:rtl w:val="0"/>
        </w:rPr>
        <w:t xml:space="preserve">Mega polite</w:t>
      </w:r>
    </w:p>
    <w:p w:rsidR="00000000" w:rsidDel="00000000" w:rsidP="00000000" w:rsidRDefault="00000000" w:rsidRPr="00000000" w14:paraId="00000917">
      <w:pPr>
        <w:ind w:left="720" w:firstLine="720"/>
        <w:rPr/>
      </w:pPr>
      <w:r w:rsidDel="00000000" w:rsidR="00000000" w:rsidRPr="00000000">
        <w:rPr>
          <w:rtl w:val="0"/>
        </w:rPr>
        <w:t xml:space="preserve">English speech quirks:</w:t>
      </w:r>
    </w:p>
    <w:p w:rsidR="00000000" w:rsidDel="00000000" w:rsidP="00000000" w:rsidRDefault="00000000" w:rsidRPr="00000000" w14:paraId="00000918">
      <w:pPr>
        <w:numPr>
          <w:ilvl w:val="0"/>
          <w:numId w:val="5"/>
        </w:numPr>
        <w:ind w:left="2520" w:hanging="360"/>
        <w:rPr/>
      </w:pPr>
      <w:r w:rsidDel="00000000" w:rsidR="00000000" w:rsidRPr="00000000">
        <w:rPr>
          <w:rtl w:val="0"/>
        </w:rPr>
        <w:t xml:space="preserve">Avoids any contractions entirely</w:t>
      </w:r>
    </w:p>
    <w:p w:rsidR="00000000" w:rsidDel="00000000" w:rsidP="00000000" w:rsidRDefault="00000000" w:rsidRPr="00000000" w14:paraId="00000919">
      <w:pPr>
        <w:numPr>
          <w:ilvl w:val="0"/>
          <w:numId w:val="5"/>
        </w:numPr>
        <w:ind w:left="2520" w:hanging="360"/>
        <w:rPr/>
      </w:pPr>
      <w:r w:rsidDel="00000000" w:rsidR="00000000" w:rsidRPr="00000000">
        <w:rPr>
          <w:rtl w:val="0"/>
        </w:rPr>
        <w:t xml:space="preserve">Well-spoken and hyper polite to the point of subtly putting himself down in standing</w:t>
      </w:r>
    </w:p>
    <w:p w:rsidR="00000000" w:rsidDel="00000000" w:rsidP="00000000" w:rsidRDefault="00000000" w:rsidRPr="00000000" w14:paraId="0000091A">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1B">
      <w:pPr>
        <w:ind w:left="720" w:firstLine="720"/>
        <w:rPr/>
      </w:pPr>
      <w:r w:rsidDel="00000000" w:rsidR="00000000" w:rsidRPr="00000000">
        <w:rPr>
          <w:rtl w:val="0"/>
        </w:rPr>
        <w:t xml:space="preserve">Notes:</w:t>
      </w:r>
    </w:p>
    <w:p w:rsidR="00000000" w:rsidDel="00000000" w:rsidP="00000000" w:rsidRDefault="00000000" w:rsidRPr="00000000" w14:paraId="0000091C">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1D">
      <w:pPr>
        <w:rPr>
          <w:b w:val="1"/>
        </w:rPr>
      </w:pPr>
      <w:r w:rsidDel="00000000" w:rsidR="00000000" w:rsidRPr="00000000">
        <w:rPr>
          <w:rtl w:val="0"/>
        </w:rPr>
      </w:r>
    </w:p>
    <w:p w:rsidR="00000000" w:rsidDel="00000000" w:rsidP="00000000" w:rsidRDefault="00000000" w:rsidRPr="00000000" w14:paraId="0000091E">
      <w:pPr>
        <w:pStyle w:val="Heading4"/>
        <w:rPr/>
      </w:pPr>
      <w:bookmarkStart w:colFirst="0" w:colLast="0" w:name="_heading=h.msydmox6z87j" w:id="88"/>
      <w:bookmarkEnd w:id="88"/>
      <w:r w:rsidDel="00000000" w:rsidR="00000000" w:rsidRPr="00000000">
        <w:rPr>
          <w:rtl w:val="0"/>
        </w:rPr>
        <w:t xml:space="preserve">Lamia Godwin</w:t>
      </w:r>
    </w:p>
    <w:p w:rsidR="00000000" w:rsidDel="00000000" w:rsidP="00000000" w:rsidRDefault="00000000" w:rsidRPr="00000000" w14:paraId="0000091F">
      <w:pPr>
        <w:rPr/>
      </w:pPr>
      <w:sdt>
        <w:sdtPr>
          <w:tag w:val="goog_rdk_685"/>
        </w:sdtPr>
        <w:sdtContent>
          <w:r w:rsidDel="00000000" w:rsidR="00000000" w:rsidRPr="00000000">
            <w:rPr>
              <w:rFonts w:ascii="Arial Unicode MS" w:cs="Arial Unicode MS" w:eastAsia="Arial Unicode MS" w:hAnsi="Arial Unicode MS"/>
              <w:rtl w:val="0"/>
            </w:rPr>
            <w:tab/>
            <w:tab/>
            <w:t xml:space="preserve">Name in Japanese: ラミア・ゴドウィン</w:t>
          </w:r>
        </w:sdtContent>
      </w:sdt>
    </w:p>
    <w:p w:rsidR="00000000" w:rsidDel="00000000" w:rsidP="00000000" w:rsidRDefault="00000000" w:rsidRPr="00000000" w14:paraId="00000920">
      <w:pPr>
        <w:rPr/>
      </w:pPr>
      <w:r w:rsidDel="00000000" w:rsidR="00000000" w:rsidRPr="00000000">
        <w:rPr>
          <w:rtl w:val="0"/>
        </w:rPr>
        <w:tab/>
        <w:tab/>
        <w:t xml:space="preserve">Japanese speech quirks:</w:t>
      </w:r>
    </w:p>
    <w:p w:rsidR="00000000" w:rsidDel="00000000" w:rsidP="00000000" w:rsidRDefault="00000000" w:rsidRPr="00000000" w14:paraId="00000921">
      <w:pPr>
        <w:numPr>
          <w:ilvl w:val="0"/>
          <w:numId w:val="5"/>
        </w:numPr>
        <w:ind w:left="2520" w:hanging="360"/>
        <w:rPr/>
      </w:pPr>
      <w:sdt>
        <w:sdtPr>
          <w:tag w:val="goog_rdk_68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22">
      <w:pPr>
        <w:numPr>
          <w:ilvl w:val="0"/>
          <w:numId w:val="5"/>
        </w:numPr>
        <w:ind w:left="2520" w:hanging="360"/>
        <w:rPr/>
      </w:pPr>
      <w:r w:rsidDel="00000000" w:rsidR="00000000" w:rsidRPr="00000000">
        <w:rPr>
          <w:rtl w:val="0"/>
        </w:rPr>
        <w:t xml:space="preserve">Somewhat arrogant, but most of it is merely implied/under the hood, saccharine way of speech</w:t>
      </w:r>
    </w:p>
    <w:p w:rsidR="00000000" w:rsidDel="00000000" w:rsidP="00000000" w:rsidRDefault="00000000" w:rsidRPr="00000000" w14:paraId="00000923">
      <w:pPr>
        <w:numPr>
          <w:ilvl w:val="0"/>
          <w:numId w:val="5"/>
        </w:numPr>
        <w:ind w:left="2520" w:hanging="360"/>
        <w:rPr/>
      </w:pPr>
      <w:sdt>
        <w:sdtPr>
          <w:tag w:val="goog_rdk_687"/>
        </w:sdtPr>
        <w:sdtContent>
          <w:r w:rsidDel="00000000" w:rsidR="00000000" w:rsidRPr="00000000">
            <w:rPr>
              <w:rFonts w:ascii="Arial Unicode MS" w:cs="Arial Unicode MS" w:eastAsia="Arial Unicode MS" w:hAnsi="Arial Unicode MS"/>
              <w:rtl w:val="0"/>
            </w:rPr>
            <w:t xml:space="preserve">Refers to others with “あなた”</w:t>
          </w:r>
        </w:sdtContent>
      </w:sdt>
    </w:p>
    <w:p w:rsidR="00000000" w:rsidDel="00000000" w:rsidP="00000000" w:rsidRDefault="00000000" w:rsidRPr="00000000" w14:paraId="00000924">
      <w:pPr>
        <w:ind w:left="1440" w:firstLine="0"/>
        <w:rPr/>
      </w:pPr>
      <w:r w:rsidDel="00000000" w:rsidR="00000000" w:rsidRPr="00000000">
        <w:rPr>
          <w:rtl w:val="0"/>
        </w:rPr>
        <w:t xml:space="preserve">English speech quirks:</w:t>
      </w:r>
    </w:p>
    <w:p w:rsidR="00000000" w:rsidDel="00000000" w:rsidP="00000000" w:rsidRDefault="00000000" w:rsidRPr="00000000" w14:paraId="00000925">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26">
      <w:pPr>
        <w:numPr>
          <w:ilvl w:val="0"/>
          <w:numId w:val="5"/>
        </w:numPr>
        <w:ind w:left="2520" w:hanging="360"/>
        <w:rPr/>
      </w:pPr>
      <w:r w:rsidDel="00000000" w:rsidR="00000000" w:rsidRPr="00000000">
        <w:rPr>
          <w:rtl w:val="0"/>
        </w:rPr>
        <w:t xml:space="preserve">Somewhat grandiose, implied ridicule of others</w:t>
      </w:r>
    </w:p>
    <w:p w:rsidR="00000000" w:rsidDel="00000000" w:rsidP="00000000" w:rsidRDefault="00000000" w:rsidRPr="00000000" w14:paraId="00000927">
      <w:pPr>
        <w:ind w:left="1440" w:firstLine="0"/>
        <w:rPr/>
      </w:pPr>
      <w:r w:rsidDel="00000000" w:rsidR="00000000" w:rsidRPr="00000000">
        <w:rPr>
          <w:rtl w:val="0"/>
        </w:rPr>
        <w:t xml:space="preserve">Notes:</w:t>
      </w:r>
    </w:p>
    <w:p w:rsidR="00000000" w:rsidDel="00000000" w:rsidP="00000000" w:rsidRDefault="00000000" w:rsidRPr="00000000" w14:paraId="00000928">
      <w:pPr>
        <w:numPr>
          <w:ilvl w:val="0"/>
          <w:numId w:val="5"/>
        </w:numPr>
        <w:ind w:left="2520" w:hanging="360"/>
        <w:rPr/>
      </w:pPr>
      <w:sdt>
        <w:sdtPr>
          <w:tag w:val="goog_rdk_688"/>
        </w:sdtPr>
        <w:sdtContent>
          <w:r w:rsidDel="00000000" w:rsidR="00000000" w:rsidRPr="00000000">
            <w:rPr>
              <w:rFonts w:ascii="Arial Unicode MS" w:cs="Arial Unicode MS" w:eastAsia="Arial Unicode MS" w:hAnsi="Arial Unicode MS"/>
              <w:rtl w:val="0"/>
            </w:rPr>
            <w:t xml:space="preserve">Referred to as “毒姫” (Poison Princess)</w:t>
          </w:r>
        </w:sdtContent>
      </w:sdt>
      <w:r w:rsidDel="00000000" w:rsidR="00000000" w:rsidRPr="00000000">
        <w:rPr>
          <w:rtl w:val="0"/>
        </w:rPr>
      </w:r>
    </w:p>
    <w:p w:rsidR="00000000" w:rsidDel="00000000" w:rsidP="00000000" w:rsidRDefault="00000000" w:rsidRPr="00000000" w14:paraId="00000929">
      <w:pPr>
        <w:rPr>
          <w:b w:val="1"/>
        </w:rPr>
      </w:pPr>
      <w:r w:rsidDel="00000000" w:rsidR="00000000" w:rsidRPr="00000000">
        <w:rPr>
          <w:rtl w:val="0"/>
        </w:rPr>
      </w:r>
    </w:p>
    <w:p w:rsidR="00000000" w:rsidDel="00000000" w:rsidP="00000000" w:rsidRDefault="00000000" w:rsidRPr="00000000" w14:paraId="0000092A">
      <w:pPr>
        <w:pStyle w:val="Heading4"/>
        <w:rPr/>
      </w:pPr>
      <w:bookmarkStart w:colFirst="0" w:colLast="0" w:name="_heading=h.is9ahgrsmtfw" w:id="89"/>
      <w:bookmarkEnd w:id="89"/>
      <w:r w:rsidDel="00000000" w:rsidR="00000000" w:rsidRPr="00000000">
        <w:rPr>
          <w:rtl w:val="0"/>
        </w:rPr>
        <w:t xml:space="preserve">Murkia Vollachia</w:t>
      </w:r>
    </w:p>
    <w:p w:rsidR="00000000" w:rsidDel="00000000" w:rsidP="00000000" w:rsidRDefault="00000000" w:rsidRPr="00000000" w14:paraId="0000092B">
      <w:pPr>
        <w:rPr/>
      </w:pPr>
      <w:sdt>
        <w:sdtPr>
          <w:tag w:val="goog_rdk_689"/>
        </w:sdtPr>
        <w:sdtContent>
          <w:r w:rsidDel="00000000" w:rsidR="00000000" w:rsidRPr="00000000">
            <w:rPr>
              <w:rFonts w:ascii="Arial Unicode MS" w:cs="Arial Unicode MS" w:eastAsia="Arial Unicode MS" w:hAnsi="Arial Unicode MS"/>
              <w:rtl w:val="0"/>
            </w:rPr>
            <w:tab/>
            <w:tab/>
            <w:t xml:space="preserve">Name in Japanese: ムルキア・ヴォラキア</w:t>
          </w:r>
        </w:sdtContent>
      </w:sdt>
    </w:p>
    <w:p w:rsidR="00000000" w:rsidDel="00000000" w:rsidP="00000000" w:rsidRDefault="00000000" w:rsidRPr="00000000" w14:paraId="0000092C">
      <w:pPr>
        <w:ind w:left="720" w:firstLine="720"/>
        <w:rPr/>
      </w:pPr>
      <w:r w:rsidDel="00000000" w:rsidR="00000000" w:rsidRPr="00000000">
        <w:rPr>
          <w:rtl w:val="0"/>
        </w:rPr>
        <w:t xml:space="preserve">Notes:</w:t>
      </w:r>
    </w:p>
    <w:p w:rsidR="00000000" w:rsidDel="00000000" w:rsidP="00000000" w:rsidRDefault="00000000" w:rsidRPr="00000000" w14:paraId="0000092D">
      <w:pPr>
        <w:numPr>
          <w:ilvl w:val="0"/>
          <w:numId w:val="5"/>
        </w:numPr>
        <w:ind w:left="2520" w:hanging="360"/>
        <w:rPr/>
      </w:pPr>
      <w:r w:rsidDel="00000000" w:rsidR="00000000" w:rsidRPr="00000000">
        <w:rPr>
          <w:rtl w:val="0"/>
        </w:rPr>
        <w:t xml:space="preserve">31st Emperor of Vollachia</w:t>
      </w:r>
    </w:p>
    <w:p w:rsidR="00000000" w:rsidDel="00000000" w:rsidP="00000000" w:rsidRDefault="00000000" w:rsidRPr="00000000" w14:paraId="0000092E">
      <w:pPr>
        <w:numPr>
          <w:ilvl w:val="0"/>
          <w:numId w:val="5"/>
        </w:numPr>
        <w:ind w:left="2520" w:hanging="360"/>
        <w:rPr/>
      </w:pPr>
      <w:sdt>
        <w:sdtPr>
          <w:tag w:val="goog_rdk_690"/>
        </w:sdtPr>
        <w:sdtContent>
          <w:r w:rsidDel="00000000" w:rsidR="00000000" w:rsidRPr="00000000">
            <w:rPr>
              <w:rFonts w:ascii="Arial Unicode MS" w:cs="Arial Unicode MS" w:eastAsia="Arial Unicode MS" w:hAnsi="Arial Unicode MS"/>
              <w:rtl w:val="0"/>
            </w:rPr>
            <w:t xml:space="preserve">Referred to as “大敗帝” (Emperor of the Great Defeat)</w:t>
          </w:r>
        </w:sdtContent>
      </w:sdt>
      <w:r w:rsidDel="00000000" w:rsidR="00000000" w:rsidRPr="00000000">
        <w:rPr>
          <w:rtl w:val="0"/>
        </w:rPr>
      </w:r>
    </w:p>
    <w:p w:rsidR="00000000" w:rsidDel="00000000" w:rsidP="00000000" w:rsidRDefault="00000000" w:rsidRPr="00000000" w14:paraId="0000092F">
      <w:pPr>
        <w:rPr>
          <w:b w:val="1"/>
        </w:rPr>
      </w:pPr>
      <w:r w:rsidDel="00000000" w:rsidR="00000000" w:rsidRPr="00000000">
        <w:rPr>
          <w:rtl w:val="0"/>
        </w:rPr>
      </w:r>
    </w:p>
    <w:p w:rsidR="00000000" w:rsidDel="00000000" w:rsidP="00000000" w:rsidRDefault="00000000" w:rsidRPr="00000000" w14:paraId="00000930">
      <w:pPr>
        <w:pStyle w:val="Heading4"/>
        <w:rPr/>
      </w:pPr>
      <w:bookmarkStart w:colFirst="0" w:colLast="0" w:name="_heading=h.owwf0djxn6ge" w:id="90"/>
      <w:bookmarkEnd w:id="90"/>
      <w:r w:rsidDel="00000000" w:rsidR="00000000" w:rsidRPr="00000000">
        <w:rPr>
          <w:rtl w:val="0"/>
        </w:rPr>
        <w:t xml:space="preserve">Serena Dracroy</w:t>
      </w:r>
    </w:p>
    <w:p w:rsidR="00000000" w:rsidDel="00000000" w:rsidP="00000000" w:rsidRDefault="00000000" w:rsidRPr="00000000" w14:paraId="00000931">
      <w:pPr>
        <w:rPr/>
      </w:pPr>
      <w:sdt>
        <w:sdtPr>
          <w:tag w:val="goog_rdk_691"/>
        </w:sdtPr>
        <w:sdtContent>
          <w:r w:rsidDel="00000000" w:rsidR="00000000" w:rsidRPr="00000000">
            <w:rPr>
              <w:rFonts w:ascii="Arial Unicode MS" w:cs="Arial Unicode MS" w:eastAsia="Arial Unicode MS" w:hAnsi="Arial Unicode MS"/>
              <w:rtl w:val="0"/>
            </w:rPr>
            <w:tab/>
            <w:tab/>
            <w:t xml:space="preserve">Name in Japanese: セリーナ・ドラクロイ</w:t>
          </w:r>
        </w:sdtContent>
      </w:sdt>
    </w:p>
    <w:p w:rsidR="00000000" w:rsidDel="00000000" w:rsidP="00000000" w:rsidRDefault="00000000" w:rsidRPr="00000000" w14:paraId="00000932">
      <w:pPr>
        <w:ind w:left="720" w:firstLine="720"/>
        <w:rPr/>
      </w:pPr>
      <w:r w:rsidDel="00000000" w:rsidR="00000000" w:rsidRPr="00000000">
        <w:rPr>
          <w:rtl w:val="0"/>
        </w:rPr>
        <w:t xml:space="preserve">Japanese speech quirks:</w:t>
      </w:r>
    </w:p>
    <w:p w:rsidR="00000000" w:rsidDel="00000000" w:rsidP="00000000" w:rsidRDefault="00000000" w:rsidRPr="00000000" w14:paraId="00000933">
      <w:pPr>
        <w:numPr>
          <w:ilvl w:val="0"/>
          <w:numId w:val="5"/>
        </w:numPr>
        <w:ind w:left="2520" w:hanging="360"/>
        <w:rPr/>
      </w:pPr>
      <w:sdt>
        <w:sdtPr>
          <w:tag w:val="goog_rdk_692"/>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34">
      <w:pPr>
        <w:ind w:left="720" w:firstLine="720"/>
        <w:rPr/>
      </w:pPr>
      <w:r w:rsidDel="00000000" w:rsidR="00000000" w:rsidRPr="00000000">
        <w:rPr>
          <w:rtl w:val="0"/>
        </w:rPr>
        <w:t xml:space="preserve">English speech quirks:</w:t>
      </w:r>
    </w:p>
    <w:p w:rsidR="00000000" w:rsidDel="00000000" w:rsidP="00000000" w:rsidRDefault="00000000" w:rsidRPr="00000000" w14:paraId="00000935">
      <w:pPr>
        <w:numPr>
          <w:ilvl w:val="0"/>
          <w:numId w:val="5"/>
        </w:numPr>
        <w:ind w:left="2520" w:hanging="360"/>
        <w:rPr/>
      </w:pPr>
      <w:r w:rsidDel="00000000" w:rsidR="00000000" w:rsidRPr="00000000">
        <w:rPr>
          <w:rtl w:val="0"/>
        </w:rPr>
        <w:t xml:space="preserve">Uses mostly contractions such as “I’m” / “don’t”, but does not use  “y’all”/ “(y’)ain’t” / “‘bout” / “gonna” / “-in’” / “’n” / etc</w:t>
      </w:r>
    </w:p>
    <w:p w:rsidR="00000000" w:rsidDel="00000000" w:rsidP="00000000" w:rsidRDefault="00000000" w:rsidRPr="00000000" w14:paraId="00000936">
      <w:pPr>
        <w:numPr>
          <w:ilvl w:val="0"/>
          <w:numId w:val="5"/>
        </w:numPr>
        <w:ind w:left="2520" w:hanging="360"/>
        <w:rPr/>
      </w:pPr>
      <w:r w:rsidDel="00000000" w:rsidR="00000000" w:rsidRPr="00000000">
        <w:rPr>
          <w:rtl w:val="0"/>
        </w:rPr>
        <w:t xml:space="preserve">Not very formal nor very casual</w:t>
      </w:r>
    </w:p>
    <w:p w:rsidR="00000000" w:rsidDel="00000000" w:rsidP="00000000" w:rsidRDefault="00000000" w:rsidRPr="00000000" w14:paraId="00000937">
      <w:pPr>
        <w:ind w:left="720" w:firstLine="720"/>
        <w:rPr/>
      </w:pPr>
      <w:r w:rsidDel="00000000" w:rsidR="00000000" w:rsidRPr="00000000">
        <w:rPr>
          <w:rtl w:val="0"/>
        </w:rPr>
        <w:t xml:space="preserve">Notes:</w:t>
      </w:r>
    </w:p>
    <w:p w:rsidR="00000000" w:rsidDel="00000000" w:rsidP="00000000" w:rsidRDefault="00000000" w:rsidRPr="00000000" w14:paraId="00000938">
      <w:pPr>
        <w:numPr>
          <w:ilvl w:val="0"/>
          <w:numId w:val="5"/>
        </w:numPr>
        <w:ind w:left="2520" w:hanging="360"/>
        <w:rPr/>
      </w:pPr>
      <w:sdt>
        <w:sdtPr>
          <w:tag w:val="goog_rdk_693"/>
        </w:sdtPr>
        <w:sdtContent>
          <w:r w:rsidDel="00000000" w:rsidR="00000000" w:rsidRPr="00000000">
            <w:rPr>
              <w:rFonts w:ascii="Arial Unicode MS" w:cs="Arial Unicode MS" w:eastAsia="Arial Unicode MS" w:hAnsi="Arial Unicode MS"/>
              <w:rtl w:val="0"/>
            </w:rPr>
            <w:t xml:space="preserve">Is a High Countess in title (上級伯), also nicknamed the Scorching Lady (灼熱公)</w:t>
          </w:r>
        </w:sdtContent>
      </w:sdt>
    </w:p>
    <w:p w:rsidR="00000000" w:rsidDel="00000000" w:rsidP="00000000" w:rsidRDefault="00000000" w:rsidRPr="00000000" w14:paraId="00000939">
      <w:pPr>
        <w:ind w:left="0" w:firstLine="0"/>
        <w:rPr/>
      </w:pPr>
      <w:r w:rsidDel="00000000" w:rsidR="00000000" w:rsidRPr="00000000">
        <w:rPr>
          <w:rtl w:val="0"/>
        </w:rPr>
      </w:r>
    </w:p>
    <w:p w:rsidR="00000000" w:rsidDel="00000000" w:rsidP="00000000" w:rsidRDefault="00000000" w:rsidRPr="00000000" w14:paraId="0000093A">
      <w:pPr>
        <w:pStyle w:val="Heading4"/>
        <w:rPr/>
      </w:pPr>
      <w:bookmarkStart w:colFirst="0" w:colLast="0" w:name="_heading=h.ltnskes1ye30" w:id="91"/>
      <w:bookmarkEnd w:id="91"/>
      <w:r w:rsidDel="00000000" w:rsidR="00000000" w:rsidRPr="00000000">
        <w:rPr>
          <w:rtl w:val="0"/>
        </w:rPr>
        <w:t xml:space="preserve">Stride Vollachia (WIP)</w:t>
      </w:r>
    </w:p>
    <w:p w:rsidR="00000000" w:rsidDel="00000000" w:rsidP="00000000" w:rsidRDefault="00000000" w:rsidRPr="00000000" w14:paraId="0000093B">
      <w:pPr>
        <w:rPr/>
      </w:pPr>
      <w:sdt>
        <w:sdtPr>
          <w:tag w:val="goog_rdk_694"/>
        </w:sdtPr>
        <w:sdtContent>
          <w:r w:rsidDel="00000000" w:rsidR="00000000" w:rsidRPr="00000000">
            <w:rPr>
              <w:rFonts w:ascii="Arial Unicode MS" w:cs="Arial Unicode MS" w:eastAsia="Arial Unicode MS" w:hAnsi="Arial Unicode MS"/>
              <w:rtl w:val="0"/>
            </w:rPr>
            <w:tab/>
            <w:tab/>
            <w:t xml:space="preserve">Name in Japanese: ストライド・ヴォラキア</w:t>
          </w:r>
        </w:sdtContent>
      </w:sdt>
    </w:p>
    <w:p w:rsidR="00000000" w:rsidDel="00000000" w:rsidP="00000000" w:rsidRDefault="00000000" w:rsidRPr="00000000" w14:paraId="0000093C">
      <w:pPr>
        <w:rPr/>
      </w:pPr>
      <w:r w:rsidDel="00000000" w:rsidR="00000000" w:rsidRPr="00000000">
        <w:rPr>
          <w:rtl w:val="0"/>
        </w:rPr>
        <w:tab/>
        <w:tab/>
        <w:t xml:space="preserve">Japanese speech quirks:</w:t>
      </w:r>
    </w:p>
    <w:p w:rsidR="00000000" w:rsidDel="00000000" w:rsidP="00000000" w:rsidRDefault="00000000" w:rsidRPr="00000000" w14:paraId="0000093D">
      <w:pPr>
        <w:numPr>
          <w:ilvl w:val="0"/>
          <w:numId w:val="5"/>
        </w:numPr>
        <w:ind w:left="2520" w:hanging="360"/>
        <w:rPr/>
      </w:pPr>
      <w:sdt>
        <w:sdtPr>
          <w:tag w:val="goog_rdk_695"/>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3E">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3F">
      <w:pPr>
        <w:ind w:left="1440" w:firstLine="0"/>
        <w:rPr/>
      </w:pPr>
      <w:r w:rsidDel="00000000" w:rsidR="00000000" w:rsidRPr="00000000">
        <w:rPr>
          <w:rtl w:val="0"/>
        </w:rPr>
        <w:t xml:space="preserve">English speech quirks:</w:t>
      </w:r>
    </w:p>
    <w:p w:rsidR="00000000" w:rsidDel="00000000" w:rsidP="00000000" w:rsidRDefault="00000000" w:rsidRPr="00000000" w14:paraId="00000940">
      <w:pPr>
        <w:numPr>
          <w:ilvl w:val="0"/>
          <w:numId w:val="5"/>
        </w:numPr>
        <w:ind w:left="2520" w:hanging="360"/>
        <w:rPr/>
      </w:pPr>
      <w:r w:rsidDel="00000000" w:rsidR="00000000" w:rsidRPr="00000000">
        <w:rPr>
          <w:rtl w:val="0"/>
        </w:rPr>
        <w:t xml:space="preserve">X</w:t>
      </w:r>
    </w:p>
    <w:p w:rsidR="00000000" w:rsidDel="00000000" w:rsidP="00000000" w:rsidRDefault="00000000" w:rsidRPr="00000000" w14:paraId="00000941">
      <w:pPr>
        <w:numPr>
          <w:ilvl w:val="0"/>
          <w:numId w:val="5"/>
        </w:numPr>
        <w:ind w:left="2520" w:hanging="360"/>
        <w:rPr/>
      </w:pPr>
      <w:r w:rsidDel="00000000" w:rsidR="00000000" w:rsidRPr="00000000">
        <w:rPr>
          <w:rtl w:val="0"/>
        </w:rPr>
        <w:t xml:space="preserve">Y</w:t>
      </w:r>
    </w:p>
    <w:p w:rsidR="00000000" w:rsidDel="00000000" w:rsidP="00000000" w:rsidRDefault="00000000" w:rsidRPr="00000000" w14:paraId="00000942">
      <w:pPr>
        <w:ind w:left="1440" w:firstLine="0"/>
        <w:rPr/>
      </w:pPr>
      <w:r w:rsidDel="00000000" w:rsidR="00000000" w:rsidRPr="00000000">
        <w:rPr>
          <w:rtl w:val="0"/>
        </w:rPr>
        <w:t xml:space="preserve">Notes:</w:t>
      </w:r>
    </w:p>
    <w:p w:rsidR="00000000" w:rsidDel="00000000" w:rsidP="00000000" w:rsidRDefault="00000000" w:rsidRPr="00000000" w14:paraId="00000943">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44">
      <w:pPr>
        <w:rPr/>
      </w:pPr>
      <w:r w:rsidDel="00000000" w:rsidR="00000000" w:rsidRPr="00000000">
        <w:rPr>
          <w:rtl w:val="0"/>
        </w:rPr>
      </w:r>
    </w:p>
    <w:p w:rsidR="00000000" w:rsidDel="00000000" w:rsidP="00000000" w:rsidRDefault="00000000" w:rsidRPr="00000000" w14:paraId="00000945">
      <w:pPr>
        <w:pStyle w:val="Heading4"/>
        <w:rPr/>
      </w:pPr>
      <w:bookmarkStart w:colFirst="0" w:colLast="0" w:name="_heading=h.y9cm1tsccw6s" w:id="92"/>
      <w:bookmarkEnd w:id="92"/>
      <w:r w:rsidDel="00000000" w:rsidR="00000000" w:rsidRPr="00000000">
        <w:rPr>
          <w:rtl w:val="0"/>
        </w:rPr>
        <w:t xml:space="preserve">Ubilk</w:t>
      </w:r>
    </w:p>
    <w:p w:rsidR="00000000" w:rsidDel="00000000" w:rsidP="00000000" w:rsidRDefault="00000000" w:rsidRPr="00000000" w14:paraId="00000946">
      <w:pPr>
        <w:rPr/>
      </w:pPr>
      <w:r w:rsidDel="00000000" w:rsidR="00000000" w:rsidRPr="00000000">
        <w:rPr>
          <w:rtl w:val="0"/>
        </w:rPr>
        <w:tab/>
        <w:tab/>
        <w:t xml:space="preserve">Name in Japanese: </w:t>
      </w:r>
      <w:sdt>
        <w:sdtPr>
          <w:tag w:val="goog_rdk_696"/>
        </w:sdtPr>
        <w:sdtContent>
          <w:r w:rsidDel="00000000" w:rsidR="00000000" w:rsidRPr="00000000">
            <w:rPr>
              <w:rFonts w:ascii="Arial Unicode MS" w:cs="Arial Unicode MS" w:eastAsia="Arial Unicode MS" w:hAnsi="Arial Unicode MS"/>
              <w:color w:val="3a3a3a"/>
              <w:highlight w:val="white"/>
              <w:rtl w:val="0"/>
            </w:rPr>
            <w:t xml:space="preserve">ウビールク</w:t>
          </w:r>
        </w:sdtContent>
      </w:sdt>
      <w:r w:rsidDel="00000000" w:rsidR="00000000" w:rsidRPr="00000000">
        <w:rPr>
          <w:rtl w:val="0"/>
        </w:rPr>
      </w:r>
    </w:p>
    <w:p w:rsidR="00000000" w:rsidDel="00000000" w:rsidP="00000000" w:rsidRDefault="00000000" w:rsidRPr="00000000" w14:paraId="00000947">
      <w:pPr>
        <w:rPr/>
      </w:pPr>
      <w:r w:rsidDel="00000000" w:rsidR="00000000" w:rsidRPr="00000000">
        <w:rPr>
          <w:rtl w:val="0"/>
        </w:rPr>
        <w:tab/>
        <w:tab/>
        <w:t xml:space="preserve">Japanese speech quirks:</w:t>
      </w:r>
    </w:p>
    <w:p w:rsidR="00000000" w:rsidDel="00000000" w:rsidP="00000000" w:rsidRDefault="00000000" w:rsidRPr="00000000" w14:paraId="00000948">
      <w:pPr>
        <w:numPr>
          <w:ilvl w:val="0"/>
          <w:numId w:val="5"/>
        </w:numPr>
        <w:ind w:left="2520" w:hanging="360"/>
        <w:rPr/>
      </w:pPr>
      <w:sdt>
        <w:sdtPr>
          <w:tag w:val="goog_rdk_697"/>
        </w:sdtPr>
        <w:sdtContent>
          <w:r w:rsidDel="00000000" w:rsidR="00000000" w:rsidRPr="00000000">
            <w:rPr>
              <w:rFonts w:ascii="Arial Unicode MS" w:cs="Arial Unicode MS" w:eastAsia="Arial Unicode MS" w:hAnsi="Arial Unicode MS"/>
              <w:rtl w:val="0"/>
            </w:rPr>
            <w:t xml:space="preserve">First person pronoun – “ぼく”</w:t>
          </w:r>
        </w:sdtContent>
      </w:sdt>
    </w:p>
    <w:p w:rsidR="00000000" w:rsidDel="00000000" w:rsidP="00000000" w:rsidRDefault="00000000" w:rsidRPr="00000000" w14:paraId="00000949">
      <w:pPr>
        <w:numPr>
          <w:ilvl w:val="0"/>
          <w:numId w:val="5"/>
        </w:numPr>
        <w:ind w:left="2520" w:hanging="360"/>
        <w:rPr/>
      </w:pPr>
      <w:sdt>
        <w:sdtPr>
          <w:tag w:val="goog_rdk_698"/>
        </w:sdtPr>
        <w:sdtContent>
          <w:r w:rsidDel="00000000" w:rsidR="00000000" w:rsidRPr="00000000">
            <w:rPr>
              <w:rFonts w:ascii="Arial Unicode MS" w:cs="Arial Unicode MS" w:eastAsia="Arial Unicode MS" w:hAnsi="Arial Unicode MS"/>
              <w:rtl w:val="0"/>
            </w:rPr>
            <w:t xml:space="preserve">“ぼくは” becomes “ぼかぁ”</w:t>
          </w:r>
        </w:sdtContent>
      </w:sdt>
    </w:p>
    <w:p w:rsidR="00000000" w:rsidDel="00000000" w:rsidP="00000000" w:rsidRDefault="00000000" w:rsidRPr="00000000" w14:paraId="0000094A">
      <w:pPr>
        <w:numPr>
          <w:ilvl w:val="0"/>
          <w:numId w:val="5"/>
        </w:numPr>
        <w:ind w:left="2520" w:hanging="360"/>
        <w:rPr/>
      </w:pPr>
      <w:r w:rsidDel="00000000" w:rsidR="00000000" w:rsidRPr="00000000">
        <w:rPr>
          <w:rtl w:val="0"/>
        </w:rPr>
        <w:t xml:space="preserve">Tends to elongate one of the first words in his lines</w:t>
      </w:r>
    </w:p>
    <w:p w:rsidR="00000000" w:rsidDel="00000000" w:rsidP="00000000" w:rsidRDefault="00000000" w:rsidRPr="00000000" w14:paraId="0000094B">
      <w:pPr>
        <w:ind w:left="1440" w:firstLine="0"/>
        <w:rPr/>
      </w:pPr>
      <w:r w:rsidDel="00000000" w:rsidR="00000000" w:rsidRPr="00000000">
        <w:rPr>
          <w:rtl w:val="0"/>
        </w:rPr>
        <w:t xml:space="preserve">English speech quirks:</w:t>
      </w:r>
    </w:p>
    <w:p w:rsidR="00000000" w:rsidDel="00000000" w:rsidP="00000000" w:rsidRDefault="00000000" w:rsidRPr="00000000" w14:paraId="0000094C">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4D">
      <w:pPr>
        <w:numPr>
          <w:ilvl w:val="0"/>
          <w:numId w:val="5"/>
        </w:numPr>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94E">
      <w:pPr>
        <w:numPr>
          <w:ilvl w:val="0"/>
          <w:numId w:val="5"/>
        </w:numPr>
        <w:ind w:left="2520" w:hanging="360"/>
        <w:rPr/>
      </w:pPr>
      <w:sdt>
        <w:sdtPr>
          <w:tag w:val="goog_rdk_699"/>
        </w:sdtPr>
        <w:sdtContent>
          <w:r w:rsidDel="00000000" w:rsidR="00000000" w:rsidRPr="00000000">
            <w:rPr>
              <w:rFonts w:ascii="Arial Unicode MS" w:cs="Arial Unicode MS" w:eastAsia="Arial Unicode MS" w:hAnsi="Arial Unicode MS"/>
              <w:rtl w:val="0"/>
            </w:rPr>
            <w:t xml:space="preserve">Hair color should be referred to as “ashen” (灰色)</w:t>
          </w:r>
        </w:sdtContent>
      </w:sdt>
    </w:p>
    <w:p w:rsidR="00000000" w:rsidDel="00000000" w:rsidP="00000000" w:rsidRDefault="00000000" w:rsidRPr="00000000" w14:paraId="0000094F">
      <w:pPr>
        <w:numPr>
          <w:ilvl w:val="0"/>
          <w:numId w:val="5"/>
        </w:numPr>
        <w:ind w:left="2520" w:hanging="360"/>
        <w:rPr/>
      </w:pPr>
      <w:r w:rsidDel="00000000" w:rsidR="00000000" w:rsidRPr="00000000">
        <w:rPr>
          <w:rtl w:val="0"/>
        </w:rPr>
        <w:t xml:space="preserve">First word or thereabouts in his line should be elongated if the JP also elongates it with “</w:t>
      </w:r>
      <w:sdt>
        <w:sdtPr>
          <w:tag w:val="goog_rdk_700"/>
        </w:sdtPr>
        <w:sdtContent>
          <w:r w:rsidDel="00000000" w:rsidR="00000000" w:rsidRPr="00000000">
            <w:rPr>
              <w:rFonts w:ascii="Arial Unicode MS" w:cs="Arial Unicode MS" w:eastAsia="Arial Unicode MS" w:hAnsi="Arial Unicode MS"/>
              <w:color w:val="3a3a3a"/>
              <w:highlight w:val="white"/>
              <w:rtl w:val="0"/>
            </w:rPr>
            <w:t xml:space="preserve">ー</w:t>
          </w:r>
        </w:sdtContent>
      </w:sdt>
      <w:r w:rsidDel="00000000" w:rsidR="00000000" w:rsidRPr="00000000">
        <w:rPr>
          <w:rtl w:val="0"/>
        </w:rPr>
        <w:t xml:space="preserve">” (don’t forget to insert the ~ at the end) </w:t>
      </w:r>
    </w:p>
    <w:p w:rsidR="00000000" w:rsidDel="00000000" w:rsidP="00000000" w:rsidRDefault="00000000" w:rsidRPr="00000000" w14:paraId="00000950">
      <w:pPr>
        <w:ind w:left="1440" w:firstLine="0"/>
        <w:rPr/>
      </w:pPr>
      <w:r w:rsidDel="00000000" w:rsidR="00000000" w:rsidRPr="00000000">
        <w:rPr>
          <w:rtl w:val="0"/>
        </w:rPr>
        <w:t xml:space="preserve">Notes:</w:t>
      </w:r>
    </w:p>
    <w:p w:rsidR="00000000" w:rsidDel="00000000" w:rsidP="00000000" w:rsidRDefault="00000000" w:rsidRPr="00000000" w14:paraId="0000095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52">
      <w:pPr>
        <w:rPr/>
      </w:pPr>
      <w:r w:rsidDel="00000000" w:rsidR="00000000" w:rsidRPr="00000000">
        <w:rPr>
          <w:rtl w:val="0"/>
        </w:rPr>
      </w:r>
    </w:p>
    <w:p w:rsidR="00000000" w:rsidDel="00000000" w:rsidP="00000000" w:rsidRDefault="00000000" w:rsidRPr="00000000" w14:paraId="00000953">
      <w:pPr>
        <w:pStyle w:val="Heading4"/>
        <w:rPr/>
      </w:pPr>
      <w:bookmarkStart w:colFirst="0" w:colLast="0" w:name="_heading=h.gjhlnzelq8d5" w:id="93"/>
      <w:bookmarkEnd w:id="93"/>
      <w:r w:rsidDel="00000000" w:rsidR="00000000" w:rsidRPr="00000000">
        <w:rPr>
          <w:rtl w:val="0"/>
        </w:rPr>
        <w:t xml:space="preserve">Vincent Vollachia (aka Abel)</w:t>
      </w:r>
    </w:p>
    <w:p w:rsidR="00000000" w:rsidDel="00000000" w:rsidP="00000000" w:rsidRDefault="00000000" w:rsidRPr="00000000" w14:paraId="00000954">
      <w:pPr>
        <w:rPr/>
      </w:pPr>
      <w:sdt>
        <w:sdtPr>
          <w:tag w:val="goog_rdk_701"/>
        </w:sdtPr>
        <w:sdtContent>
          <w:r w:rsidDel="00000000" w:rsidR="00000000" w:rsidRPr="00000000">
            <w:rPr>
              <w:rFonts w:ascii="Arial Unicode MS" w:cs="Arial Unicode MS" w:eastAsia="Arial Unicode MS" w:hAnsi="Arial Unicode MS"/>
              <w:rtl w:val="0"/>
            </w:rPr>
            <w:tab/>
            <w:tab/>
            <w:t xml:space="preserve">Name in Japanese: ヴィンセント・ヴォラキア (アベル)</w:t>
          </w:r>
        </w:sdtContent>
      </w:sdt>
    </w:p>
    <w:p w:rsidR="00000000" w:rsidDel="00000000" w:rsidP="00000000" w:rsidRDefault="00000000" w:rsidRPr="00000000" w14:paraId="00000955">
      <w:pPr>
        <w:rPr/>
      </w:pPr>
      <w:r w:rsidDel="00000000" w:rsidR="00000000" w:rsidRPr="00000000">
        <w:rPr>
          <w:rtl w:val="0"/>
        </w:rPr>
        <w:tab/>
        <w:tab/>
        <w:t xml:space="preserve">Japanese speech quirks:</w:t>
      </w:r>
    </w:p>
    <w:p w:rsidR="00000000" w:rsidDel="00000000" w:rsidP="00000000" w:rsidRDefault="00000000" w:rsidRPr="00000000" w14:paraId="00000956">
      <w:pPr>
        <w:widowControl w:val="0"/>
        <w:numPr>
          <w:ilvl w:val="0"/>
          <w:numId w:val="5"/>
        </w:numPr>
        <w:spacing w:line="240" w:lineRule="auto"/>
        <w:ind w:left="2520" w:hanging="360"/>
        <w:rPr/>
      </w:pPr>
      <w:sdt>
        <w:sdtPr>
          <w:tag w:val="goog_rdk_702"/>
        </w:sdtPr>
        <w:sdtContent>
          <w:r w:rsidDel="00000000" w:rsidR="00000000" w:rsidRPr="00000000">
            <w:rPr>
              <w:rFonts w:ascii="Arial Unicode MS" w:cs="Arial Unicode MS" w:eastAsia="Arial Unicode MS" w:hAnsi="Arial Unicode MS"/>
              <w:rtl w:val="0"/>
            </w:rPr>
            <w:t xml:space="preserve">First person pronoun – “俺” (“余” while on the throne)</w:t>
          </w:r>
        </w:sdtContent>
      </w:sdt>
    </w:p>
    <w:p w:rsidR="00000000" w:rsidDel="00000000" w:rsidP="00000000" w:rsidRDefault="00000000" w:rsidRPr="00000000" w14:paraId="00000957">
      <w:pPr>
        <w:numPr>
          <w:ilvl w:val="0"/>
          <w:numId w:val="5"/>
        </w:numPr>
        <w:ind w:left="2520" w:hanging="360"/>
      </w:pPr>
      <w:sdt>
        <w:sdtPr>
          <w:tag w:val="goog_rdk_703"/>
        </w:sdtPr>
        <w:sdtContent>
          <w:r w:rsidDel="00000000" w:rsidR="00000000" w:rsidRPr="00000000">
            <w:rPr>
              <w:rFonts w:ascii="Arial Unicode MS" w:cs="Arial Unicode MS" w:eastAsia="Arial Unicode MS" w:hAnsi="Arial Unicode MS"/>
              <w:rtl w:val="0"/>
            </w:rPr>
            <w:t xml:space="preserve">Second person pronoun/s – 貴様</w:t>
          </w:r>
        </w:sdtContent>
      </w:sdt>
    </w:p>
    <w:p w:rsidR="00000000" w:rsidDel="00000000" w:rsidP="00000000" w:rsidRDefault="00000000" w:rsidRPr="00000000" w14:paraId="00000958">
      <w:pPr>
        <w:widowControl w:val="0"/>
        <w:numPr>
          <w:ilvl w:val="0"/>
          <w:numId w:val="5"/>
        </w:numPr>
        <w:spacing w:line="240" w:lineRule="auto"/>
        <w:ind w:left="2520" w:hanging="360"/>
        <w:rPr/>
      </w:pPr>
      <w:r w:rsidDel="00000000" w:rsidR="00000000" w:rsidRPr="00000000">
        <w:rPr>
          <w:rtl w:val="0"/>
        </w:rPr>
        <w:t xml:space="preserve">Very arrogant and grandiose style of speech</w:t>
      </w:r>
    </w:p>
    <w:p w:rsidR="00000000" w:rsidDel="00000000" w:rsidP="00000000" w:rsidRDefault="00000000" w:rsidRPr="00000000" w14:paraId="00000959">
      <w:pPr>
        <w:ind w:left="1440" w:firstLine="0"/>
        <w:rPr/>
      </w:pPr>
      <w:r w:rsidDel="00000000" w:rsidR="00000000" w:rsidRPr="00000000">
        <w:rPr>
          <w:rtl w:val="0"/>
        </w:rPr>
        <w:t xml:space="preserve">English speech quirks:</w:t>
      </w:r>
    </w:p>
    <w:p w:rsidR="00000000" w:rsidDel="00000000" w:rsidP="00000000" w:rsidRDefault="00000000" w:rsidRPr="00000000" w14:paraId="0000095A">
      <w:pPr>
        <w:numPr>
          <w:ilvl w:val="0"/>
          <w:numId w:val="5"/>
        </w:numPr>
        <w:ind w:left="2520" w:hanging="360"/>
        <w:rPr/>
      </w:pPr>
      <w:r w:rsidDel="00000000" w:rsidR="00000000" w:rsidRPr="00000000">
        <w:rPr>
          <w:rtl w:val="0"/>
        </w:rPr>
        <w:t xml:space="preserve">Contractions are not used at all, not even in questions</w:t>
      </w:r>
    </w:p>
    <w:p w:rsidR="00000000" w:rsidDel="00000000" w:rsidP="00000000" w:rsidRDefault="00000000" w:rsidRPr="00000000" w14:paraId="0000095B">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95C">
      <w:pPr>
        <w:numPr>
          <w:ilvl w:val="0"/>
          <w:numId w:val="5"/>
        </w:numPr>
        <w:ind w:left="2520" w:hanging="360"/>
        <w:rPr/>
      </w:pPr>
      <w:r w:rsidDel="00000000" w:rsidR="00000000" w:rsidRPr="00000000">
        <w:rPr>
          <w:rtl w:val="0"/>
        </w:rPr>
        <w:t xml:space="preserve">Convey arrogance through tone and wording</w:t>
      </w:r>
    </w:p>
    <w:p w:rsidR="00000000" w:rsidDel="00000000" w:rsidP="00000000" w:rsidRDefault="00000000" w:rsidRPr="00000000" w14:paraId="0000095D">
      <w:pPr>
        <w:numPr>
          <w:ilvl w:val="0"/>
          <w:numId w:val="5"/>
        </w:numPr>
        <w:ind w:left="2520" w:hanging="360"/>
        <w:rPr/>
      </w:pPr>
      <w:r w:rsidDel="00000000" w:rsidR="00000000" w:rsidRPr="00000000">
        <w:rPr>
          <w:rtl w:val="0"/>
        </w:rPr>
        <w:t xml:space="preserve">Prefer “shall/shan’t” to “will/will not”</w:t>
      </w:r>
    </w:p>
    <w:p w:rsidR="00000000" w:rsidDel="00000000" w:rsidP="00000000" w:rsidRDefault="00000000" w:rsidRPr="00000000" w14:paraId="0000095E">
      <w:pPr>
        <w:ind w:left="1440" w:firstLine="0"/>
        <w:rPr/>
      </w:pPr>
      <w:r w:rsidDel="00000000" w:rsidR="00000000" w:rsidRPr="00000000">
        <w:rPr>
          <w:rtl w:val="0"/>
        </w:rPr>
        <w:t xml:space="preserve">Notes:</w:t>
      </w:r>
    </w:p>
    <w:p w:rsidR="00000000" w:rsidDel="00000000" w:rsidP="00000000" w:rsidRDefault="00000000" w:rsidRPr="00000000" w14:paraId="0000095F">
      <w:pPr>
        <w:numPr>
          <w:ilvl w:val="0"/>
          <w:numId w:val="5"/>
        </w:numPr>
        <w:ind w:left="2520" w:hanging="360"/>
        <w:rPr/>
      </w:pPr>
      <w:r w:rsidDel="00000000" w:rsidR="00000000" w:rsidRPr="00000000">
        <w:rPr>
          <w:rtl w:val="0"/>
        </w:rPr>
        <w:t xml:space="preserve">In Arc 8, his speaker tag is “Vincent:”, regardless of whose PoV it is</w:t>
      </w:r>
    </w:p>
    <w:p w:rsidR="00000000" w:rsidDel="00000000" w:rsidP="00000000" w:rsidRDefault="00000000" w:rsidRPr="00000000" w14:paraId="00000960">
      <w:pPr>
        <w:numPr>
          <w:ilvl w:val="0"/>
          <w:numId w:val="5"/>
        </w:numPr>
        <w:ind w:left="2520" w:hanging="360"/>
        <w:rPr/>
      </w:pPr>
      <w:sdt>
        <w:sdtPr>
          <w:tag w:val="goog_rdk_704"/>
        </w:sdtPr>
        <w:sdtContent>
          <w:r w:rsidDel="00000000" w:rsidR="00000000" w:rsidRPr="00000000">
            <w:rPr>
              <w:rFonts w:ascii="Arial Unicode MS" w:cs="Arial Unicode MS" w:eastAsia="Arial Unicode MS" w:hAnsi="Arial Unicode MS"/>
              <w:rtl w:val="0"/>
            </w:rPr>
            <w:t xml:space="preserve">Birth name is “Vincent Abellux” (ヴィンセント・アベルクス)</w:t>
          </w:r>
        </w:sdtContent>
      </w:sdt>
    </w:p>
    <w:p w:rsidR="00000000" w:rsidDel="00000000" w:rsidP="00000000" w:rsidRDefault="00000000" w:rsidRPr="00000000" w14:paraId="00000961">
      <w:pPr>
        <w:numPr>
          <w:ilvl w:val="0"/>
          <w:numId w:val="5"/>
        </w:numPr>
        <w:ind w:left="2520" w:hanging="360"/>
        <w:rPr>
          <w:u w:val="none"/>
        </w:rPr>
      </w:pPr>
      <w:sdt>
        <w:sdtPr>
          <w:tag w:val="goog_rdk_705"/>
        </w:sdtPr>
        <w:sdtContent>
          <w:r w:rsidDel="00000000" w:rsidR="00000000" w:rsidRPr="00000000">
            <w:rPr>
              <w:rFonts w:ascii="Arial Unicode MS" w:cs="Arial Unicode MS" w:eastAsia="Arial Unicode MS" w:hAnsi="Arial Unicode MS"/>
              <w:rtl w:val="0"/>
            </w:rPr>
            <w:t xml:space="preserve">Uses “大儀であった” frequently (translated as “it was a great deed”)</w:t>
          </w:r>
        </w:sdtContent>
      </w:sdt>
    </w:p>
    <w:p w:rsidR="00000000" w:rsidDel="00000000" w:rsidP="00000000" w:rsidRDefault="00000000" w:rsidRPr="00000000" w14:paraId="00000962">
      <w:pPr>
        <w:numPr>
          <w:ilvl w:val="0"/>
          <w:numId w:val="5"/>
        </w:numPr>
        <w:ind w:left="2520" w:hanging="360"/>
        <w:rPr/>
      </w:pPr>
      <w:r w:rsidDel="00000000" w:rsidR="00000000" w:rsidRPr="00000000">
        <w:rPr>
          <w:rtl w:val="0"/>
        </w:rPr>
        <w:t xml:space="preserve">Referred to as:</w:t>
      </w:r>
    </w:p>
    <w:p w:rsidR="00000000" w:rsidDel="00000000" w:rsidP="00000000" w:rsidRDefault="00000000" w:rsidRPr="00000000" w14:paraId="00000963">
      <w:pPr>
        <w:numPr>
          <w:ilvl w:val="1"/>
          <w:numId w:val="5"/>
        </w:numPr>
        <w:ind w:left="3240" w:hanging="360"/>
        <w:rPr/>
      </w:pPr>
      <w:sdt>
        <w:sdtPr>
          <w:tag w:val="goog_rdk_706"/>
        </w:sdtPr>
        <w:sdtContent>
          <w:r w:rsidDel="00000000" w:rsidR="00000000" w:rsidRPr="00000000">
            <w:rPr>
              <w:rFonts w:ascii="Arial Unicode MS" w:cs="Arial Unicode MS" w:eastAsia="Arial Unicode MS" w:hAnsi="Arial Unicode MS"/>
              <w:rtl w:val="0"/>
            </w:rPr>
            <w:t xml:space="preserve">His Excellency the Emperor (皇帝閣下)</w:t>
          </w:r>
        </w:sdtContent>
      </w:sdt>
    </w:p>
    <w:p w:rsidR="00000000" w:rsidDel="00000000" w:rsidP="00000000" w:rsidRDefault="00000000" w:rsidRPr="00000000" w14:paraId="00000964">
      <w:pPr>
        <w:numPr>
          <w:ilvl w:val="1"/>
          <w:numId w:val="5"/>
        </w:numPr>
        <w:ind w:left="3240" w:hanging="360"/>
        <w:rPr/>
      </w:pPr>
      <w:sdt>
        <w:sdtPr>
          <w:tag w:val="goog_rdk_707"/>
        </w:sdtPr>
        <w:sdtContent>
          <w:r w:rsidDel="00000000" w:rsidR="00000000" w:rsidRPr="00000000">
            <w:rPr>
              <w:rFonts w:ascii="Arial Unicode MS" w:cs="Arial Unicode MS" w:eastAsia="Arial Unicode MS" w:hAnsi="Arial Unicode MS"/>
              <w:rtl w:val="0"/>
            </w:rPr>
            <w:t xml:space="preserve">His Majesty the Emperor (皇帝陛下) -&gt; only used as tongue-in-cheek by Subaru</w:t>
          </w:r>
        </w:sdtContent>
      </w:sdt>
    </w:p>
    <w:p w:rsidR="00000000" w:rsidDel="00000000" w:rsidP="00000000" w:rsidRDefault="00000000" w:rsidRPr="00000000" w14:paraId="00000965">
      <w:pPr>
        <w:ind w:left="3240" w:firstLine="0"/>
        <w:rPr/>
      </w:pPr>
      <w:r w:rsidDel="00000000" w:rsidR="00000000" w:rsidRPr="00000000">
        <w:rPr>
          <w:rtl w:val="0"/>
        </w:rPr>
      </w:r>
    </w:p>
    <w:p w:rsidR="00000000" w:rsidDel="00000000" w:rsidP="00000000" w:rsidRDefault="00000000" w:rsidRPr="00000000" w14:paraId="00000966">
      <w:pPr>
        <w:pStyle w:val="Heading4"/>
        <w:rPr/>
      </w:pPr>
      <w:bookmarkStart w:colFirst="0" w:colLast="0" w:name="_heading=h.bn2urnv3ry7g" w:id="94"/>
      <w:bookmarkEnd w:id="94"/>
      <w:r w:rsidDel="00000000" w:rsidR="00000000" w:rsidRPr="00000000">
        <w:rPr>
          <w:rtl w:val="0"/>
        </w:rPr>
        <w:t xml:space="preserve">Eugard Vollachia</w:t>
      </w:r>
    </w:p>
    <w:p w:rsidR="00000000" w:rsidDel="00000000" w:rsidP="00000000" w:rsidRDefault="00000000" w:rsidRPr="00000000" w14:paraId="00000967">
      <w:pPr>
        <w:rPr/>
      </w:pPr>
      <w:sdt>
        <w:sdtPr>
          <w:tag w:val="goog_rdk_708"/>
        </w:sdtPr>
        <w:sdtContent>
          <w:r w:rsidDel="00000000" w:rsidR="00000000" w:rsidRPr="00000000">
            <w:rPr>
              <w:rFonts w:ascii="Arial Unicode MS" w:cs="Arial Unicode MS" w:eastAsia="Arial Unicode MS" w:hAnsi="Arial Unicode MS"/>
              <w:rtl w:val="0"/>
            </w:rPr>
            <w:tab/>
            <w:t xml:space="preserve">Name in Japanese: ユーガルド・ヴォラキア</w:t>
          </w:r>
        </w:sdtContent>
      </w:sdt>
    </w:p>
    <w:p w:rsidR="00000000" w:rsidDel="00000000" w:rsidP="00000000" w:rsidRDefault="00000000" w:rsidRPr="00000000" w14:paraId="00000968">
      <w:pPr>
        <w:rPr/>
      </w:pPr>
      <w:r w:rsidDel="00000000" w:rsidR="00000000" w:rsidRPr="00000000">
        <w:rPr>
          <w:rtl w:val="0"/>
        </w:rPr>
        <w:tab/>
        <w:tab/>
        <w:t xml:space="preserve">Japanese speech quirks:</w:t>
      </w:r>
    </w:p>
    <w:p w:rsidR="00000000" w:rsidDel="00000000" w:rsidP="00000000" w:rsidRDefault="00000000" w:rsidRPr="00000000" w14:paraId="00000969">
      <w:pPr>
        <w:numPr>
          <w:ilvl w:val="0"/>
          <w:numId w:val="5"/>
        </w:numPr>
        <w:ind w:left="2520" w:hanging="360"/>
      </w:pPr>
      <w:sdt>
        <w:sdtPr>
          <w:tag w:val="goog_rdk_709"/>
        </w:sdtPr>
        <w:sdtContent>
          <w:r w:rsidDel="00000000" w:rsidR="00000000" w:rsidRPr="00000000">
            <w:rPr>
              <w:rFonts w:ascii="Arial Unicode MS" w:cs="Arial Unicode MS" w:eastAsia="Arial Unicode MS" w:hAnsi="Arial Unicode MS"/>
              <w:rtl w:val="0"/>
            </w:rPr>
            <w:t xml:space="preserve">First person pronoun – “余”</w:t>
          </w:r>
        </w:sdtContent>
      </w:sdt>
    </w:p>
    <w:p w:rsidR="00000000" w:rsidDel="00000000" w:rsidP="00000000" w:rsidRDefault="00000000" w:rsidRPr="00000000" w14:paraId="0000096A">
      <w:pPr>
        <w:widowControl w:val="0"/>
        <w:numPr>
          <w:ilvl w:val="0"/>
          <w:numId w:val="5"/>
        </w:numPr>
        <w:spacing w:line="240" w:lineRule="auto"/>
        <w:ind w:left="2520" w:hanging="360"/>
      </w:pPr>
      <w:sdt>
        <w:sdtPr>
          <w:tag w:val="goog_rdk_710"/>
        </w:sdtPr>
        <w:sdtContent>
          <w:r w:rsidDel="00000000" w:rsidR="00000000" w:rsidRPr="00000000">
            <w:rPr>
              <w:rFonts w:ascii="Arial Unicode MS" w:cs="Arial Unicode MS" w:eastAsia="Arial Unicode MS" w:hAnsi="Arial Unicode MS"/>
              <w:rtl w:val="0"/>
            </w:rPr>
            <w:t xml:space="preserve">Refers to others mostly with “そなた”</w:t>
          </w:r>
        </w:sdtContent>
      </w:sdt>
    </w:p>
    <w:p w:rsidR="00000000" w:rsidDel="00000000" w:rsidP="00000000" w:rsidRDefault="00000000" w:rsidRPr="00000000" w14:paraId="0000096B">
      <w:pPr>
        <w:widowControl w:val="0"/>
        <w:numPr>
          <w:ilvl w:val="0"/>
          <w:numId w:val="5"/>
        </w:numPr>
        <w:spacing w:line="240" w:lineRule="auto"/>
        <w:ind w:left="2520" w:hanging="360"/>
        <w:rPr>
          <w:u w:val="none"/>
        </w:rPr>
      </w:pPr>
      <w:r w:rsidDel="00000000" w:rsidR="00000000" w:rsidRPr="00000000">
        <w:rPr>
          <w:rtl w:val="0"/>
        </w:rPr>
        <w:t xml:space="preserve">Archaic and Grandiose manner of speaking</w:t>
      </w:r>
    </w:p>
    <w:p w:rsidR="00000000" w:rsidDel="00000000" w:rsidP="00000000" w:rsidRDefault="00000000" w:rsidRPr="00000000" w14:paraId="0000096C">
      <w:pPr>
        <w:ind w:left="1440" w:firstLine="0"/>
        <w:rPr/>
      </w:pPr>
      <w:r w:rsidDel="00000000" w:rsidR="00000000" w:rsidRPr="00000000">
        <w:rPr>
          <w:rtl w:val="0"/>
        </w:rPr>
        <w:t xml:space="preserve">English speech quirks:</w:t>
      </w:r>
    </w:p>
    <w:p w:rsidR="00000000" w:rsidDel="00000000" w:rsidP="00000000" w:rsidRDefault="00000000" w:rsidRPr="00000000" w14:paraId="0000096D">
      <w:pPr>
        <w:numPr>
          <w:ilvl w:val="0"/>
          <w:numId w:val="5"/>
        </w:numPr>
        <w:ind w:left="2520" w:hanging="360"/>
      </w:pPr>
      <w:r w:rsidDel="00000000" w:rsidR="00000000" w:rsidRPr="00000000">
        <w:rPr>
          <w:rtl w:val="0"/>
        </w:rPr>
        <w:t xml:space="preserve">No Contractions</w:t>
      </w:r>
    </w:p>
    <w:p w:rsidR="00000000" w:rsidDel="00000000" w:rsidP="00000000" w:rsidRDefault="00000000" w:rsidRPr="00000000" w14:paraId="0000096E">
      <w:pPr>
        <w:numPr>
          <w:ilvl w:val="0"/>
          <w:numId w:val="5"/>
        </w:numPr>
        <w:ind w:left="2520" w:hanging="360"/>
      </w:pPr>
      <w:r w:rsidDel="00000000" w:rsidR="00000000" w:rsidRPr="00000000">
        <w:rPr>
          <w:rtl w:val="0"/>
        </w:rPr>
        <w:t xml:space="preserve">Speaks in archaic and grandiose manner</w:t>
      </w:r>
    </w:p>
    <w:p w:rsidR="00000000" w:rsidDel="00000000" w:rsidP="00000000" w:rsidRDefault="00000000" w:rsidRPr="00000000" w14:paraId="0000096F">
      <w:pPr>
        <w:numPr>
          <w:ilvl w:val="0"/>
          <w:numId w:val="5"/>
        </w:numPr>
        <w:ind w:left="2520" w:hanging="360"/>
        <w:rPr>
          <w:u w:val="none"/>
        </w:rPr>
      </w:pPr>
      <w:r w:rsidDel="00000000" w:rsidR="00000000" w:rsidRPr="00000000">
        <w:rPr>
          <w:rtl w:val="0"/>
        </w:rPr>
        <w:t xml:space="preserve">Replace “you” with “thou”, etc.</w:t>
      </w:r>
    </w:p>
    <w:p w:rsidR="00000000" w:rsidDel="00000000" w:rsidP="00000000" w:rsidRDefault="00000000" w:rsidRPr="00000000" w14:paraId="00000970">
      <w:pPr>
        <w:ind w:left="1440" w:firstLine="0"/>
        <w:rPr/>
      </w:pPr>
      <w:r w:rsidDel="00000000" w:rsidR="00000000" w:rsidRPr="00000000">
        <w:rPr>
          <w:rtl w:val="0"/>
        </w:rPr>
        <w:t xml:space="preserve">Notes:</w:t>
      </w:r>
    </w:p>
    <w:p w:rsidR="00000000" w:rsidDel="00000000" w:rsidP="00000000" w:rsidRDefault="00000000" w:rsidRPr="00000000" w14:paraId="00000971">
      <w:pPr>
        <w:numPr>
          <w:ilvl w:val="0"/>
          <w:numId w:val="5"/>
        </w:numPr>
        <w:ind w:left="2520" w:hanging="360"/>
      </w:pPr>
      <w:sdt>
        <w:sdtPr>
          <w:tag w:val="goog_rdk_711"/>
        </w:sdtPr>
        <w:sdtContent>
          <w:r w:rsidDel="00000000" w:rsidR="00000000" w:rsidRPr="00000000">
            <w:rPr>
              <w:rFonts w:ascii="Arial Unicode MS" w:cs="Arial Unicode MS" w:eastAsia="Arial Unicode MS" w:hAnsi="Arial Unicode MS"/>
              <w:rtl w:val="0"/>
            </w:rPr>
            <w:t xml:space="preserve">Occasionally refers to Iris (Yorna) as “我が星” - to be rendered as “O Star of Mine”</w:t>
          </w:r>
        </w:sdtContent>
      </w:sdt>
    </w:p>
    <w:p w:rsidR="00000000" w:rsidDel="00000000" w:rsidP="00000000" w:rsidRDefault="00000000" w:rsidRPr="00000000" w14:paraId="00000972">
      <w:pPr>
        <w:numPr>
          <w:ilvl w:val="0"/>
          <w:numId w:val="5"/>
        </w:numPr>
        <w:ind w:left="2520" w:hanging="360"/>
        <w:rPr>
          <w:u w:val="none"/>
        </w:rPr>
      </w:pPr>
      <w:sdt>
        <w:sdtPr>
          <w:tag w:val="goog_rdk_712"/>
        </w:sdtPr>
        <w:sdtContent>
          <w:r w:rsidDel="00000000" w:rsidR="00000000" w:rsidRPr="00000000">
            <w:rPr>
              <w:rFonts w:ascii="Arial Unicode MS" w:cs="Arial Unicode MS" w:eastAsia="Arial Unicode MS" w:hAnsi="Arial Unicode MS"/>
              <w:rtl w:val="0"/>
            </w:rPr>
            <w:t xml:space="preserve">Referred to as the “King of Thorns” (茨の王) and “Emperor of the Briar” (荊棘帝)</w:t>
          </w:r>
        </w:sdtContent>
      </w:sdt>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b w:val="1"/>
        </w:rPr>
      </w:pPr>
      <w:r w:rsidDel="00000000" w:rsidR="00000000" w:rsidRPr="00000000">
        <w:rPr>
          <w:rtl w:val="0"/>
        </w:rPr>
      </w:r>
    </w:p>
    <w:p w:rsidR="00000000" w:rsidDel="00000000" w:rsidP="00000000" w:rsidRDefault="00000000" w:rsidRPr="00000000" w14:paraId="00000975">
      <w:pPr>
        <w:pStyle w:val="Heading3"/>
        <w:rPr/>
      </w:pPr>
      <w:bookmarkStart w:colFirst="0" w:colLast="0" w:name="_heading=h.au4cpjkbsfqu" w:id="95"/>
      <w:bookmarkEnd w:id="95"/>
      <w:r w:rsidDel="00000000" w:rsidR="00000000" w:rsidRPr="00000000">
        <w:rPr>
          <w:rtl w:val="0"/>
        </w:rPr>
        <w:t xml:space="preserve">Nine Divine Generals</w:t>
      </w:r>
    </w:p>
    <w:p w:rsidR="00000000" w:rsidDel="00000000" w:rsidP="00000000" w:rsidRDefault="00000000" w:rsidRPr="00000000" w14:paraId="00000976">
      <w:pPr>
        <w:rPr>
          <w:b w:val="1"/>
        </w:rPr>
      </w:pPr>
      <w:r w:rsidDel="00000000" w:rsidR="00000000" w:rsidRPr="00000000">
        <w:rPr>
          <w:rtl w:val="0"/>
        </w:rPr>
      </w:r>
    </w:p>
    <w:p w:rsidR="00000000" w:rsidDel="00000000" w:rsidP="00000000" w:rsidRDefault="00000000" w:rsidRPr="00000000" w14:paraId="00000977">
      <w:pPr>
        <w:pStyle w:val="Heading4"/>
        <w:ind w:left="720" w:firstLine="0"/>
        <w:rPr/>
      </w:pPr>
      <w:bookmarkStart w:colFirst="0" w:colLast="0" w:name="_heading=h.yzeq2hapns3k" w:id="96"/>
      <w:bookmarkEnd w:id="96"/>
      <w:r w:rsidDel="00000000" w:rsidR="00000000" w:rsidRPr="00000000">
        <w:rPr>
          <w:rtl w:val="0"/>
        </w:rPr>
        <w:t xml:space="preserve">Arakiya</w:t>
      </w:r>
    </w:p>
    <w:p w:rsidR="00000000" w:rsidDel="00000000" w:rsidP="00000000" w:rsidRDefault="00000000" w:rsidRPr="00000000" w14:paraId="00000978">
      <w:pPr>
        <w:rPr/>
      </w:pPr>
      <w:sdt>
        <w:sdtPr>
          <w:tag w:val="goog_rdk_713"/>
        </w:sdtPr>
        <w:sdtContent>
          <w:r w:rsidDel="00000000" w:rsidR="00000000" w:rsidRPr="00000000">
            <w:rPr>
              <w:rFonts w:ascii="Arial Unicode MS" w:cs="Arial Unicode MS" w:eastAsia="Arial Unicode MS" w:hAnsi="Arial Unicode MS"/>
              <w:rtl w:val="0"/>
            </w:rPr>
            <w:tab/>
            <w:tab/>
            <w:t xml:space="preserve">Name in Japanese: アラキア</w:t>
          </w:r>
        </w:sdtContent>
      </w:sdt>
    </w:p>
    <w:p w:rsidR="00000000" w:rsidDel="00000000" w:rsidP="00000000" w:rsidRDefault="00000000" w:rsidRPr="00000000" w14:paraId="00000979">
      <w:pPr>
        <w:rPr/>
      </w:pPr>
      <w:r w:rsidDel="00000000" w:rsidR="00000000" w:rsidRPr="00000000">
        <w:rPr>
          <w:rtl w:val="0"/>
        </w:rPr>
        <w:tab/>
        <w:tab/>
        <w:t xml:space="preserve">Japanese speech quirks:</w:t>
      </w:r>
    </w:p>
    <w:p w:rsidR="00000000" w:rsidDel="00000000" w:rsidP="00000000" w:rsidRDefault="00000000" w:rsidRPr="00000000" w14:paraId="0000097A">
      <w:pPr>
        <w:numPr>
          <w:ilvl w:val="0"/>
          <w:numId w:val="5"/>
        </w:numPr>
        <w:ind w:left="2520" w:hanging="360"/>
        <w:rPr/>
      </w:pPr>
      <w:sdt>
        <w:sdtPr>
          <w:tag w:val="goog_rdk_714"/>
        </w:sdtPr>
        <w:sdtContent>
          <w:r w:rsidDel="00000000" w:rsidR="00000000" w:rsidRPr="00000000">
            <w:rPr>
              <w:rFonts w:ascii="Arial Unicode MS" w:cs="Arial Unicode MS" w:eastAsia="Arial Unicode MS" w:hAnsi="Arial Unicode MS"/>
              <w:rtl w:val="0"/>
            </w:rPr>
            <w:t xml:space="preserve">First person pronoun – “わたし”</w:t>
          </w:r>
        </w:sdtContent>
      </w:sdt>
    </w:p>
    <w:p w:rsidR="00000000" w:rsidDel="00000000" w:rsidP="00000000" w:rsidRDefault="00000000" w:rsidRPr="00000000" w14:paraId="0000097B">
      <w:pPr>
        <w:ind w:left="1440" w:firstLine="0"/>
        <w:rPr/>
      </w:pPr>
      <w:r w:rsidDel="00000000" w:rsidR="00000000" w:rsidRPr="00000000">
        <w:rPr>
          <w:rtl w:val="0"/>
        </w:rPr>
        <w:t xml:space="preserve">English speech quirks:</w:t>
      </w:r>
    </w:p>
    <w:p w:rsidR="00000000" w:rsidDel="00000000" w:rsidP="00000000" w:rsidRDefault="00000000" w:rsidRPr="00000000" w14:paraId="0000097C">
      <w:pPr>
        <w:widowControl w:val="0"/>
        <w:numPr>
          <w:ilvl w:val="0"/>
          <w:numId w:val="5"/>
        </w:numPr>
        <w:spacing w:line="240" w:lineRule="auto"/>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97D">
      <w:pPr>
        <w:numPr>
          <w:ilvl w:val="0"/>
          <w:numId w:val="5"/>
        </w:numPr>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97E">
      <w:pPr>
        <w:ind w:left="1440" w:firstLine="0"/>
        <w:rPr/>
      </w:pPr>
      <w:r w:rsidDel="00000000" w:rsidR="00000000" w:rsidRPr="00000000">
        <w:rPr>
          <w:rtl w:val="0"/>
        </w:rPr>
        <w:t xml:space="preserve">Notes:</w:t>
      </w:r>
    </w:p>
    <w:p w:rsidR="00000000" w:rsidDel="00000000" w:rsidP="00000000" w:rsidRDefault="00000000" w:rsidRPr="00000000" w14:paraId="0000097F">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980">
      <w:pPr>
        <w:rPr>
          <w:b w:val="1"/>
        </w:rPr>
      </w:pPr>
      <w:r w:rsidDel="00000000" w:rsidR="00000000" w:rsidRPr="00000000">
        <w:rPr>
          <w:rtl w:val="0"/>
        </w:rPr>
      </w:r>
    </w:p>
    <w:p w:rsidR="00000000" w:rsidDel="00000000" w:rsidP="00000000" w:rsidRDefault="00000000" w:rsidRPr="00000000" w14:paraId="00000981">
      <w:pPr>
        <w:pStyle w:val="Heading4"/>
        <w:ind w:left="720" w:firstLine="0"/>
        <w:rPr/>
      </w:pPr>
      <w:bookmarkStart w:colFirst="0" w:colLast="0" w:name="_heading=h.c0zv5mmqgool" w:id="97"/>
      <w:bookmarkEnd w:id="97"/>
      <w:r w:rsidDel="00000000" w:rsidR="00000000" w:rsidRPr="00000000">
        <w:rPr>
          <w:rtl w:val="0"/>
        </w:rPr>
        <w:t xml:space="preserve">Balleroy Temeglyph</w:t>
      </w:r>
    </w:p>
    <w:p w:rsidR="00000000" w:rsidDel="00000000" w:rsidP="00000000" w:rsidRDefault="00000000" w:rsidRPr="00000000" w14:paraId="00000982">
      <w:pPr>
        <w:rPr/>
      </w:pPr>
      <w:sdt>
        <w:sdtPr>
          <w:tag w:val="goog_rdk_715"/>
        </w:sdtPr>
        <w:sdtContent>
          <w:r w:rsidDel="00000000" w:rsidR="00000000" w:rsidRPr="00000000">
            <w:rPr>
              <w:rFonts w:ascii="Arial Unicode MS" w:cs="Arial Unicode MS" w:eastAsia="Arial Unicode MS" w:hAnsi="Arial Unicode MS"/>
              <w:rtl w:val="0"/>
            </w:rPr>
            <w:tab/>
            <w:tab/>
            <w:t xml:space="preserve">Name in Japanese: バルロイ・テメグリフ</w:t>
          </w:r>
        </w:sdtContent>
      </w:sdt>
    </w:p>
    <w:p w:rsidR="00000000" w:rsidDel="00000000" w:rsidP="00000000" w:rsidRDefault="00000000" w:rsidRPr="00000000" w14:paraId="00000983">
      <w:pPr>
        <w:ind w:left="720" w:firstLine="720"/>
        <w:rPr/>
      </w:pPr>
      <w:r w:rsidDel="00000000" w:rsidR="00000000" w:rsidRPr="00000000">
        <w:rPr>
          <w:rtl w:val="0"/>
        </w:rPr>
        <w:t xml:space="preserve">Japanese speech quirks:</w:t>
      </w:r>
    </w:p>
    <w:p w:rsidR="00000000" w:rsidDel="00000000" w:rsidP="00000000" w:rsidRDefault="00000000" w:rsidRPr="00000000" w14:paraId="00000984">
      <w:pPr>
        <w:numPr>
          <w:ilvl w:val="0"/>
          <w:numId w:val="5"/>
        </w:numPr>
        <w:ind w:left="2520" w:hanging="360"/>
        <w:rPr/>
      </w:pPr>
      <w:sdt>
        <w:sdtPr>
          <w:tag w:val="goog_rdk_716"/>
        </w:sdtPr>
        <w:sdtContent>
          <w:r w:rsidDel="00000000" w:rsidR="00000000" w:rsidRPr="00000000">
            <w:rPr>
              <w:rFonts w:ascii="Arial Unicode MS" w:cs="Arial Unicode MS" w:eastAsia="Arial Unicode MS" w:hAnsi="Arial Unicode MS"/>
              <w:rtl w:val="0"/>
            </w:rPr>
            <w:t xml:space="preserve">First person pronoun – “あっし”</w:t>
          </w:r>
        </w:sdtContent>
      </w:sdt>
    </w:p>
    <w:p w:rsidR="00000000" w:rsidDel="00000000" w:rsidP="00000000" w:rsidRDefault="00000000" w:rsidRPr="00000000" w14:paraId="00000985">
      <w:pPr>
        <w:numPr>
          <w:ilvl w:val="0"/>
          <w:numId w:val="5"/>
        </w:numPr>
        <w:ind w:left="2520" w:hanging="360"/>
        <w:rPr/>
      </w:pPr>
      <w:r w:rsidDel="00000000" w:rsidR="00000000" w:rsidRPr="00000000">
        <w:rPr>
          <w:rtl w:val="0"/>
        </w:rPr>
        <w:t xml:space="preserve">Uses slang, extra casual and stylish</w:t>
      </w:r>
    </w:p>
    <w:p w:rsidR="00000000" w:rsidDel="00000000" w:rsidP="00000000" w:rsidRDefault="00000000" w:rsidRPr="00000000" w14:paraId="00000986">
      <w:pPr>
        <w:ind w:left="720" w:firstLine="720"/>
        <w:rPr/>
      </w:pPr>
      <w:r w:rsidDel="00000000" w:rsidR="00000000" w:rsidRPr="00000000">
        <w:rPr>
          <w:rtl w:val="0"/>
        </w:rPr>
        <w:t xml:space="preserve">English speech quirks:</w:t>
      </w:r>
    </w:p>
    <w:p w:rsidR="00000000" w:rsidDel="00000000" w:rsidP="00000000" w:rsidRDefault="00000000" w:rsidRPr="00000000" w14:paraId="00000987">
      <w:pPr>
        <w:numPr>
          <w:ilvl w:val="0"/>
          <w:numId w:val="5"/>
        </w:numPr>
        <w:ind w:left="2520" w:hanging="360"/>
        <w:rPr/>
      </w:pPr>
      <w:r w:rsidDel="00000000" w:rsidR="00000000" w:rsidRPr="00000000">
        <w:rPr>
          <w:rtl w:val="0"/>
        </w:rPr>
        <w:t xml:space="preserve">Uses mostly contractions such as “I’m” / “don’t” / “y’all”/ “(y’)ain’t”, but does not use “‘bout” / “gonna” / “-in’” / “’n” / etc</w:t>
      </w:r>
    </w:p>
    <w:p w:rsidR="00000000" w:rsidDel="00000000" w:rsidP="00000000" w:rsidRDefault="00000000" w:rsidRPr="00000000" w14:paraId="00000988">
      <w:pPr>
        <w:numPr>
          <w:ilvl w:val="0"/>
          <w:numId w:val="5"/>
        </w:numPr>
        <w:ind w:left="2520" w:hanging="360"/>
        <w:rPr/>
      </w:pPr>
      <w:r w:rsidDel="00000000" w:rsidR="00000000" w:rsidRPr="00000000">
        <w:rPr>
          <w:rtl w:val="0"/>
        </w:rPr>
        <w:t xml:space="preserve">Very casual, laidback style of speech</w:t>
      </w:r>
    </w:p>
    <w:p w:rsidR="00000000" w:rsidDel="00000000" w:rsidP="00000000" w:rsidRDefault="00000000" w:rsidRPr="00000000" w14:paraId="00000989">
      <w:pPr>
        <w:ind w:left="720" w:firstLine="720"/>
        <w:rPr/>
      </w:pPr>
      <w:r w:rsidDel="00000000" w:rsidR="00000000" w:rsidRPr="00000000">
        <w:rPr>
          <w:rtl w:val="0"/>
        </w:rPr>
        <w:t xml:space="preserve">Notes:</w:t>
      </w:r>
    </w:p>
    <w:p w:rsidR="00000000" w:rsidDel="00000000" w:rsidP="00000000" w:rsidRDefault="00000000" w:rsidRPr="00000000" w14:paraId="0000098A">
      <w:pPr>
        <w:numPr>
          <w:ilvl w:val="0"/>
          <w:numId w:val="5"/>
        </w:numPr>
        <w:ind w:left="2520" w:hanging="360"/>
        <w:rPr/>
      </w:pPr>
      <w:sdt>
        <w:sdtPr>
          <w:tag w:val="goog_rdk_717"/>
        </w:sdtPr>
        <w:sdtContent>
          <w:r w:rsidDel="00000000" w:rsidR="00000000" w:rsidRPr="00000000">
            <w:rPr>
              <w:rFonts w:ascii="Arial Unicode MS" w:cs="Arial Unicode MS" w:eastAsia="Arial Unicode MS" w:hAnsi="Arial Unicode MS"/>
              <w:rtl w:val="0"/>
            </w:rPr>
            <w:t xml:space="preserve">Is the “sworn brother” of Miles, Flop, and Medium(義兄弟) and called Miles “</w:t>
          </w:r>
        </w:sdtContent>
      </w:sdt>
      <w:r w:rsidDel="00000000" w:rsidR="00000000" w:rsidRPr="00000000">
        <w:rPr>
          <w:rtl w:val="0"/>
        </w:rPr>
        <w:t xml:space="preserve">Big Bro Miles</w:t>
      </w:r>
      <w:sdt>
        <w:sdtPr>
          <w:tag w:val="goog_rdk_718"/>
        </w:sdtPr>
        <w:sdtContent>
          <w:r w:rsidDel="00000000" w:rsidR="00000000" w:rsidRPr="00000000">
            <w:rPr>
              <w:rFonts w:ascii="Arial Unicode MS" w:cs="Arial Unicode MS" w:eastAsia="Arial Unicode MS" w:hAnsi="Arial Unicode MS"/>
              <w:rtl w:val="0"/>
            </w:rPr>
            <w:t xml:space="preserve">” (マイルズ兄)</w:t>
          </w:r>
        </w:sdtContent>
      </w:sdt>
      <w:r w:rsidDel="00000000" w:rsidR="00000000" w:rsidRPr="00000000">
        <w:rPr>
          <w:rtl w:val="0"/>
        </w:rPr>
      </w:r>
    </w:p>
    <w:p w:rsidR="00000000" w:rsidDel="00000000" w:rsidP="00000000" w:rsidRDefault="00000000" w:rsidRPr="00000000" w14:paraId="0000098B">
      <w:pPr>
        <w:rPr>
          <w:b w:val="1"/>
        </w:rPr>
      </w:pPr>
      <w:r w:rsidDel="00000000" w:rsidR="00000000" w:rsidRPr="00000000">
        <w:rPr>
          <w:rtl w:val="0"/>
        </w:rPr>
      </w:r>
    </w:p>
    <w:p w:rsidR="00000000" w:rsidDel="00000000" w:rsidP="00000000" w:rsidRDefault="00000000" w:rsidRPr="00000000" w14:paraId="0000098C">
      <w:pPr>
        <w:pStyle w:val="Heading4"/>
        <w:ind w:left="720" w:firstLine="0"/>
        <w:rPr/>
      </w:pPr>
      <w:bookmarkStart w:colFirst="0" w:colLast="0" w:name="_heading=h.bdrb2dex443n" w:id="98"/>
      <w:bookmarkEnd w:id="98"/>
      <w:r w:rsidDel="00000000" w:rsidR="00000000" w:rsidRPr="00000000">
        <w:rPr>
          <w:rtl w:val="0"/>
        </w:rPr>
        <w:t xml:space="preserve">Cecilus Segmunt</w:t>
      </w:r>
    </w:p>
    <w:p w:rsidR="00000000" w:rsidDel="00000000" w:rsidP="00000000" w:rsidRDefault="00000000" w:rsidRPr="00000000" w14:paraId="0000098D">
      <w:pPr>
        <w:rPr/>
      </w:pPr>
      <w:sdt>
        <w:sdtPr>
          <w:tag w:val="goog_rdk_719"/>
        </w:sdtPr>
        <w:sdtContent>
          <w:r w:rsidDel="00000000" w:rsidR="00000000" w:rsidRPr="00000000">
            <w:rPr>
              <w:rFonts w:ascii="Arial Unicode MS" w:cs="Arial Unicode MS" w:eastAsia="Arial Unicode MS" w:hAnsi="Arial Unicode MS"/>
              <w:rtl w:val="0"/>
            </w:rPr>
            <w:tab/>
            <w:tab/>
            <w:t xml:space="preserve">Name in Japanese: セシルス・セグムント</w:t>
          </w:r>
        </w:sdtContent>
      </w:sdt>
    </w:p>
    <w:p w:rsidR="00000000" w:rsidDel="00000000" w:rsidP="00000000" w:rsidRDefault="00000000" w:rsidRPr="00000000" w14:paraId="0000098E">
      <w:pPr>
        <w:ind w:left="720" w:firstLine="720"/>
        <w:rPr/>
      </w:pPr>
      <w:r w:rsidDel="00000000" w:rsidR="00000000" w:rsidRPr="00000000">
        <w:rPr>
          <w:rtl w:val="0"/>
        </w:rPr>
        <w:t xml:space="preserve">Japanese speech quirks:</w:t>
      </w:r>
    </w:p>
    <w:p w:rsidR="00000000" w:rsidDel="00000000" w:rsidP="00000000" w:rsidRDefault="00000000" w:rsidRPr="00000000" w14:paraId="0000098F">
      <w:pPr>
        <w:numPr>
          <w:ilvl w:val="0"/>
          <w:numId w:val="5"/>
        </w:numPr>
        <w:ind w:left="2520" w:hanging="360"/>
        <w:rPr/>
      </w:pPr>
      <w:sdt>
        <w:sdtPr>
          <w:tag w:val="goog_rdk_720"/>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990">
      <w:pPr>
        <w:numPr>
          <w:ilvl w:val="0"/>
          <w:numId w:val="5"/>
        </w:numPr>
        <w:ind w:left="2520" w:hanging="360"/>
        <w:rPr/>
      </w:pPr>
      <w:r w:rsidDel="00000000" w:rsidR="00000000" w:rsidRPr="00000000">
        <w:rPr>
          <w:rtl w:val="0"/>
        </w:rPr>
        <w:t xml:space="preserve">Casual speech</w:t>
      </w:r>
    </w:p>
    <w:p w:rsidR="00000000" w:rsidDel="00000000" w:rsidP="00000000" w:rsidRDefault="00000000" w:rsidRPr="00000000" w14:paraId="00000991">
      <w:pPr>
        <w:rPr/>
      </w:pPr>
      <w:r w:rsidDel="00000000" w:rsidR="00000000" w:rsidRPr="00000000">
        <w:rPr>
          <w:rtl w:val="0"/>
        </w:rPr>
        <w:tab/>
        <w:tab/>
        <w:t xml:space="preserve">English speech quirks:</w:t>
      </w:r>
    </w:p>
    <w:p w:rsidR="00000000" w:rsidDel="00000000" w:rsidP="00000000" w:rsidRDefault="00000000" w:rsidRPr="00000000" w14:paraId="00000992">
      <w:pPr>
        <w:widowControl w:val="0"/>
        <w:numPr>
          <w:ilvl w:val="0"/>
          <w:numId w:val="5"/>
        </w:numPr>
        <w:spacing w:line="240" w:lineRule="auto"/>
        <w:ind w:left="2520" w:hanging="360"/>
        <w:rPr/>
      </w:pPr>
      <w:r w:rsidDel="00000000" w:rsidR="00000000" w:rsidRPr="00000000">
        <w:rPr>
          <w:rtl w:val="0"/>
        </w:rPr>
        <w:t xml:space="preserve">Uses mostly contractions such as “I’m” / “don’t” / “kinda” (not wanna or gotta, so “something + of” rather than “something + to”) / </w:t>
      </w:r>
      <w:r w:rsidDel="00000000" w:rsidR="00000000" w:rsidRPr="00000000">
        <w:rPr>
          <w:rtl w:val="0"/>
        </w:rPr>
        <w:t xml:space="preserve">”y’all”</w:t>
      </w:r>
      <w:r w:rsidDel="00000000" w:rsidR="00000000" w:rsidRPr="00000000">
        <w:rPr>
          <w:rtl w:val="0"/>
        </w:rPr>
        <w:t xml:space="preserve"> / “lil’”, etc, but does not use “-in’” / “’n”, “ain’t” is used scarcely</w:t>
      </w:r>
    </w:p>
    <w:p w:rsidR="00000000" w:rsidDel="00000000" w:rsidP="00000000" w:rsidRDefault="00000000" w:rsidRPr="00000000" w14:paraId="00000993">
      <w:pPr>
        <w:widowControl w:val="0"/>
        <w:numPr>
          <w:ilvl w:val="0"/>
          <w:numId w:val="5"/>
        </w:numPr>
        <w:spacing w:line="240" w:lineRule="auto"/>
        <w:ind w:left="2520" w:hanging="360"/>
        <w:rPr/>
      </w:pPr>
      <w:r w:rsidDel="00000000" w:rsidR="00000000" w:rsidRPr="00000000">
        <w:rPr>
          <w:rtl w:val="0"/>
        </w:rPr>
        <w:t xml:space="preserve">Flowery and grandiose but simple vocabulary</w:t>
      </w:r>
    </w:p>
    <w:p w:rsidR="00000000" w:rsidDel="00000000" w:rsidP="00000000" w:rsidRDefault="00000000" w:rsidRPr="00000000" w14:paraId="00000994">
      <w:pPr>
        <w:numPr>
          <w:ilvl w:val="0"/>
          <w:numId w:val="5"/>
        </w:numPr>
        <w:ind w:left="2520" w:hanging="360"/>
        <w:rPr/>
      </w:pPr>
      <w:sdt>
        <w:sdtPr>
          <w:tag w:val="goog_rdk_721"/>
        </w:sdtPr>
        <w:sdtContent>
          <w:r w:rsidDel="00000000" w:rsidR="00000000" w:rsidRPr="00000000">
            <w:rPr>
              <w:rFonts w:ascii="Arial Unicode MS" w:cs="Arial Unicode MS" w:eastAsia="Arial Unicode MS" w:hAnsi="Arial Unicode MS"/>
              <w:rtl w:val="0"/>
            </w:rPr>
            <w:t xml:space="preserve">Calls Subaru “Basu” (バッスー), and later on, “Boss”, in Engrish (ボス)</w:t>
          </w:r>
        </w:sdtContent>
      </w:sdt>
    </w:p>
    <w:p w:rsidR="00000000" w:rsidDel="00000000" w:rsidP="00000000" w:rsidRDefault="00000000" w:rsidRPr="00000000" w14:paraId="00000995">
      <w:pPr>
        <w:numPr>
          <w:ilvl w:val="0"/>
          <w:numId w:val="5"/>
        </w:numPr>
        <w:ind w:left="2520" w:hanging="360"/>
        <w:rPr/>
      </w:pPr>
      <w:sdt>
        <w:sdtPr>
          <w:tag w:val="goog_rdk_722"/>
        </w:sdtPr>
        <w:sdtContent>
          <w:r w:rsidDel="00000000" w:rsidR="00000000" w:rsidRPr="00000000">
            <w:rPr>
              <w:rFonts w:ascii="Arial Unicode MS" w:cs="Arial Unicode MS" w:eastAsia="Arial Unicode MS" w:hAnsi="Arial Unicode MS"/>
              <w:rtl w:val="0"/>
            </w:rPr>
            <w:t xml:space="preserve">Sometimes refers to himself and others as “役者” (actor), himself as “花形役者”/”主演役者” (star/lead actor) from time to time</w:t>
          </w:r>
        </w:sdtContent>
      </w:sdt>
    </w:p>
    <w:p w:rsidR="00000000" w:rsidDel="00000000" w:rsidP="00000000" w:rsidRDefault="00000000" w:rsidRPr="00000000" w14:paraId="00000996">
      <w:pPr>
        <w:numPr>
          <w:ilvl w:val="0"/>
          <w:numId w:val="5"/>
        </w:numPr>
        <w:ind w:left="2520" w:hanging="360"/>
        <w:rPr>
          <w:u w:val="none"/>
        </w:rPr>
      </w:pPr>
      <w:sdt>
        <w:sdtPr>
          <w:tag w:val="goog_rdk_723"/>
        </w:sdtPr>
        <w:sdtContent>
          <w:r w:rsidDel="00000000" w:rsidR="00000000" w:rsidRPr="00000000">
            <w:rPr>
              <w:rFonts w:ascii="Arial Unicode MS" w:cs="Arial Unicode MS" w:eastAsia="Arial Unicode MS" w:hAnsi="Arial Unicode MS"/>
              <w:rtl w:val="0"/>
            </w:rPr>
            <w:t xml:space="preserve">"花形役者" should be translated as "leading actor"</w:t>
          </w:r>
        </w:sdtContent>
      </w:sdt>
    </w:p>
    <w:p w:rsidR="00000000" w:rsidDel="00000000" w:rsidP="00000000" w:rsidRDefault="00000000" w:rsidRPr="00000000" w14:paraId="00000997">
      <w:pPr>
        <w:ind w:left="720" w:firstLine="720"/>
        <w:rPr/>
      </w:pPr>
      <w:r w:rsidDel="00000000" w:rsidR="00000000" w:rsidRPr="00000000">
        <w:rPr>
          <w:rtl w:val="0"/>
        </w:rPr>
        <w:t xml:space="preserve">Notes:</w:t>
      </w:r>
    </w:p>
    <w:p w:rsidR="00000000" w:rsidDel="00000000" w:rsidP="00000000" w:rsidRDefault="00000000" w:rsidRPr="00000000" w14:paraId="00000998">
      <w:pPr>
        <w:numPr>
          <w:ilvl w:val="0"/>
          <w:numId w:val="5"/>
        </w:numPr>
        <w:ind w:left="2520" w:hanging="360"/>
        <w:rPr/>
      </w:pPr>
      <w:sdt>
        <w:sdtPr>
          <w:tag w:val="goog_rdk_724"/>
        </w:sdtPr>
        <w:sdtContent>
          <w:r w:rsidDel="00000000" w:rsidR="00000000" w:rsidRPr="00000000">
            <w:rPr>
              <w:rFonts w:ascii="Arial Unicode MS" w:cs="Arial Unicode MS" w:eastAsia="Arial Unicode MS" w:hAnsi="Arial Unicode MS"/>
              <w:rtl w:val="0"/>
            </w:rPr>
            <w:t xml:space="preserve">Has a tendency to use the expression “嫌いじゃないです、むしろ好き”, which is to be translated as “I don’t dislike it, rather, I quite like it”</w:t>
          </w:r>
        </w:sdtContent>
      </w:sdt>
    </w:p>
    <w:p w:rsidR="00000000" w:rsidDel="00000000" w:rsidP="00000000" w:rsidRDefault="00000000" w:rsidRPr="00000000" w14:paraId="00000999">
      <w:pPr>
        <w:rPr/>
      </w:pPr>
      <w:r w:rsidDel="00000000" w:rsidR="00000000" w:rsidRPr="00000000">
        <w:rPr>
          <w:rtl w:val="0"/>
        </w:rPr>
      </w:r>
    </w:p>
    <w:p w:rsidR="00000000" w:rsidDel="00000000" w:rsidP="00000000" w:rsidRDefault="00000000" w:rsidRPr="00000000" w14:paraId="0000099A">
      <w:pPr>
        <w:pStyle w:val="Heading4"/>
        <w:ind w:left="720" w:firstLine="0"/>
        <w:rPr/>
      </w:pPr>
      <w:bookmarkStart w:colFirst="0" w:colLast="0" w:name="_heading=h.8il3vnwlsx5x" w:id="99"/>
      <w:bookmarkEnd w:id="99"/>
      <w:r w:rsidDel="00000000" w:rsidR="00000000" w:rsidRPr="00000000">
        <w:rPr>
          <w:rtl w:val="0"/>
        </w:rPr>
        <w:t xml:space="preserve">Chisha Gold</w:t>
      </w:r>
    </w:p>
    <w:p w:rsidR="00000000" w:rsidDel="00000000" w:rsidP="00000000" w:rsidRDefault="00000000" w:rsidRPr="00000000" w14:paraId="0000099B">
      <w:pPr>
        <w:rPr/>
      </w:pPr>
      <w:sdt>
        <w:sdtPr>
          <w:tag w:val="goog_rdk_725"/>
        </w:sdtPr>
        <w:sdtContent>
          <w:r w:rsidDel="00000000" w:rsidR="00000000" w:rsidRPr="00000000">
            <w:rPr>
              <w:rFonts w:ascii="Arial Unicode MS" w:cs="Arial Unicode MS" w:eastAsia="Arial Unicode MS" w:hAnsi="Arial Unicode MS"/>
              <w:rtl w:val="0"/>
            </w:rPr>
            <w:tab/>
            <w:tab/>
            <w:t xml:space="preserve">Name in Japanese: チシャ・ゴールド</w:t>
          </w:r>
        </w:sdtContent>
      </w:sdt>
    </w:p>
    <w:p w:rsidR="00000000" w:rsidDel="00000000" w:rsidP="00000000" w:rsidRDefault="00000000" w:rsidRPr="00000000" w14:paraId="0000099C">
      <w:pPr>
        <w:rPr/>
      </w:pPr>
      <w:r w:rsidDel="00000000" w:rsidR="00000000" w:rsidRPr="00000000">
        <w:rPr>
          <w:rtl w:val="0"/>
        </w:rPr>
        <w:tab/>
        <w:tab/>
        <w:t xml:space="preserve">Japanese speech quirks:</w:t>
      </w:r>
    </w:p>
    <w:p w:rsidR="00000000" w:rsidDel="00000000" w:rsidP="00000000" w:rsidRDefault="00000000" w:rsidRPr="00000000" w14:paraId="0000099D">
      <w:pPr>
        <w:numPr>
          <w:ilvl w:val="0"/>
          <w:numId w:val="2"/>
        </w:numPr>
        <w:ind w:left="2880" w:hanging="360"/>
        <w:rPr>
          <w:rFonts w:ascii="Noto Sans Symbols" w:cs="Noto Sans Symbols" w:eastAsia="Noto Sans Symbols" w:hAnsi="Noto Sans Symbols"/>
        </w:rPr>
      </w:pPr>
      <w:sdt>
        <w:sdtPr>
          <w:tag w:val="goog_rdk_726"/>
        </w:sdtPr>
        <w:sdtContent>
          <w:r w:rsidDel="00000000" w:rsidR="00000000" w:rsidRPr="00000000">
            <w:rPr>
              <w:rFonts w:ascii="Arial Unicode MS" w:cs="Arial Unicode MS" w:eastAsia="Arial Unicode MS" w:hAnsi="Arial Unicode MS"/>
              <w:rtl w:val="0"/>
            </w:rPr>
            <w:t xml:space="preserve">First person pronoun – “当方”</w:t>
          </w:r>
        </w:sdtContent>
      </w:sdt>
    </w:p>
    <w:p w:rsidR="00000000" w:rsidDel="00000000" w:rsidP="00000000" w:rsidRDefault="00000000" w:rsidRPr="00000000" w14:paraId="0000099E">
      <w:pPr>
        <w:numPr>
          <w:ilvl w:val="0"/>
          <w:numId w:val="2"/>
        </w:numPr>
        <w:ind w:left="2880" w:hanging="360"/>
        <w:rPr/>
      </w:pPr>
      <w:sdt>
        <w:sdtPr>
          <w:tag w:val="goog_rdk_727"/>
        </w:sdtPr>
        <w:sdtContent>
          <w:r w:rsidDel="00000000" w:rsidR="00000000" w:rsidRPr="00000000">
            <w:rPr>
              <w:rFonts w:ascii="Arial Unicode MS" w:cs="Arial Unicode MS" w:eastAsia="Arial Unicode MS" w:hAnsi="Arial Unicode MS"/>
              <w:rtl w:val="0"/>
            </w:rPr>
            <w:t xml:space="preserve">Elongates “な” at the end of sentences (like “なぁ”)</w:t>
          </w:r>
        </w:sdtContent>
      </w:sdt>
    </w:p>
    <w:p w:rsidR="00000000" w:rsidDel="00000000" w:rsidP="00000000" w:rsidRDefault="00000000" w:rsidRPr="00000000" w14:paraId="0000099F">
      <w:pPr>
        <w:numPr>
          <w:ilvl w:val="0"/>
          <w:numId w:val="2"/>
        </w:numPr>
        <w:ind w:left="2880" w:hanging="360"/>
        <w:rPr/>
      </w:pPr>
      <w:sdt>
        <w:sdtPr>
          <w:tag w:val="goog_rdk_728"/>
        </w:sdtPr>
        <w:sdtContent>
          <w:r w:rsidDel="00000000" w:rsidR="00000000" w:rsidRPr="00000000">
            <w:rPr>
              <w:rFonts w:ascii="Arial Unicode MS" w:cs="Arial Unicode MS" w:eastAsia="Arial Unicode MS" w:hAnsi="Arial Unicode MS"/>
              <w:rtl w:val="0"/>
            </w:rPr>
            <w:t xml:space="preserve">Tends to use “次第” at the end of sentences</w:t>
          </w:r>
        </w:sdtContent>
      </w:sdt>
    </w:p>
    <w:p w:rsidR="00000000" w:rsidDel="00000000" w:rsidP="00000000" w:rsidRDefault="00000000" w:rsidRPr="00000000" w14:paraId="000009A0">
      <w:pPr>
        <w:ind w:left="1440" w:firstLine="0"/>
        <w:rPr/>
      </w:pPr>
      <w:r w:rsidDel="00000000" w:rsidR="00000000" w:rsidRPr="00000000">
        <w:rPr>
          <w:rtl w:val="0"/>
        </w:rPr>
        <w:t xml:space="preserve">English speech quirks:</w:t>
      </w:r>
    </w:p>
    <w:p w:rsidR="00000000" w:rsidDel="00000000" w:rsidP="00000000" w:rsidRDefault="00000000" w:rsidRPr="00000000" w14:paraId="000009A1">
      <w:pPr>
        <w:numPr>
          <w:ilvl w:val="0"/>
          <w:numId w:val="2"/>
        </w:numPr>
        <w:ind w:left="2880" w:hanging="360"/>
        <w:rPr/>
      </w:pPr>
      <w:r w:rsidDel="00000000" w:rsidR="00000000" w:rsidRPr="00000000">
        <w:rPr>
          <w:rtl w:val="0"/>
        </w:rPr>
        <w:t xml:space="preserve">No contractions</w:t>
      </w:r>
    </w:p>
    <w:p w:rsidR="00000000" w:rsidDel="00000000" w:rsidP="00000000" w:rsidRDefault="00000000" w:rsidRPr="00000000" w14:paraId="000009A2">
      <w:pPr>
        <w:numPr>
          <w:ilvl w:val="0"/>
          <w:numId w:val="2"/>
        </w:numPr>
        <w:ind w:left="2880" w:hanging="360"/>
        <w:rPr/>
      </w:pPr>
      <w:sdt>
        <w:sdtPr>
          <w:tag w:val="goog_rdk_729"/>
        </w:sdtPr>
        <w:sdtContent>
          <w:r w:rsidDel="00000000" w:rsidR="00000000" w:rsidRPr="00000000">
            <w:rPr>
              <w:rFonts w:ascii="Arial Unicode MS" w:cs="Arial Unicode MS" w:eastAsia="Arial Unicode MS" w:hAnsi="Arial Unicode MS"/>
              <w:rtl w:val="0"/>
            </w:rPr>
            <w:t xml:space="preserve">Last vowel of words at the end of sentences that end in “なぁ” in the JP should be elongated.</w:t>
          </w:r>
        </w:sdtContent>
      </w:sdt>
    </w:p>
    <w:p w:rsidR="00000000" w:rsidDel="00000000" w:rsidP="00000000" w:rsidRDefault="00000000" w:rsidRPr="00000000" w14:paraId="000009A3">
      <w:pPr>
        <w:numPr>
          <w:ilvl w:val="1"/>
          <w:numId w:val="2"/>
        </w:numPr>
        <w:ind w:left="3600" w:hanging="360"/>
        <w:rPr/>
      </w:pPr>
      <w:sdt>
        <w:sdtPr>
          <w:tag w:val="goog_rdk_730"/>
        </w:sdtPr>
        <w:sdtContent>
          <w:r w:rsidDel="00000000" w:rsidR="00000000" w:rsidRPr="00000000">
            <w:rPr>
              <w:rFonts w:ascii="Arial Unicode MS" w:cs="Arial Unicode MS" w:eastAsia="Arial Unicode MS" w:hAnsi="Arial Unicode MS"/>
              <w:rtl w:val="0"/>
            </w:rPr>
            <w:t xml:space="preserve">E.g.: “聞いた話では、親が子の躾に持ち出すそうですなぁ。” -&gt; “From what I have heard, it seems parents mention it for disciplining their childreeen”</w:t>
          </w:r>
        </w:sdtContent>
      </w:sdt>
    </w:p>
    <w:p w:rsidR="00000000" w:rsidDel="00000000" w:rsidP="00000000" w:rsidRDefault="00000000" w:rsidRPr="00000000" w14:paraId="000009A4">
      <w:pPr>
        <w:ind w:left="720" w:firstLine="720"/>
        <w:rPr/>
      </w:pPr>
      <w:r w:rsidDel="00000000" w:rsidR="00000000" w:rsidRPr="00000000">
        <w:rPr>
          <w:rtl w:val="0"/>
        </w:rPr>
        <w:t xml:space="preserve">Notes:</w:t>
      </w:r>
    </w:p>
    <w:p w:rsidR="00000000" w:rsidDel="00000000" w:rsidP="00000000" w:rsidRDefault="00000000" w:rsidRPr="00000000" w14:paraId="000009A5">
      <w:pPr>
        <w:numPr>
          <w:ilvl w:val="0"/>
          <w:numId w:val="5"/>
        </w:numPr>
        <w:ind w:left="2520" w:hanging="360"/>
        <w:rPr/>
      </w:pPr>
      <w:sdt>
        <w:sdtPr>
          <w:tag w:val="goog_rdk_731"/>
        </w:sdtPr>
        <w:sdtContent>
          <w:r w:rsidDel="00000000" w:rsidR="00000000" w:rsidRPr="00000000">
            <w:rPr>
              <w:rFonts w:ascii="Arial Unicode MS" w:cs="Arial Unicode MS" w:eastAsia="Arial Unicode MS" w:hAnsi="Arial Unicode MS"/>
              <w:rtl w:val="0"/>
            </w:rPr>
            <w:t xml:space="preserve">Original name is “チェシャ・トリム” (Chesha Trim)</w:t>
          </w:r>
        </w:sdtContent>
      </w:sdt>
    </w:p>
    <w:p w:rsidR="00000000" w:rsidDel="00000000" w:rsidP="00000000" w:rsidRDefault="00000000" w:rsidRPr="00000000" w14:paraId="000009A6">
      <w:pPr>
        <w:numPr>
          <w:ilvl w:val="0"/>
          <w:numId w:val="5"/>
        </w:numPr>
        <w:ind w:left="2520" w:hanging="360"/>
        <w:rPr/>
      </w:pPr>
      <w:r w:rsidDel="00000000" w:rsidR="00000000" w:rsidRPr="00000000">
        <w:rPr>
          <w:rtl w:val="0"/>
        </w:rPr>
        <w:t xml:space="preserve">Uses same style of speech as Vincent when posing as him</w:t>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pStyle w:val="Heading4"/>
        <w:ind w:left="720" w:firstLine="0"/>
        <w:rPr/>
      </w:pPr>
      <w:bookmarkStart w:colFirst="0" w:colLast="0" w:name="_heading=h.p17ofutp96d2" w:id="100"/>
      <w:bookmarkEnd w:id="100"/>
      <w:r w:rsidDel="00000000" w:rsidR="00000000" w:rsidRPr="00000000">
        <w:rPr>
          <w:rtl w:val="0"/>
        </w:rPr>
        <w:t xml:space="preserve">Goz Ralfon</w:t>
      </w:r>
    </w:p>
    <w:p w:rsidR="00000000" w:rsidDel="00000000" w:rsidP="00000000" w:rsidRDefault="00000000" w:rsidRPr="00000000" w14:paraId="000009A9">
      <w:pPr>
        <w:rPr/>
      </w:pPr>
      <w:sdt>
        <w:sdtPr>
          <w:tag w:val="goog_rdk_732"/>
        </w:sdtPr>
        <w:sdtContent>
          <w:r w:rsidDel="00000000" w:rsidR="00000000" w:rsidRPr="00000000">
            <w:rPr>
              <w:rFonts w:ascii="Arial Unicode MS" w:cs="Arial Unicode MS" w:eastAsia="Arial Unicode MS" w:hAnsi="Arial Unicode MS"/>
              <w:rtl w:val="0"/>
            </w:rPr>
            <w:tab/>
            <w:tab/>
            <w:t xml:space="preserve">Name in Japanese: ゴズ・ラルフォン</w:t>
          </w:r>
        </w:sdtContent>
      </w:sdt>
    </w:p>
    <w:p w:rsidR="00000000" w:rsidDel="00000000" w:rsidP="00000000" w:rsidRDefault="00000000" w:rsidRPr="00000000" w14:paraId="000009AA">
      <w:pPr>
        <w:ind w:left="720" w:firstLine="720"/>
        <w:rPr/>
      </w:pPr>
      <w:r w:rsidDel="00000000" w:rsidR="00000000" w:rsidRPr="00000000">
        <w:rPr>
          <w:rtl w:val="0"/>
        </w:rPr>
        <w:t xml:space="preserve">Japanese speech quirks:</w:t>
      </w:r>
    </w:p>
    <w:p w:rsidR="00000000" w:rsidDel="00000000" w:rsidP="00000000" w:rsidRDefault="00000000" w:rsidRPr="00000000" w14:paraId="000009AB">
      <w:pPr>
        <w:numPr>
          <w:ilvl w:val="0"/>
          <w:numId w:val="5"/>
        </w:numPr>
        <w:ind w:left="2520" w:hanging="360"/>
        <w:rPr/>
      </w:pPr>
      <w:sdt>
        <w:sdtPr>
          <w:tag w:val="goog_rdk_733"/>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9AC">
      <w:pPr>
        <w:numPr>
          <w:ilvl w:val="0"/>
          <w:numId w:val="5"/>
        </w:numPr>
        <w:ind w:left="2520" w:hanging="360"/>
        <w:rPr/>
      </w:pPr>
      <w:r w:rsidDel="00000000" w:rsidR="00000000" w:rsidRPr="00000000">
        <w:rPr>
          <w:rtl w:val="0"/>
        </w:rPr>
        <w:t xml:space="preserve">Yells a lot, very uhhhh spirited</w:t>
      </w:r>
    </w:p>
    <w:p w:rsidR="00000000" w:rsidDel="00000000" w:rsidP="00000000" w:rsidRDefault="00000000" w:rsidRPr="00000000" w14:paraId="000009AD">
      <w:pPr>
        <w:ind w:left="1440" w:firstLine="0"/>
        <w:rPr/>
      </w:pPr>
      <w:r w:rsidDel="00000000" w:rsidR="00000000" w:rsidRPr="00000000">
        <w:rPr>
          <w:rtl w:val="0"/>
        </w:rPr>
        <w:t xml:space="preserve">English speech quirks:</w:t>
      </w:r>
    </w:p>
    <w:p w:rsidR="00000000" w:rsidDel="00000000" w:rsidP="00000000" w:rsidRDefault="00000000" w:rsidRPr="00000000" w14:paraId="000009AE">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AF">
      <w:pPr>
        <w:numPr>
          <w:ilvl w:val="0"/>
          <w:numId w:val="5"/>
        </w:numPr>
        <w:ind w:left="2520" w:hanging="360"/>
        <w:rPr/>
      </w:pPr>
      <w:r w:rsidDel="00000000" w:rsidR="00000000" w:rsidRPr="00000000">
        <w:rPr>
          <w:rtl w:val="0"/>
        </w:rPr>
        <w:t xml:space="preserve">Overly excited</w:t>
      </w:r>
    </w:p>
    <w:p w:rsidR="00000000" w:rsidDel="00000000" w:rsidP="00000000" w:rsidRDefault="00000000" w:rsidRPr="00000000" w14:paraId="000009B0">
      <w:pPr>
        <w:ind w:left="720" w:firstLine="720"/>
        <w:rPr/>
      </w:pPr>
      <w:r w:rsidDel="00000000" w:rsidR="00000000" w:rsidRPr="00000000">
        <w:rPr>
          <w:rtl w:val="0"/>
        </w:rPr>
        <w:t xml:space="preserve">Notes:</w:t>
      </w:r>
    </w:p>
    <w:p w:rsidR="00000000" w:rsidDel="00000000" w:rsidP="00000000" w:rsidRDefault="00000000" w:rsidRPr="00000000" w14:paraId="000009B1">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pStyle w:val="Heading4"/>
        <w:ind w:left="720" w:firstLine="0"/>
        <w:rPr/>
      </w:pPr>
      <w:bookmarkStart w:colFirst="0" w:colLast="0" w:name="_heading=h.r44htbpwc0o6" w:id="101"/>
      <w:bookmarkEnd w:id="101"/>
      <w:r w:rsidDel="00000000" w:rsidR="00000000" w:rsidRPr="00000000">
        <w:rPr>
          <w:rtl w:val="0"/>
        </w:rPr>
        <w:t xml:space="preserve">Groovy Gumlet</w:t>
      </w:r>
    </w:p>
    <w:p w:rsidR="00000000" w:rsidDel="00000000" w:rsidP="00000000" w:rsidRDefault="00000000" w:rsidRPr="00000000" w14:paraId="000009B4">
      <w:pPr>
        <w:rPr/>
      </w:pPr>
      <w:sdt>
        <w:sdtPr>
          <w:tag w:val="goog_rdk_734"/>
        </w:sdtPr>
        <w:sdtContent>
          <w:r w:rsidDel="00000000" w:rsidR="00000000" w:rsidRPr="00000000">
            <w:rPr>
              <w:rFonts w:ascii="Arial Unicode MS" w:cs="Arial Unicode MS" w:eastAsia="Arial Unicode MS" w:hAnsi="Arial Unicode MS"/>
              <w:rtl w:val="0"/>
            </w:rPr>
            <w:tab/>
            <w:tab/>
            <w:t xml:space="preserve">Name in Japanese: グルービー・ガムレット</w:t>
          </w:r>
        </w:sdtContent>
      </w:sdt>
    </w:p>
    <w:p w:rsidR="00000000" w:rsidDel="00000000" w:rsidP="00000000" w:rsidRDefault="00000000" w:rsidRPr="00000000" w14:paraId="000009B5">
      <w:pPr>
        <w:ind w:left="720" w:firstLine="720"/>
        <w:rPr/>
      </w:pPr>
      <w:r w:rsidDel="00000000" w:rsidR="00000000" w:rsidRPr="00000000">
        <w:rPr>
          <w:rtl w:val="0"/>
        </w:rPr>
        <w:t xml:space="preserve">Japanese speech quirks:</w:t>
      </w:r>
    </w:p>
    <w:p w:rsidR="00000000" w:rsidDel="00000000" w:rsidP="00000000" w:rsidRDefault="00000000" w:rsidRPr="00000000" w14:paraId="000009B6">
      <w:pPr>
        <w:numPr>
          <w:ilvl w:val="0"/>
          <w:numId w:val="5"/>
        </w:numPr>
        <w:ind w:left="2520" w:hanging="360"/>
        <w:rPr/>
      </w:pPr>
      <w:sdt>
        <w:sdtPr>
          <w:tag w:val="goog_rdk_735"/>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9B7">
      <w:pPr>
        <w:numPr>
          <w:ilvl w:val="0"/>
          <w:numId w:val="5"/>
        </w:numPr>
        <w:ind w:left="2520" w:hanging="360"/>
        <w:rPr/>
      </w:pPr>
      <w:r w:rsidDel="00000000" w:rsidR="00000000" w:rsidRPr="00000000">
        <w:rPr>
          <w:rtl w:val="0"/>
        </w:rPr>
        <w:t xml:space="preserve">Speaks roughly and swears a lot</w:t>
      </w:r>
    </w:p>
    <w:p w:rsidR="00000000" w:rsidDel="00000000" w:rsidP="00000000" w:rsidRDefault="00000000" w:rsidRPr="00000000" w14:paraId="000009B8">
      <w:pPr>
        <w:ind w:left="1440" w:firstLine="0"/>
        <w:rPr/>
      </w:pPr>
      <w:r w:rsidDel="00000000" w:rsidR="00000000" w:rsidRPr="00000000">
        <w:rPr>
          <w:rtl w:val="0"/>
        </w:rPr>
        <w:t xml:space="preserve">English speech quirks:</w:t>
      </w:r>
    </w:p>
    <w:p w:rsidR="00000000" w:rsidDel="00000000" w:rsidP="00000000" w:rsidRDefault="00000000" w:rsidRPr="00000000" w14:paraId="000009B9">
      <w:pPr>
        <w:numPr>
          <w:ilvl w:val="0"/>
          <w:numId w:val="5"/>
        </w:numPr>
        <w:ind w:left="2520" w:hanging="360"/>
        <w:rPr/>
      </w:pPr>
      <w:sdt>
        <w:sdtPr>
          <w:tag w:val="goog_rdk_736"/>
        </w:sdtPr>
        <w:sdtContent>
          <w:r w:rsidDel="00000000" w:rsidR="00000000" w:rsidRPr="00000000">
            <w:rPr>
              <w:rFonts w:ascii="Arial Unicode MS" w:cs="Arial Unicode MS" w:eastAsia="Arial Unicode MS" w:hAnsi="Arial Unicode MS"/>
              <w:rtl w:val="0"/>
            </w:rPr>
            <w:t xml:space="preserve">When using クソ as an adjective, it should be translated as “fucking”</w:t>
          </w:r>
        </w:sdtContent>
      </w:sdt>
    </w:p>
    <w:p w:rsidR="00000000" w:rsidDel="00000000" w:rsidP="00000000" w:rsidRDefault="00000000" w:rsidRPr="00000000" w14:paraId="000009BA">
      <w:pPr>
        <w:numPr>
          <w:ilvl w:val="0"/>
          <w:numId w:val="5"/>
        </w:numPr>
        <w:ind w:left="2520" w:hanging="360"/>
        <w:rPr/>
      </w:pPr>
      <w:sdt>
        <w:sdtPr>
          <w:tag w:val="goog_rdk_737"/>
        </w:sdtPr>
        <w:sdtContent>
          <w:r w:rsidDel="00000000" w:rsidR="00000000" w:rsidRPr="00000000">
            <w:rPr>
              <w:rFonts w:ascii="Arial Unicode MS" w:cs="Arial Unicode MS" w:eastAsia="Arial Unicode MS" w:hAnsi="Arial Unicode MS"/>
              <w:rtl w:val="0"/>
            </w:rPr>
            <w:t xml:space="preserve">When using クソ on its own, it should just be translated as “FUCK/fuck”</w:t>
          </w:r>
        </w:sdtContent>
      </w:sdt>
    </w:p>
    <w:p w:rsidR="00000000" w:rsidDel="00000000" w:rsidP="00000000" w:rsidRDefault="00000000" w:rsidRPr="00000000" w14:paraId="000009BB">
      <w:pPr>
        <w:numPr>
          <w:ilvl w:val="0"/>
          <w:numId w:val="5"/>
        </w:numPr>
        <w:ind w:left="2520" w:hanging="360"/>
        <w:rPr/>
      </w:pPr>
      <w:r w:rsidDel="00000000" w:rsidR="00000000" w:rsidRPr="00000000">
        <w:rPr>
          <w:rtl w:val="0"/>
        </w:rPr>
        <w:t xml:space="preserve">Uses mostly contractions such as “I’m” / “don’t” / “gonna”, etc, but does not use  “y’all” / “ain’t” / “y’know” / “-in’” / “y’ain’t” / “’n”</w:t>
      </w:r>
    </w:p>
    <w:p w:rsidR="00000000" w:rsidDel="00000000" w:rsidP="00000000" w:rsidRDefault="00000000" w:rsidRPr="00000000" w14:paraId="000009BC">
      <w:pPr>
        <w:widowControl w:val="0"/>
        <w:numPr>
          <w:ilvl w:val="0"/>
          <w:numId w:val="5"/>
        </w:numPr>
        <w:spacing w:line="240" w:lineRule="auto"/>
        <w:ind w:left="2520" w:hanging="360"/>
        <w:rPr/>
      </w:pPr>
      <w:sdt>
        <w:sdtPr>
          <w:tag w:val="goog_rdk_738"/>
        </w:sdtPr>
        <w:sdtContent>
          <w:r w:rsidDel="00000000" w:rsidR="00000000" w:rsidRPr="00000000">
            <w:rPr>
              <w:rFonts w:ascii="Arial Unicode MS" w:cs="Arial Unicode MS" w:eastAsia="Arial Unicode MS" w:hAnsi="Arial Unicode MS"/>
              <w:rtl w:val="0"/>
            </w:rPr>
            <w:t xml:space="preserve">チクショウ to be translated as “Goddammit” or “Goddamn” depending on context</w:t>
          </w:r>
        </w:sdtContent>
      </w:sdt>
    </w:p>
    <w:p w:rsidR="00000000" w:rsidDel="00000000" w:rsidP="00000000" w:rsidRDefault="00000000" w:rsidRPr="00000000" w14:paraId="000009BD">
      <w:pPr>
        <w:ind w:left="720" w:firstLine="720"/>
        <w:rPr/>
      </w:pPr>
      <w:r w:rsidDel="00000000" w:rsidR="00000000" w:rsidRPr="00000000">
        <w:rPr>
          <w:rtl w:val="0"/>
        </w:rPr>
        <w:t xml:space="preserve">Notes:</w:t>
      </w:r>
    </w:p>
    <w:p w:rsidR="00000000" w:rsidDel="00000000" w:rsidP="00000000" w:rsidRDefault="00000000" w:rsidRPr="00000000" w14:paraId="000009BE">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pStyle w:val="Heading4"/>
        <w:ind w:left="720" w:firstLine="0"/>
        <w:rPr/>
      </w:pPr>
      <w:bookmarkStart w:colFirst="0" w:colLast="0" w:name="_heading=h.rnf4sr714n0u" w:id="102"/>
      <w:bookmarkEnd w:id="102"/>
      <w:r w:rsidDel="00000000" w:rsidR="00000000" w:rsidRPr="00000000">
        <w:rPr>
          <w:rtl w:val="0"/>
        </w:rPr>
        <w:t xml:space="preserve">Madelyn Eschart</w:t>
      </w:r>
    </w:p>
    <w:p w:rsidR="00000000" w:rsidDel="00000000" w:rsidP="00000000" w:rsidRDefault="00000000" w:rsidRPr="00000000" w14:paraId="000009C1">
      <w:pPr>
        <w:rPr/>
      </w:pPr>
      <w:sdt>
        <w:sdtPr>
          <w:tag w:val="goog_rdk_739"/>
        </w:sdtPr>
        <w:sdtContent>
          <w:r w:rsidDel="00000000" w:rsidR="00000000" w:rsidRPr="00000000">
            <w:rPr>
              <w:rFonts w:ascii="Arial Unicode MS" w:cs="Arial Unicode MS" w:eastAsia="Arial Unicode MS" w:hAnsi="Arial Unicode MS"/>
              <w:rtl w:val="0"/>
            </w:rPr>
            <w:tab/>
            <w:tab/>
            <w:t xml:space="preserve">Name in Japanese: マデリン・エッシャルト</w:t>
          </w:r>
        </w:sdtContent>
      </w:sdt>
    </w:p>
    <w:p w:rsidR="00000000" w:rsidDel="00000000" w:rsidP="00000000" w:rsidRDefault="00000000" w:rsidRPr="00000000" w14:paraId="000009C2">
      <w:pPr>
        <w:ind w:firstLine="720"/>
        <w:rPr/>
      </w:pPr>
      <w:r w:rsidDel="00000000" w:rsidR="00000000" w:rsidRPr="00000000">
        <w:rPr>
          <w:rtl w:val="0"/>
        </w:rPr>
        <w:tab/>
        <w:t xml:space="preserve">Japanese speech quirks:</w:t>
      </w:r>
    </w:p>
    <w:p w:rsidR="00000000" w:rsidDel="00000000" w:rsidP="00000000" w:rsidRDefault="00000000" w:rsidRPr="00000000" w14:paraId="000009C3">
      <w:pPr>
        <w:numPr>
          <w:ilvl w:val="0"/>
          <w:numId w:val="5"/>
        </w:numPr>
        <w:ind w:left="2520" w:hanging="360"/>
        <w:rPr/>
      </w:pPr>
      <w:sdt>
        <w:sdtPr>
          <w:tag w:val="goog_rdk_740"/>
        </w:sdtPr>
        <w:sdtContent>
          <w:r w:rsidDel="00000000" w:rsidR="00000000" w:rsidRPr="00000000">
            <w:rPr>
              <w:rFonts w:ascii="Arial Unicode MS" w:cs="Arial Unicode MS" w:eastAsia="Arial Unicode MS" w:hAnsi="Arial Unicode MS"/>
              <w:rtl w:val="0"/>
            </w:rPr>
            <w:t xml:space="preserve">First person pronoun – “竜”</w:t>
          </w:r>
        </w:sdtContent>
      </w:sdt>
    </w:p>
    <w:p w:rsidR="00000000" w:rsidDel="00000000" w:rsidP="00000000" w:rsidRDefault="00000000" w:rsidRPr="00000000" w14:paraId="000009C4">
      <w:pPr>
        <w:numPr>
          <w:ilvl w:val="0"/>
          <w:numId w:val="5"/>
        </w:numPr>
        <w:ind w:left="2520" w:hanging="360"/>
        <w:rPr/>
      </w:pPr>
      <w:sdt>
        <w:sdtPr>
          <w:tag w:val="goog_rdk_741"/>
        </w:sdtPr>
        <w:sdtContent>
          <w:r w:rsidDel="00000000" w:rsidR="00000000" w:rsidRPr="00000000">
            <w:rPr>
              <w:rFonts w:ascii="Arial Unicode MS" w:cs="Arial Unicode MS" w:eastAsia="Arial Unicode MS" w:hAnsi="Arial Unicode MS"/>
              <w:rtl w:val="0"/>
            </w:rPr>
            <w:t xml:space="preserve">Sentences sometimes accentuated with “っちゃ” (take care to not confuse it with actual words)</w:t>
          </w:r>
        </w:sdtContent>
      </w:sdt>
    </w:p>
    <w:p w:rsidR="00000000" w:rsidDel="00000000" w:rsidP="00000000" w:rsidRDefault="00000000" w:rsidRPr="00000000" w14:paraId="000009C5">
      <w:pPr>
        <w:ind w:left="1440" w:firstLine="0"/>
        <w:rPr/>
      </w:pPr>
      <w:r w:rsidDel="00000000" w:rsidR="00000000" w:rsidRPr="00000000">
        <w:rPr>
          <w:rtl w:val="0"/>
        </w:rPr>
        <w:t xml:space="preserve">English speech quirks:</w:t>
      </w:r>
    </w:p>
    <w:p w:rsidR="00000000" w:rsidDel="00000000" w:rsidP="00000000" w:rsidRDefault="00000000" w:rsidRPr="00000000" w14:paraId="000009C6">
      <w:pPr>
        <w:numPr>
          <w:ilvl w:val="0"/>
          <w:numId w:val="5"/>
        </w:numPr>
        <w:ind w:left="2520" w:hanging="360"/>
        <w:rPr/>
      </w:pPr>
      <w:r w:rsidDel="00000000" w:rsidR="00000000" w:rsidRPr="00000000">
        <w:rPr>
          <w:rtl w:val="0"/>
        </w:rPr>
        <w:t xml:space="preserve">First person pronoun should be translated as “I, the dragon” (singular) or “I, the Dragon, and you” (plural if speaking of people) or “us dragons” (plural if speaking of her flying dragons), or “this dragon”</w:t>
      </w:r>
    </w:p>
    <w:p w:rsidR="00000000" w:rsidDel="00000000" w:rsidP="00000000" w:rsidRDefault="00000000" w:rsidRPr="00000000" w14:paraId="000009C7">
      <w:pPr>
        <w:numPr>
          <w:ilvl w:val="0"/>
          <w:numId w:val="5"/>
        </w:numPr>
        <w:ind w:left="2520" w:hanging="360"/>
        <w:rPr/>
      </w:pPr>
      <w:r w:rsidDel="00000000" w:rsidR="00000000" w:rsidRPr="00000000">
        <w:rPr>
          <w:rtl w:val="0"/>
        </w:rPr>
        <w:t xml:space="preserve">Uses mostly contractions such as “I’m” / “don’t” but does not use  “gonna” / “y’all” / “ain’t” / “y’know” / “-in’” / “y’ain’t” / “’n”, etc</w:t>
      </w:r>
    </w:p>
    <w:p w:rsidR="00000000" w:rsidDel="00000000" w:rsidP="00000000" w:rsidRDefault="00000000" w:rsidRPr="00000000" w14:paraId="000009C8">
      <w:pPr>
        <w:numPr>
          <w:ilvl w:val="0"/>
          <w:numId w:val="5"/>
        </w:numPr>
        <w:ind w:left="2520" w:hanging="360"/>
        <w:rPr/>
      </w:pPr>
      <w:sdt>
        <w:sdtPr>
          <w:tag w:val="goog_rdk_742"/>
        </w:sdtPr>
        <w:sdtContent>
          <w:r w:rsidDel="00000000" w:rsidR="00000000" w:rsidRPr="00000000">
            <w:rPr>
              <w:rFonts w:ascii="Arial Unicode MS" w:cs="Arial Unicode MS" w:eastAsia="Arial Unicode MS" w:hAnsi="Arial Unicode MS"/>
              <w:rtl w:val="0"/>
            </w:rPr>
            <w:t xml:space="preserve">Use of “っちゃ” should be localized with a “frig’/friggin’”</w:t>
          </w:r>
        </w:sdtContent>
      </w:sdt>
    </w:p>
    <w:p w:rsidR="00000000" w:rsidDel="00000000" w:rsidP="00000000" w:rsidRDefault="00000000" w:rsidRPr="00000000" w14:paraId="000009C9">
      <w:pPr>
        <w:ind w:left="720" w:firstLine="720"/>
        <w:rPr/>
      </w:pPr>
      <w:r w:rsidDel="00000000" w:rsidR="00000000" w:rsidRPr="00000000">
        <w:rPr>
          <w:rtl w:val="0"/>
        </w:rPr>
        <w:t xml:space="preserve">Notes:</w:t>
      </w:r>
    </w:p>
    <w:p w:rsidR="00000000" w:rsidDel="00000000" w:rsidP="00000000" w:rsidRDefault="00000000" w:rsidRPr="00000000" w14:paraId="000009CA">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pStyle w:val="Heading4"/>
        <w:ind w:left="720" w:firstLine="0"/>
        <w:rPr/>
      </w:pPr>
      <w:bookmarkStart w:colFirst="0" w:colLast="0" w:name="_heading=h.mnxfsaaomgzl" w:id="103"/>
      <w:bookmarkEnd w:id="103"/>
      <w:r w:rsidDel="00000000" w:rsidR="00000000" w:rsidRPr="00000000">
        <w:rPr>
          <w:rtl w:val="0"/>
        </w:rPr>
        <w:t xml:space="preserve">Moguro Hagane</w:t>
      </w:r>
    </w:p>
    <w:p w:rsidR="00000000" w:rsidDel="00000000" w:rsidP="00000000" w:rsidRDefault="00000000" w:rsidRPr="00000000" w14:paraId="000009CD">
      <w:pPr>
        <w:rPr/>
      </w:pPr>
      <w:sdt>
        <w:sdtPr>
          <w:tag w:val="goog_rdk_743"/>
        </w:sdtPr>
        <w:sdtContent>
          <w:r w:rsidDel="00000000" w:rsidR="00000000" w:rsidRPr="00000000">
            <w:rPr>
              <w:rFonts w:ascii="Arial Unicode MS" w:cs="Arial Unicode MS" w:eastAsia="Arial Unicode MS" w:hAnsi="Arial Unicode MS"/>
              <w:rtl w:val="0"/>
            </w:rPr>
            <w:tab/>
            <w:tab/>
            <w:t xml:space="preserve">Name in Japanese: モグロ・ハガネ</w:t>
          </w:r>
        </w:sdtContent>
      </w:sdt>
    </w:p>
    <w:p w:rsidR="00000000" w:rsidDel="00000000" w:rsidP="00000000" w:rsidRDefault="00000000" w:rsidRPr="00000000" w14:paraId="000009CE">
      <w:pPr>
        <w:ind w:left="720" w:firstLine="720"/>
        <w:rPr/>
      </w:pPr>
      <w:r w:rsidDel="00000000" w:rsidR="00000000" w:rsidRPr="00000000">
        <w:rPr>
          <w:rtl w:val="0"/>
        </w:rPr>
        <w:t xml:space="preserve">Japanese speech quirks:</w:t>
      </w:r>
    </w:p>
    <w:p w:rsidR="00000000" w:rsidDel="00000000" w:rsidP="00000000" w:rsidRDefault="00000000" w:rsidRPr="00000000" w14:paraId="000009CF">
      <w:pPr>
        <w:numPr>
          <w:ilvl w:val="0"/>
          <w:numId w:val="5"/>
        </w:numPr>
        <w:ind w:left="2520" w:hanging="360"/>
        <w:rPr/>
      </w:pPr>
      <w:sdt>
        <w:sdtPr>
          <w:tag w:val="goog_rdk_744"/>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9D0">
      <w:pPr>
        <w:numPr>
          <w:ilvl w:val="0"/>
          <w:numId w:val="5"/>
        </w:numPr>
        <w:ind w:left="2520" w:hanging="360"/>
        <w:rPr/>
      </w:pPr>
      <w:r w:rsidDel="00000000" w:rsidR="00000000" w:rsidRPr="00000000">
        <w:rPr>
          <w:rtl w:val="0"/>
        </w:rPr>
        <w:t xml:space="preserve">Short sentences without verbs, words separated by commas</w:t>
      </w:r>
    </w:p>
    <w:p w:rsidR="00000000" w:rsidDel="00000000" w:rsidP="00000000" w:rsidRDefault="00000000" w:rsidRPr="00000000" w14:paraId="000009D1">
      <w:pPr>
        <w:ind w:left="720" w:firstLine="720"/>
        <w:rPr/>
      </w:pPr>
      <w:r w:rsidDel="00000000" w:rsidR="00000000" w:rsidRPr="00000000">
        <w:rPr>
          <w:rtl w:val="0"/>
        </w:rPr>
        <w:t xml:space="preserve">English speech quirks:</w:t>
      </w:r>
    </w:p>
    <w:p w:rsidR="00000000" w:rsidDel="00000000" w:rsidP="00000000" w:rsidRDefault="00000000" w:rsidRPr="00000000" w14:paraId="000009D2">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9D3">
      <w:pPr>
        <w:numPr>
          <w:ilvl w:val="0"/>
          <w:numId w:val="5"/>
        </w:numPr>
        <w:ind w:left="2520" w:hanging="360"/>
        <w:rPr/>
      </w:pPr>
      <w:r w:rsidDel="00000000" w:rsidR="00000000" w:rsidRPr="00000000">
        <w:rPr>
          <w:rtl w:val="0"/>
        </w:rPr>
        <w:t xml:space="preserve">Very rarely use verbs, very short sentences</w:t>
      </w:r>
    </w:p>
    <w:p w:rsidR="00000000" w:rsidDel="00000000" w:rsidP="00000000" w:rsidRDefault="00000000" w:rsidRPr="00000000" w14:paraId="000009D4">
      <w:pPr>
        <w:ind w:left="720" w:firstLine="720"/>
        <w:rPr/>
      </w:pPr>
      <w:r w:rsidDel="00000000" w:rsidR="00000000" w:rsidRPr="00000000">
        <w:rPr>
          <w:rtl w:val="0"/>
        </w:rPr>
        <w:t xml:space="preserve">Notes:</w:t>
      </w:r>
    </w:p>
    <w:p w:rsidR="00000000" w:rsidDel="00000000" w:rsidP="00000000" w:rsidRDefault="00000000" w:rsidRPr="00000000" w14:paraId="000009D5">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pStyle w:val="Heading4"/>
        <w:ind w:left="720" w:firstLine="0"/>
        <w:rPr/>
      </w:pPr>
      <w:bookmarkStart w:colFirst="0" w:colLast="0" w:name="_heading=h.y71niukag7b5" w:id="104"/>
      <w:bookmarkEnd w:id="104"/>
      <w:r w:rsidDel="00000000" w:rsidR="00000000" w:rsidRPr="00000000">
        <w:rPr>
          <w:rtl w:val="0"/>
        </w:rPr>
        <w:t xml:space="preserve">Olbart Dunklekenn</w:t>
      </w:r>
    </w:p>
    <w:p w:rsidR="00000000" w:rsidDel="00000000" w:rsidP="00000000" w:rsidRDefault="00000000" w:rsidRPr="00000000" w14:paraId="000009D8">
      <w:pPr>
        <w:rPr/>
      </w:pPr>
      <w:sdt>
        <w:sdtPr>
          <w:tag w:val="goog_rdk_745"/>
        </w:sdtPr>
        <w:sdtContent>
          <w:r w:rsidDel="00000000" w:rsidR="00000000" w:rsidRPr="00000000">
            <w:rPr>
              <w:rFonts w:ascii="Arial Unicode MS" w:cs="Arial Unicode MS" w:eastAsia="Arial Unicode MS" w:hAnsi="Arial Unicode MS"/>
              <w:rtl w:val="0"/>
            </w:rPr>
            <w:tab/>
            <w:tab/>
            <w:t xml:space="preserve">Name in Japanese: オルバルト・ダンクルケン</w:t>
          </w:r>
        </w:sdtContent>
      </w:sdt>
    </w:p>
    <w:p w:rsidR="00000000" w:rsidDel="00000000" w:rsidP="00000000" w:rsidRDefault="00000000" w:rsidRPr="00000000" w14:paraId="000009D9">
      <w:pPr>
        <w:rPr/>
      </w:pPr>
      <w:r w:rsidDel="00000000" w:rsidR="00000000" w:rsidRPr="00000000">
        <w:rPr>
          <w:rtl w:val="0"/>
        </w:rPr>
        <w:tab/>
        <w:tab/>
        <w:t xml:space="preserve">Japanese speech quirks:</w:t>
      </w:r>
    </w:p>
    <w:p w:rsidR="00000000" w:rsidDel="00000000" w:rsidP="00000000" w:rsidRDefault="00000000" w:rsidRPr="00000000" w14:paraId="000009DA">
      <w:pPr>
        <w:numPr>
          <w:ilvl w:val="0"/>
          <w:numId w:val="5"/>
        </w:numPr>
        <w:ind w:left="2520" w:hanging="360"/>
        <w:rPr/>
      </w:pPr>
      <w:sdt>
        <w:sdtPr>
          <w:tag w:val="goog_rdk_746"/>
        </w:sdtPr>
        <w:sdtContent>
          <w:r w:rsidDel="00000000" w:rsidR="00000000" w:rsidRPr="00000000">
            <w:rPr>
              <w:rFonts w:ascii="Arial Unicode MS" w:cs="Arial Unicode MS" w:eastAsia="Arial Unicode MS" w:hAnsi="Arial Unicode MS"/>
              <w:rtl w:val="0"/>
            </w:rPr>
            <w:t xml:space="preserve">First person pronoun – “ワシ”</w:t>
          </w:r>
        </w:sdtContent>
      </w:sdt>
    </w:p>
    <w:p w:rsidR="00000000" w:rsidDel="00000000" w:rsidP="00000000" w:rsidRDefault="00000000" w:rsidRPr="00000000" w14:paraId="000009DB">
      <w:pPr>
        <w:numPr>
          <w:ilvl w:val="0"/>
          <w:numId w:val="5"/>
        </w:numPr>
        <w:ind w:left="2520" w:hanging="360"/>
        <w:rPr/>
      </w:pPr>
      <w:sdt>
        <w:sdtPr>
          <w:tag w:val="goog_rdk_747"/>
        </w:sdtPr>
        <w:sdtContent>
          <w:r w:rsidDel="00000000" w:rsidR="00000000" w:rsidRPr="00000000">
            <w:rPr>
              <w:rFonts w:ascii="Arial Unicode MS" w:cs="Arial Unicode MS" w:eastAsia="Arial Unicode MS" w:hAnsi="Arial Unicode MS"/>
              <w:rtl w:val="0"/>
            </w:rPr>
            <w:t xml:space="preserve">Calls Abel “仮面の若僧”</w:t>
          </w:r>
        </w:sdtContent>
      </w:sdt>
    </w:p>
    <w:p w:rsidR="00000000" w:rsidDel="00000000" w:rsidP="00000000" w:rsidRDefault="00000000" w:rsidRPr="00000000" w14:paraId="000009DC">
      <w:pPr>
        <w:numPr>
          <w:ilvl w:val="0"/>
          <w:numId w:val="5"/>
        </w:numPr>
        <w:ind w:left="2520" w:hanging="360"/>
        <w:rPr/>
      </w:pPr>
      <w:sdt>
        <w:sdtPr>
          <w:tag w:val="goog_rdk_748"/>
        </w:sdtPr>
        <w:sdtContent>
          <w:r w:rsidDel="00000000" w:rsidR="00000000" w:rsidRPr="00000000">
            <w:rPr>
              <w:rFonts w:ascii="Arial Unicode MS" w:cs="Arial Unicode MS" w:eastAsia="Arial Unicode MS" w:hAnsi="Arial Unicode MS"/>
              <w:rtl w:val="0"/>
            </w:rPr>
            <w:t xml:space="preserve">Calls a lotta people “若僧”</w:t>
          </w:r>
        </w:sdtContent>
      </w:sdt>
    </w:p>
    <w:p w:rsidR="00000000" w:rsidDel="00000000" w:rsidP="00000000" w:rsidRDefault="00000000" w:rsidRPr="00000000" w14:paraId="000009DD">
      <w:pPr>
        <w:numPr>
          <w:ilvl w:val="0"/>
          <w:numId w:val="5"/>
        </w:numPr>
        <w:ind w:left="2520" w:hanging="360"/>
        <w:rPr/>
      </w:pPr>
      <w:sdt>
        <w:sdtPr>
          <w:tag w:val="goog_rdk_749"/>
        </w:sdtPr>
        <w:sdtContent>
          <w:r w:rsidDel="00000000" w:rsidR="00000000" w:rsidRPr="00000000">
            <w:rPr>
              <w:rFonts w:ascii="Arial Unicode MS" w:cs="Arial Unicode MS" w:eastAsia="Arial Unicode MS" w:hAnsi="Arial Unicode MS"/>
              <w:rtl w:val="0"/>
            </w:rPr>
            <w:t xml:space="preserve">Laughs with “か--かっか” (final syllable emphatised)</w:t>
          </w:r>
        </w:sdtContent>
      </w:sdt>
    </w:p>
    <w:p w:rsidR="00000000" w:rsidDel="00000000" w:rsidP="00000000" w:rsidRDefault="00000000" w:rsidRPr="00000000" w14:paraId="000009DE">
      <w:pPr>
        <w:ind w:left="1440" w:firstLine="0"/>
        <w:rPr/>
      </w:pPr>
      <w:r w:rsidDel="00000000" w:rsidR="00000000" w:rsidRPr="00000000">
        <w:rPr>
          <w:rtl w:val="0"/>
        </w:rPr>
        <w:t xml:space="preserve">English speech quirks:</w:t>
      </w:r>
    </w:p>
    <w:p w:rsidR="00000000" w:rsidDel="00000000" w:rsidP="00000000" w:rsidRDefault="00000000" w:rsidRPr="00000000" w14:paraId="000009DF">
      <w:pPr>
        <w:numPr>
          <w:ilvl w:val="0"/>
          <w:numId w:val="5"/>
        </w:numPr>
        <w:ind w:left="2520" w:hanging="360"/>
        <w:rPr/>
      </w:pPr>
      <w:r w:rsidDel="00000000" w:rsidR="00000000" w:rsidRPr="00000000">
        <w:rPr>
          <w:rtl w:val="0"/>
        </w:rPr>
        <w:t xml:space="preserve">Uses some contractions such as “I’m” / “don’t(’cha)” / “-in’” / “kinda” / “tho” / “‘bout” / “‘em” / “‘cause” , but doesn’t use “(y’)ain’t” / “y’all” / “’n” / “y’know”</w:t>
      </w:r>
    </w:p>
    <w:p w:rsidR="00000000" w:rsidDel="00000000" w:rsidP="00000000" w:rsidRDefault="00000000" w:rsidRPr="00000000" w14:paraId="000009E0">
      <w:pPr>
        <w:numPr>
          <w:ilvl w:val="0"/>
          <w:numId w:val="5"/>
        </w:numPr>
        <w:ind w:left="2520" w:hanging="360"/>
        <w:rPr/>
      </w:pPr>
      <w:sdt>
        <w:sdtPr>
          <w:tag w:val="goog_rdk_750"/>
        </w:sdtPr>
        <w:sdtContent>
          <w:r w:rsidDel="00000000" w:rsidR="00000000" w:rsidRPr="00000000">
            <w:rPr>
              <w:rFonts w:ascii="Arial Unicode MS" w:cs="Arial Unicode MS" w:eastAsia="Arial Unicode MS" w:hAnsi="Arial Unicode MS"/>
              <w:rtl w:val="0"/>
            </w:rPr>
            <w:t xml:space="preserve">Uses “young’un(s)” to refer to other people (only when 若僧 is used)</w:t>
          </w:r>
        </w:sdtContent>
      </w:sdt>
    </w:p>
    <w:p w:rsidR="00000000" w:rsidDel="00000000" w:rsidP="00000000" w:rsidRDefault="00000000" w:rsidRPr="00000000" w14:paraId="000009E1">
      <w:pPr>
        <w:numPr>
          <w:ilvl w:val="0"/>
          <w:numId w:val="5"/>
        </w:numPr>
        <w:ind w:left="2520" w:hanging="360"/>
        <w:rPr/>
      </w:pPr>
      <w:sdt>
        <w:sdtPr>
          <w:tag w:val="goog_rdk_751"/>
        </w:sdtPr>
        <w:sdtContent>
          <w:r w:rsidDel="00000000" w:rsidR="00000000" w:rsidRPr="00000000">
            <w:rPr>
              <w:rFonts w:ascii="Arial Unicode MS" w:cs="Arial Unicode MS" w:eastAsia="Arial Unicode MS" w:hAnsi="Arial Unicode MS"/>
              <w:rtl w:val="0"/>
            </w:rPr>
            <w:t xml:space="preserve">Uses “masked young’un” to refer to Abel (only when 仮面の若僧 is used)</w:t>
          </w:r>
        </w:sdtContent>
      </w:sdt>
    </w:p>
    <w:p w:rsidR="00000000" w:rsidDel="00000000" w:rsidP="00000000" w:rsidRDefault="00000000" w:rsidRPr="00000000" w14:paraId="000009E2">
      <w:pPr>
        <w:widowControl w:val="0"/>
        <w:numPr>
          <w:ilvl w:val="0"/>
          <w:numId w:val="5"/>
        </w:numPr>
        <w:spacing w:line="240" w:lineRule="auto"/>
        <w:ind w:left="2520" w:hanging="360"/>
        <w:rPr/>
      </w:pPr>
      <w:r w:rsidDel="00000000" w:rsidR="00000000" w:rsidRPr="00000000">
        <w:rPr>
          <w:rtl w:val="0"/>
        </w:rPr>
        <w:t xml:space="preserve">“you” to be stylized as “ya”, except in “you’re” and “you’ve”</w:t>
      </w:r>
    </w:p>
    <w:p w:rsidR="00000000" w:rsidDel="00000000" w:rsidP="00000000" w:rsidRDefault="00000000" w:rsidRPr="00000000" w14:paraId="000009E3">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9E4">
      <w:pPr>
        <w:widowControl w:val="0"/>
        <w:numPr>
          <w:ilvl w:val="0"/>
          <w:numId w:val="5"/>
        </w:numPr>
        <w:spacing w:line="240" w:lineRule="auto"/>
        <w:ind w:left="2520" w:hanging="360"/>
        <w:rPr/>
      </w:pPr>
      <w:r w:rsidDel="00000000" w:rsidR="00000000" w:rsidRPr="00000000">
        <w:rPr>
          <w:rtl w:val="0"/>
        </w:rPr>
        <w:t xml:space="preserve">“to” to be stylized as “ta”</w:t>
      </w:r>
    </w:p>
    <w:p w:rsidR="00000000" w:rsidDel="00000000" w:rsidP="00000000" w:rsidRDefault="00000000" w:rsidRPr="00000000" w14:paraId="000009E5">
      <w:pPr>
        <w:widowControl w:val="0"/>
        <w:numPr>
          <w:ilvl w:val="0"/>
          <w:numId w:val="5"/>
        </w:numPr>
        <w:spacing w:line="240" w:lineRule="auto"/>
        <w:ind w:left="2520" w:hanging="360"/>
        <w:rPr/>
      </w:pPr>
      <w:r w:rsidDel="00000000" w:rsidR="00000000" w:rsidRPr="00000000">
        <w:rPr>
          <w:rtl w:val="0"/>
        </w:rPr>
        <w:t xml:space="preserve">Laughs with “ka-kka” (final “ka” is always emphatised)</w:t>
      </w:r>
    </w:p>
    <w:p w:rsidR="00000000" w:rsidDel="00000000" w:rsidP="00000000" w:rsidRDefault="00000000" w:rsidRPr="00000000" w14:paraId="000009E6">
      <w:pPr>
        <w:widowControl w:val="0"/>
        <w:numPr>
          <w:ilvl w:val="0"/>
          <w:numId w:val="5"/>
        </w:numPr>
        <w:spacing w:line="240" w:lineRule="auto"/>
        <w:ind w:left="2520" w:hanging="360"/>
        <w:rPr/>
      </w:pPr>
      <w:r w:rsidDel="00000000" w:rsidR="00000000" w:rsidRPr="00000000">
        <w:rPr>
          <w:rtl w:val="0"/>
        </w:rPr>
        <w:t xml:space="preserve">Refers to Arakiya as “Araki”</w:t>
      </w:r>
    </w:p>
    <w:p w:rsidR="00000000" w:rsidDel="00000000" w:rsidP="00000000" w:rsidRDefault="00000000" w:rsidRPr="00000000" w14:paraId="000009E7">
      <w:pPr>
        <w:widowControl w:val="0"/>
        <w:numPr>
          <w:ilvl w:val="0"/>
          <w:numId w:val="5"/>
        </w:numPr>
        <w:spacing w:line="240" w:lineRule="auto"/>
        <w:ind w:left="2520" w:hanging="360"/>
        <w:rPr/>
      </w:pPr>
      <w:r w:rsidDel="00000000" w:rsidR="00000000" w:rsidRPr="00000000">
        <w:rPr>
          <w:rtl w:val="0"/>
        </w:rPr>
        <w:t xml:space="preserve">Refers to Chesha as “Chesshy”</w:t>
      </w:r>
    </w:p>
    <w:p w:rsidR="00000000" w:rsidDel="00000000" w:rsidP="00000000" w:rsidRDefault="00000000" w:rsidRPr="00000000" w14:paraId="000009E8">
      <w:pPr>
        <w:widowControl w:val="0"/>
        <w:numPr>
          <w:ilvl w:val="0"/>
          <w:numId w:val="5"/>
        </w:numPr>
        <w:spacing w:line="240" w:lineRule="auto"/>
        <w:ind w:left="2520" w:hanging="360"/>
        <w:rPr/>
      </w:pPr>
      <w:r w:rsidDel="00000000" w:rsidR="00000000" w:rsidRPr="00000000">
        <w:rPr>
          <w:rtl w:val="0"/>
        </w:rPr>
        <w:t xml:space="preserve">Should sound like an old fart (haha see what I did there)</w:t>
      </w:r>
    </w:p>
    <w:p w:rsidR="00000000" w:rsidDel="00000000" w:rsidP="00000000" w:rsidRDefault="00000000" w:rsidRPr="00000000" w14:paraId="000009E9">
      <w:pPr>
        <w:ind w:left="1440" w:firstLine="0"/>
        <w:rPr/>
      </w:pPr>
      <w:r w:rsidDel="00000000" w:rsidR="00000000" w:rsidRPr="00000000">
        <w:rPr>
          <w:rtl w:val="0"/>
        </w:rPr>
        <w:t xml:space="preserve">Notes:</w:t>
      </w:r>
    </w:p>
    <w:p w:rsidR="00000000" w:rsidDel="00000000" w:rsidP="00000000" w:rsidRDefault="00000000" w:rsidRPr="00000000" w14:paraId="000009EA">
      <w:pPr>
        <w:numPr>
          <w:ilvl w:val="0"/>
          <w:numId w:val="5"/>
        </w:numPr>
        <w:ind w:left="2520" w:hanging="360"/>
        <w:rPr/>
      </w:pPr>
      <w:sdt>
        <w:sdtPr>
          <w:tag w:val="goog_rdk_752"/>
        </w:sdtPr>
        <w:sdtContent>
          <w:r w:rsidDel="00000000" w:rsidR="00000000" w:rsidRPr="00000000">
            <w:rPr>
              <w:rFonts w:ascii="Arial Unicode MS" w:cs="Arial Unicode MS" w:eastAsia="Arial Unicode MS" w:hAnsi="Arial Unicode MS"/>
              <w:rtl w:val="0"/>
            </w:rPr>
            <w:t xml:space="preserve">Very often dubbed in narration as “怪老”, which should be translated as “monstrous old man” or variations of the sort, not as his title, “Vicious Old Man”.</w:t>
          </w:r>
        </w:sdtContent>
      </w:sdt>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pStyle w:val="Heading4"/>
        <w:ind w:left="720" w:firstLine="0"/>
        <w:rPr/>
      </w:pPr>
      <w:bookmarkStart w:colFirst="0" w:colLast="0" w:name="_heading=h.8skae1kq6o5w" w:id="105"/>
      <w:bookmarkEnd w:id="105"/>
      <w:r w:rsidDel="00000000" w:rsidR="00000000" w:rsidRPr="00000000">
        <w:rPr>
          <w:rtl w:val="0"/>
        </w:rPr>
        <w:t xml:space="preserve">Yorna Mishigure</w:t>
      </w:r>
    </w:p>
    <w:p w:rsidR="00000000" w:rsidDel="00000000" w:rsidP="00000000" w:rsidRDefault="00000000" w:rsidRPr="00000000" w14:paraId="000009ED">
      <w:pPr>
        <w:rPr/>
      </w:pPr>
      <w:sdt>
        <w:sdtPr>
          <w:tag w:val="goog_rdk_753"/>
        </w:sdtPr>
        <w:sdtContent>
          <w:r w:rsidDel="00000000" w:rsidR="00000000" w:rsidRPr="00000000">
            <w:rPr>
              <w:rFonts w:ascii="Arial Unicode MS" w:cs="Arial Unicode MS" w:eastAsia="Arial Unicode MS" w:hAnsi="Arial Unicode MS"/>
              <w:rtl w:val="0"/>
            </w:rPr>
            <w:tab/>
            <w:tab/>
            <w:t xml:space="preserve">Name in Japanese: ヨルナ・ミシグレ</w:t>
          </w:r>
        </w:sdtContent>
      </w:sdt>
    </w:p>
    <w:p w:rsidR="00000000" w:rsidDel="00000000" w:rsidP="00000000" w:rsidRDefault="00000000" w:rsidRPr="00000000" w14:paraId="000009EE">
      <w:pPr>
        <w:rPr/>
      </w:pPr>
      <w:r w:rsidDel="00000000" w:rsidR="00000000" w:rsidRPr="00000000">
        <w:rPr>
          <w:rtl w:val="0"/>
        </w:rPr>
        <w:tab/>
        <w:tab/>
        <w:t xml:space="preserve">Japanese speech quirks:</w:t>
      </w:r>
    </w:p>
    <w:p w:rsidR="00000000" w:rsidDel="00000000" w:rsidP="00000000" w:rsidRDefault="00000000" w:rsidRPr="00000000" w14:paraId="000009EF">
      <w:pPr>
        <w:numPr>
          <w:ilvl w:val="0"/>
          <w:numId w:val="5"/>
        </w:numPr>
        <w:ind w:left="2520" w:hanging="360"/>
        <w:rPr/>
      </w:pPr>
      <w:sdt>
        <w:sdtPr>
          <w:tag w:val="goog_rdk_754"/>
        </w:sdtPr>
        <w:sdtContent>
          <w:r w:rsidDel="00000000" w:rsidR="00000000" w:rsidRPr="00000000">
            <w:rPr>
              <w:rFonts w:ascii="Arial Unicode MS" w:cs="Arial Unicode MS" w:eastAsia="Arial Unicode MS" w:hAnsi="Arial Unicode MS"/>
              <w:rtl w:val="0"/>
            </w:rPr>
            <w:t xml:space="preserve">First person pronoun – "わっち"</w:t>
          </w:r>
        </w:sdtContent>
      </w:sdt>
    </w:p>
    <w:p w:rsidR="00000000" w:rsidDel="00000000" w:rsidP="00000000" w:rsidRDefault="00000000" w:rsidRPr="00000000" w14:paraId="000009F0">
      <w:pPr>
        <w:numPr>
          <w:ilvl w:val="0"/>
          <w:numId w:val="5"/>
        </w:numPr>
        <w:ind w:left="2520" w:hanging="360"/>
        <w:rPr/>
      </w:pPr>
      <w:sdt>
        <w:sdtPr>
          <w:tag w:val="goog_rdk_755"/>
        </w:sdtPr>
        <w:sdtContent>
          <w:r w:rsidDel="00000000" w:rsidR="00000000" w:rsidRPr="00000000">
            <w:rPr>
              <w:rFonts w:ascii="Arial Unicode MS" w:cs="Arial Unicode MS" w:eastAsia="Arial Unicode MS" w:hAnsi="Arial Unicode MS"/>
              <w:rtl w:val="0"/>
            </w:rPr>
            <w:t xml:space="preserve">Uses “主さん” as a second-person pronoun</w:t>
          </w:r>
        </w:sdtContent>
      </w:sdt>
    </w:p>
    <w:p w:rsidR="00000000" w:rsidDel="00000000" w:rsidP="00000000" w:rsidRDefault="00000000" w:rsidRPr="00000000" w14:paraId="000009F1">
      <w:pPr>
        <w:numPr>
          <w:ilvl w:val="0"/>
          <w:numId w:val="5"/>
        </w:numPr>
        <w:ind w:left="2520" w:hanging="360"/>
        <w:rPr/>
      </w:pPr>
      <w:sdt>
        <w:sdtPr>
          <w:tag w:val="goog_rdk_756"/>
        </w:sdtPr>
        <w:sdtContent>
          <w:r w:rsidDel="00000000" w:rsidR="00000000" w:rsidRPr="00000000">
            <w:rPr>
              <w:rFonts w:ascii="Arial Unicode MS" w:cs="Arial Unicode MS" w:eastAsia="Arial Unicode MS" w:hAnsi="Arial Unicode MS"/>
              <w:rtl w:val="0"/>
            </w:rPr>
            <w:t xml:space="preserve">Uses just “主” to refer to Abel in second-person</w:t>
          </w:r>
        </w:sdtContent>
      </w:sdt>
    </w:p>
    <w:p w:rsidR="00000000" w:rsidDel="00000000" w:rsidP="00000000" w:rsidRDefault="00000000" w:rsidRPr="00000000" w14:paraId="000009F2">
      <w:pPr>
        <w:numPr>
          <w:ilvl w:val="0"/>
          <w:numId w:val="5"/>
        </w:numPr>
        <w:ind w:left="2520" w:hanging="360"/>
        <w:rPr/>
      </w:pPr>
      <w:r w:rsidDel="00000000" w:rsidR="00000000" w:rsidRPr="00000000">
        <w:rPr>
          <w:rtl w:val="0"/>
        </w:rPr>
        <w:t xml:space="preserve">Speaks “like a hooker”</w:t>
      </w:r>
    </w:p>
    <w:p w:rsidR="00000000" w:rsidDel="00000000" w:rsidP="00000000" w:rsidRDefault="00000000" w:rsidRPr="00000000" w14:paraId="000009F3">
      <w:pPr>
        <w:ind w:left="1440" w:firstLine="0"/>
        <w:rPr/>
      </w:pPr>
      <w:r w:rsidDel="00000000" w:rsidR="00000000" w:rsidRPr="00000000">
        <w:rPr>
          <w:rtl w:val="0"/>
        </w:rPr>
        <w:t xml:space="preserve">English speech quirks:</w:t>
      </w:r>
    </w:p>
    <w:p w:rsidR="00000000" w:rsidDel="00000000" w:rsidP="00000000" w:rsidRDefault="00000000" w:rsidRPr="00000000" w14:paraId="000009F4">
      <w:pPr>
        <w:widowControl w:val="0"/>
        <w:numPr>
          <w:ilvl w:val="0"/>
          <w:numId w:val="5"/>
        </w:numPr>
        <w:spacing w:line="240" w:lineRule="auto"/>
        <w:ind w:left="2520" w:hanging="360"/>
        <w:rPr/>
      </w:pPr>
      <w:r w:rsidDel="00000000" w:rsidR="00000000" w:rsidRPr="00000000">
        <w:rPr>
          <w:rtl w:val="0"/>
        </w:rPr>
        <w:t xml:space="preserve">Very casual and laid-back speech</w:t>
      </w:r>
    </w:p>
    <w:p w:rsidR="00000000" w:rsidDel="00000000" w:rsidP="00000000" w:rsidRDefault="00000000" w:rsidRPr="00000000" w14:paraId="000009F5">
      <w:pPr>
        <w:numPr>
          <w:ilvl w:val="0"/>
          <w:numId w:val="5"/>
        </w:numPr>
        <w:ind w:left="2520" w:hanging="360"/>
        <w:rPr/>
      </w:pPr>
      <w:r w:rsidDel="00000000" w:rsidR="00000000" w:rsidRPr="00000000">
        <w:rPr>
          <w:rtl w:val="0"/>
        </w:rPr>
        <w:t xml:space="preserve">Try to insert words that may have sexual/flirty connotations when possible (e.g.: “throbbing” instead of “pulsing”/”beating”)</w:t>
      </w:r>
    </w:p>
    <w:p w:rsidR="00000000" w:rsidDel="00000000" w:rsidP="00000000" w:rsidRDefault="00000000" w:rsidRPr="00000000" w14:paraId="000009F6">
      <w:pPr>
        <w:numPr>
          <w:ilvl w:val="0"/>
          <w:numId w:val="5"/>
        </w:numPr>
        <w:ind w:left="2520" w:hanging="360"/>
        <w:rPr/>
      </w:pPr>
      <w:sdt>
        <w:sdtPr>
          <w:tag w:val="goog_rdk_757"/>
        </w:sdtPr>
        <w:sdtContent>
          <w:r w:rsidDel="00000000" w:rsidR="00000000" w:rsidRPr="00000000">
            <w:rPr>
              <w:rFonts w:ascii="Arial Unicode MS" w:cs="Arial Unicode MS" w:eastAsia="Arial Unicode MS" w:hAnsi="Arial Unicode MS"/>
              <w:rtl w:val="0"/>
            </w:rPr>
            <w:t xml:space="preserve">Uses of “主” for Abel should be TL’d as “My Lord”</w:t>
          </w:r>
        </w:sdtContent>
      </w:sdt>
    </w:p>
    <w:p w:rsidR="00000000" w:rsidDel="00000000" w:rsidP="00000000" w:rsidRDefault="00000000" w:rsidRPr="00000000" w14:paraId="000009F7">
      <w:pPr>
        <w:ind w:left="2520" w:firstLine="0"/>
        <w:rPr/>
      </w:pPr>
      <w:r w:rsidDel="00000000" w:rsidR="00000000" w:rsidRPr="00000000">
        <w:rPr>
          <w:rtl w:val="0"/>
        </w:rPr>
      </w:r>
    </w:p>
    <w:p w:rsidR="00000000" w:rsidDel="00000000" w:rsidP="00000000" w:rsidRDefault="00000000" w:rsidRPr="00000000" w14:paraId="000009F8">
      <w:pPr>
        <w:ind w:left="1440" w:firstLine="0"/>
        <w:rPr/>
      </w:pPr>
      <w:r w:rsidDel="00000000" w:rsidR="00000000" w:rsidRPr="00000000">
        <w:rPr>
          <w:rtl w:val="0"/>
        </w:rPr>
        <w:t xml:space="preserve">Notes:</w:t>
      </w:r>
    </w:p>
    <w:p w:rsidR="00000000" w:rsidDel="00000000" w:rsidP="00000000" w:rsidRDefault="00000000" w:rsidRPr="00000000" w14:paraId="000009F9">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9FA">
      <w:pPr>
        <w:rPr/>
      </w:pPr>
      <w:r w:rsidDel="00000000" w:rsidR="00000000" w:rsidRPr="00000000">
        <w:rPr>
          <w:rtl w:val="0"/>
        </w:rPr>
      </w:r>
    </w:p>
    <w:p w:rsidR="00000000" w:rsidDel="00000000" w:rsidP="00000000" w:rsidRDefault="00000000" w:rsidRPr="00000000" w14:paraId="000009FB">
      <w:pPr>
        <w:rPr/>
      </w:pPr>
      <w:r w:rsidDel="00000000" w:rsidR="00000000" w:rsidRPr="00000000">
        <w:rPr>
          <w:rtl w:val="0"/>
        </w:rPr>
      </w:r>
    </w:p>
    <w:p w:rsidR="00000000" w:rsidDel="00000000" w:rsidP="00000000" w:rsidRDefault="00000000" w:rsidRPr="00000000" w14:paraId="000009FC">
      <w:pPr>
        <w:pStyle w:val="Heading3"/>
        <w:rPr/>
      </w:pPr>
      <w:bookmarkStart w:colFirst="0" w:colLast="0" w:name="_heading=h.f1tuzb58u1gz" w:id="106"/>
      <w:bookmarkEnd w:id="106"/>
      <w:r w:rsidDel="00000000" w:rsidR="00000000" w:rsidRPr="00000000">
        <w:rPr>
          <w:rtl w:val="0"/>
        </w:rPr>
        <w:t xml:space="preserve">Other Military</w:t>
      </w:r>
    </w:p>
    <w:p w:rsidR="00000000" w:rsidDel="00000000" w:rsidP="00000000" w:rsidRDefault="00000000" w:rsidRPr="00000000" w14:paraId="000009FD">
      <w:pPr>
        <w:rPr/>
      </w:pPr>
      <w:r w:rsidDel="00000000" w:rsidR="00000000" w:rsidRPr="00000000">
        <w:rPr>
          <w:rtl w:val="0"/>
        </w:rPr>
      </w:r>
    </w:p>
    <w:p w:rsidR="00000000" w:rsidDel="00000000" w:rsidP="00000000" w:rsidRDefault="00000000" w:rsidRPr="00000000" w14:paraId="000009FE">
      <w:pPr>
        <w:pStyle w:val="Heading4"/>
        <w:ind w:firstLine="720"/>
        <w:rPr/>
      </w:pPr>
      <w:bookmarkStart w:colFirst="0" w:colLast="0" w:name="_heading=h.q22cvu8bts2k" w:id="107"/>
      <w:bookmarkEnd w:id="107"/>
      <w:r w:rsidDel="00000000" w:rsidR="00000000" w:rsidRPr="00000000">
        <w:rPr>
          <w:rtl w:val="0"/>
        </w:rPr>
        <w:t xml:space="preserve">Gudda Dialmo (WIP)</w:t>
      </w:r>
    </w:p>
    <w:p w:rsidR="00000000" w:rsidDel="00000000" w:rsidP="00000000" w:rsidRDefault="00000000" w:rsidRPr="00000000" w14:paraId="000009FF">
      <w:pPr>
        <w:rPr/>
      </w:pPr>
      <w:sdt>
        <w:sdtPr>
          <w:tag w:val="goog_rdk_758"/>
        </w:sdtPr>
        <w:sdtContent>
          <w:r w:rsidDel="00000000" w:rsidR="00000000" w:rsidRPr="00000000">
            <w:rPr>
              <w:rFonts w:ascii="Arial Unicode MS" w:cs="Arial Unicode MS" w:eastAsia="Arial Unicode MS" w:hAnsi="Arial Unicode MS"/>
              <w:rtl w:val="0"/>
            </w:rPr>
            <w:tab/>
            <w:tab/>
            <w:t xml:space="preserve">Name in Japanese: グッダ・ディアルモ</w:t>
          </w:r>
        </w:sdtContent>
      </w:sdt>
    </w:p>
    <w:p w:rsidR="00000000" w:rsidDel="00000000" w:rsidP="00000000" w:rsidRDefault="00000000" w:rsidRPr="00000000" w14:paraId="00000A00">
      <w:pPr>
        <w:ind w:left="720" w:firstLine="720"/>
        <w:rPr/>
      </w:pPr>
      <w:r w:rsidDel="00000000" w:rsidR="00000000" w:rsidRPr="00000000">
        <w:rPr>
          <w:rtl w:val="0"/>
        </w:rPr>
        <w:t xml:space="preserve">Notes:</w:t>
      </w:r>
    </w:p>
    <w:p w:rsidR="00000000" w:rsidDel="00000000" w:rsidP="00000000" w:rsidRDefault="00000000" w:rsidRPr="00000000" w14:paraId="00000A01">
      <w:pPr>
        <w:numPr>
          <w:ilvl w:val="0"/>
          <w:numId w:val="5"/>
        </w:numPr>
        <w:ind w:left="2520" w:hanging="360"/>
        <w:rPr/>
      </w:pPr>
      <w:sdt>
        <w:sdtPr>
          <w:tag w:val="goog_rdk_759"/>
        </w:sdtPr>
        <w:sdtContent>
          <w:r w:rsidDel="00000000" w:rsidR="00000000" w:rsidRPr="00000000">
            <w:rPr>
              <w:rFonts w:ascii="Arial Unicode MS" w:cs="Arial Unicode MS" w:eastAsia="Arial Unicode MS" w:hAnsi="Arial Unicode MS"/>
              <w:rtl w:val="0"/>
            </w:rPr>
            <w:t xml:space="preserve">Referred to as “虎狩” (Tiger Hunter)</w:t>
          </w:r>
        </w:sdtContent>
      </w:sdt>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pStyle w:val="Heading4"/>
        <w:ind w:left="720" w:firstLine="0"/>
        <w:rPr/>
      </w:pPr>
      <w:bookmarkStart w:colFirst="0" w:colLast="0" w:name="_heading=h.yxi95ynw0xyb" w:id="108"/>
      <w:bookmarkEnd w:id="108"/>
      <w:r w:rsidDel="00000000" w:rsidR="00000000" w:rsidRPr="00000000">
        <w:rPr>
          <w:rtl w:val="0"/>
        </w:rPr>
        <w:t xml:space="preserve">Jamal Aurélie</w:t>
      </w:r>
    </w:p>
    <w:p w:rsidR="00000000" w:rsidDel="00000000" w:rsidP="00000000" w:rsidRDefault="00000000" w:rsidRPr="00000000" w14:paraId="00000A04">
      <w:pPr>
        <w:rPr/>
      </w:pPr>
      <w:sdt>
        <w:sdtPr>
          <w:tag w:val="goog_rdk_760"/>
        </w:sdtPr>
        <w:sdtContent>
          <w:r w:rsidDel="00000000" w:rsidR="00000000" w:rsidRPr="00000000">
            <w:rPr>
              <w:rFonts w:ascii="Arial Unicode MS" w:cs="Arial Unicode MS" w:eastAsia="Arial Unicode MS" w:hAnsi="Arial Unicode MS"/>
              <w:rtl w:val="0"/>
            </w:rPr>
            <w:tab/>
            <w:tab/>
            <w:t xml:space="preserve">Name in Japanese: ジャマル・オーレリー</w:t>
          </w:r>
        </w:sdtContent>
      </w:sdt>
    </w:p>
    <w:p w:rsidR="00000000" w:rsidDel="00000000" w:rsidP="00000000" w:rsidRDefault="00000000" w:rsidRPr="00000000" w14:paraId="00000A05">
      <w:pPr>
        <w:rPr/>
      </w:pPr>
      <w:r w:rsidDel="00000000" w:rsidR="00000000" w:rsidRPr="00000000">
        <w:rPr>
          <w:rtl w:val="0"/>
        </w:rPr>
        <w:tab/>
        <w:tab/>
        <w:t xml:space="preserve">Japanese speech quirks:</w:t>
      </w:r>
    </w:p>
    <w:p w:rsidR="00000000" w:rsidDel="00000000" w:rsidP="00000000" w:rsidRDefault="00000000" w:rsidRPr="00000000" w14:paraId="00000A06">
      <w:pPr>
        <w:numPr>
          <w:ilvl w:val="0"/>
          <w:numId w:val="5"/>
        </w:numPr>
        <w:ind w:left="2520" w:hanging="360"/>
        <w:rPr/>
      </w:pPr>
      <w:sdt>
        <w:sdtPr>
          <w:tag w:val="goog_rdk_761"/>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07">
      <w:pPr>
        <w:ind w:left="1440" w:firstLine="0"/>
        <w:rPr/>
      </w:pPr>
      <w:r w:rsidDel="00000000" w:rsidR="00000000" w:rsidRPr="00000000">
        <w:rPr>
          <w:rtl w:val="0"/>
        </w:rPr>
        <w:t xml:space="preserve">English speech quirks:</w:t>
      </w:r>
    </w:p>
    <w:p w:rsidR="00000000" w:rsidDel="00000000" w:rsidP="00000000" w:rsidRDefault="00000000" w:rsidRPr="00000000" w14:paraId="00000A0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“(y’)ain’t” / “‘bout” / “gonna” / “tho’”, etc, but does not use “-in’” / “’n”</w:t>
      </w:r>
    </w:p>
    <w:p w:rsidR="00000000" w:rsidDel="00000000" w:rsidP="00000000" w:rsidRDefault="00000000" w:rsidRPr="00000000" w14:paraId="00000A09">
      <w:pPr>
        <w:numPr>
          <w:ilvl w:val="0"/>
          <w:numId w:val="5"/>
        </w:numPr>
        <w:ind w:left="2520" w:hanging="360"/>
        <w:rPr/>
      </w:pPr>
      <w:r w:rsidDel="00000000" w:rsidR="00000000" w:rsidRPr="00000000">
        <w:rPr>
          <w:rtl w:val="0"/>
        </w:rPr>
        <w:t xml:space="preserve">Likes to curse here and there, is very rude overall</w:t>
      </w:r>
    </w:p>
    <w:p w:rsidR="00000000" w:rsidDel="00000000" w:rsidP="00000000" w:rsidRDefault="00000000" w:rsidRPr="00000000" w14:paraId="00000A0A">
      <w:pPr>
        <w:ind w:left="1440" w:firstLine="0"/>
        <w:rPr/>
      </w:pPr>
      <w:r w:rsidDel="00000000" w:rsidR="00000000" w:rsidRPr="00000000">
        <w:rPr>
          <w:rtl w:val="0"/>
        </w:rPr>
        <w:t xml:space="preserve">Notes:</w:t>
      </w:r>
    </w:p>
    <w:p w:rsidR="00000000" w:rsidDel="00000000" w:rsidP="00000000" w:rsidRDefault="00000000" w:rsidRPr="00000000" w14:paraId="00000A0B">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0C">
      <w:pPr>
        <w:rPr>
          <w:b w:val="1"/>
        </w:rPr>
      </w:pPr>
      <w:r w:rsidDel="00000000" w:rsidR="00000000" w:rsidRPr="00000000">
        <w:rPr>
          <w:rtl w:val="0"/>
        </w:rPr>
      </w:r>
    </w:p>
    <w:p w:rsidR="00000000" w:rsidDel="00000000" w:rsidP="00000000" w:rsidRDefault="00000000" w:rsidRPr="00000000" w14:paraId="00000A0D">
      <w:pPr>
        <w:pStyle w:val="Heading4"/>
        <w:ind w:left="720" w:firstLine="0"/>
        <w:rPr/>
      </w:pPr>
      <w:bookmarkStart w:colFirst="0" w:colLast="0" w:name="_heading=h.nwkdzj2la8ca" w:id="109"/>
      <w:bookmarkEnd w:id="109"/>
      <w:r w:rsidDel="00000000" w:rsidR="00000000" w:rsidRPr="00000000">
        <w:rPr>
          <w:rtl w:val="0"/>
        </w:rPr>
        <w:t xml:space="preserve">Kafma Irulux</w:t>
      </w:r>
    </w:p>
    <w:p w:rsidR="00000000" w:rsidDel="00000000" w:rsidP="00000000" w:rsidRDefault="00000000" w:rsidRPr="00000000" w14:paraId="00000A0E">
      <w:pPr>
        <w:rPr/>
      </w:pPr>
      <w:sdt>
        <w:sdtPr>
          <w:tag w:val="goog_rdk_762"/>
        </w:sdtPr>
        <w:sdtContent>
          <w:r w:rsidDel="00000000" w:rsidR="00000000" w:rsidRPr="00000000">
            <w:rPr>
              <w:rFonts w:ascii="Arial Unicode MS" w:cs="Arial Unicode MS" w:eastAsia="Arial Unicode MS" w:hAnsi="Arial Unicode MS"/>
              <w:rtl w:val="0"/>
            </w:rPr>
            <w:tab/>
            <w:tab/>
            <w:t xml:space="preserve">Name in Japanese: カフマ・イルルクス</w:t>
          </w:r>
        </w:sdtContent>
      </w:sdt>
    </w:p>
    <w:p w:rsidR="00000000" w:rsidDel="00000000" w:rsidP="00000000" w:rsidRDefault="00000000" w:rsidRPr="00000000" w14:paraId="00000A0F">
      <w:pPr>
        <w:rPr/>
      </w:pPr>
      <w:r w:rsidDel="00000000" w:rsidR="00000000" w:rsidRPr="00000000">
        <w:rPr>
          <w:rtl w:val="0"/>
        </w:rPr>
        <w:tab/>
        <w:tab/>
        <w:t xml:space="preserve">Japanese speech quirks:</w:t>
      </w:r>
    </w:p>
    <w:p w:rsidR="00000000" w:rsidDel="00000000" w:rsidP="00000000" w:rsidRDefault="00000000" w:rsidRPr="00000000" w14:paraId="00000A10">
      <w:pPr>
        <w:numPr>
          <w:ilvl w:val="0"/>
          <w:numId w:val="5"/>
        </w:numPr>
        <w:ind w:left="2520" w:hanging="360"/>
        <w:rPr/>
      </w:pPr>
      <w:sdt>
        <w:sdtPr>
          <w:tag w:val="goog_rdk_763"/>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11">
      <w:pPr>
        <w:ind w:left="1440" w:firstLine="0"/>
        <w:rPr/>
      </w:pPr>
      <w:r w:rsidDel="00000000" w:rsidR="00000000" w:rsidRPr="00000000">
        <w:rPr>
          <w:rtl w:val="0"/>
        </w:rPr>
        <w:t xml:space="preserve">English speech quirks:</w:t>
      </w:r>
    </w:p>
    <w:p w:rsidR="00000000" w:rsidDel="00000000" w:rsidP="00000000" w:rsidRDefault="00000000" w:rsidRPr="00000000" w14:paraId="00000A12">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contractions depending on context, and only uses those such as “I’m” / “don’t”, etc, does not use “-in’” / “(y’)ain’t” / “’n” / “y’all”</w:t>
      </w:r>
    </w:p>
    <w:p w:rsidR="00000000" w:rsidDel="00000000" w:rsidP="00000000" w:rsidRDefault="00000000" w:rsidRPr="00000000" w14:paraId="00000A13">
      <w:pPr>
        <w:widowControl w:val="0"/>
        <w:numPr>
          <w:ilvl w:val="0"/>
          <w:numId w:val="5"/>
        </w:numPr>
        <w:spacing w:line="240" w:lineRule="auto"/>
        <w:ind w:left="2520" w:hanging="360"/>
        <w:rPr/>
      </w:pPr>
      <w:r w:rsidDel="00000000" w:rsidR="00000000" w:rsidRPr="00000000">
        <w:rPr>
          <w:rtl w:val="0"/>
        </w:rPr>
        <w:t xml:space="preserve">Extremely polite when talking to the Emperor or in presence of the Emperor (no contractions)</w:t>
      </w:r>
    </w:p>
    <w:p w:rsidR="00000000" w:rsidDel="00000000" w:rsidP="00000000" w:rsidRDefault="00000000" w:rsidRPr="00000000" w14:paraId="00000A14">
      <w:pPr>
        <w:widowControl w:val="0"/>
        <w:numPr>
          <w:ilvl w:val="0"/>
          <w:numId w:val="5"/>
        </w:numPr>
        <w:spacing w:line="240" w:lineRule="auto"/>
        <w:ind w:left="2520" w:hanging="360"/>
        <w:rPr/>
      </w:pPr>
      <w:r w:rsidDel="00000000" w:rsidR="00000000" w:rsidRPr="00000000">
        <w:rPr>
          <w:rtl w:val="0"/>
        </w:rPr>
        <w:t xml:space="preserve">Casual otherwise (contractions used at will)</w:t>
      </w:r>
    </w:p>
    <w:p w:rsidR="00000000" w:rsidDel="00000000" w:rsidP="00000000" w:rsidRDefault="00000000" w:rsidRPr="00000000" w14:paraId="00000A15">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16">
      <w:pPr>
        <w:ind w:left="1440" w:firstLine="0"/>
        <w:rPr/>
      </w:pPr>
      <w:r w:rsidDel="00000000" w:rsidR="00000000" w:rsidRPr="00000000">
        <w:rPr>
          <w:rtl w:val="0"/>
        </w:rPr>
        <w:t xml:space="preserve">Notes:</w:t>
      </w:r>
    </w:p>
    <w:p w:rsidR="00000000" w:rsidDel="00000000" w:rsidP="00000000" w:rsidRDefault="00000000" w:rsidRPr="00000000" w14:paraId="00000A17">
      <w:pPr>
        <w:numPr>
          <w:ilvl w:val="0"/>
          <w:numId w:val="5"/>
        </w:numPr>
        <w:ind w:left="2520" w:hanging="360"/>
        <w:rPr/>
      </w:pPr>
      <w:r w:rsidDel="00000000" w:rsidR="00000000" w:rsidRPr="00000000">
        <w:rPr>
          <w:rtl w:val="0"/>
        </w:rPr>
        <w:t xml:space="preserve">Subject to change</w:t>
      </w:r>
    </w:p>
    <w:p w:rsidR="00000000" w:rsidDel="00000000" w:rsidP="00000000" w:rsidRDefault="00000000" w:rsidRPr="00000000" w14:paraId="00000A18">
      <w:pPr>
        <w:rPr/>
      </w:pPr>
      <w:r w:rsidDel="00000000" w:rsidR="00000000" w:rsidRPr="00000000">
        <w:rPr>
          <w:rtl w:val="0"/>
        </w:rPr>
      </w:r>
    </w:p>
    <w:p w:rsidR="00000000" w:rsidDel="00000000" w:rsidP="00000000" w:rsidRDefault="00000000" w:rsidRPr="00000000" w14:paraId="00000A19">
      <w:pPr>
        <w:pStyle w:val="Heading4"/>
        <w:ind w:left="720" w:firstLine="0"/>
        <w:rPr/>
      </w:pPr>
      <w:bookmarkStart w:colFirst="0" w:colLast="0" w:name="_heading=h.lqv4q61z37x" w:id="110"/>
      <w:bookmarkEnd w:id="110"/>
      <w:r w:rsidDel="00000000" w:rsidR="00000000" w:rsidRPr="00000000">
        <w:rPr>
          <w:rtl w:val="0"/>
        </w:rPr>
        <w:t xml:space="preserve">Miles</w:t>
      </w:r>
    </w:p>
    <w:p w:rsidR="00000000" w:rsidDel="00000000" w:rsidP="00000000" w:rsidRDefault="00000000" w:rsidRPr="00000000" w14:paraId="00000A1A">
      <w:pPr>
        <w:rPr/>
      </w:pPr>
      <w:sdt>
        <w:sdtPr>
          <w:tag w:val="goog_rdk_764"/>
        </w:sdtPr>
        <w:sdtContent>
          <w:r w:rsidDel="00000000" w:rsidR="00000000" w:rsidRPr="00000000">
            <w:rPr>
              <w:rFonts w:ascii="Arial Unicode MS" w:cs="Arial Unicode MS" w:eastAsia="Arial Unicode MS" w:hAnsi="Arial Unicode MS"/>
              <w:rtl w:val="0"/>
            </w:rPr>
            <w:tab/>
            <w:tab/>
            <w:t xml:space="preserve">Name in Japanese: マイルズ</w:t>
          </w:r>
        </w:sdtContent>
      </w:sdt>
    </w:p>
    <w:p w:rsidR="00000000" w:rsidDel="00000000" w:rsidP="00000000" w:rsidRDefault="00000000" w:rsidRPr="00000000" w14:paraId="00000A1B">
      <w:pPr>
        <w:ind w:left="720" w:firstLine="720"/>
        <w:rPr/>
      </w:pPr>
      <w:r w:rsidDel="00000000" w:rsidR="00000000" w:rsidRPr="00000000">
        <w:rPr>
          <w:rtl w:val="0"/>
        </w:rPr>
        <w:t xml:space="preserve">Japanese speech quirks:</w:t>
      </w:r>
    </w:p>
    <w:p w:rsidR="00000000" w:rsidDel="00000000" w:rsidP="00000000" w:rsidRDefault="00000000" w:rsidRPr="00000000" w14:paraId="00000A1C">
      <w:pPr>
        <w:numPr>
          <w:ilvl w:val="0"/>
          <w:numId w:val="5"/>
        </w:numPr>
        <w:ind w:left="2520" w:hanging="360"/>
        <w:rPr/>
      </w:pPr>
      <w:sdt>
        <w:sdtPr>
          <w:tag w:val="goog_rdk_765"/>
        </w:sdtPr>
        <w:sdtContent>
          <w:r w:rsidDel="00000000" w:rsidR="00000000" w:rsidRPr="00000000">
            <w:rPr>
              <w:rFonts w:ascii="Arial Unicode MS" w:cs="Arial Unicode MS" w:eastAsia="Arial Unicode MS" w:hAnsi="Arial Unicode MS"/>
              <w:rtl w:val="0"/>
            </w:rPr>
            <w:t xml:space="preserve">First person pronoun – “オレ” (usually), may switch to “ワタクシ” when talking to someone of higher position/when trying to butter up to someone</w:t>
          </w:r>
        </w:sdtContent>
      </w:sdt>
    </w:p>
    <w:p w:rsidR="00000000" w:rsidDel="00000000" w:rsidP="00000000" w:rsidRDefault="00000000" w:rsidRPr="00000000" w14:paraId="00000A1D">
      <w:pPr>
        <w:numPr>
          <w:ilvl w:val="0"/>
          <w:numId w:val="5"/>
        </w:numPr>
        <w:ind w:left="2520" w:hanging="360"/>
        <w:rPr/>
      </w:pPr>
      <w:r w:rsidDel="00000000" w:rsidR="00000000" w:rsidRPr="00000000">
        <w:rPr>
          <w:rtl w:val="0"/>
        </w:rPr>
        <w:t xml:space="preserve">Casual, rough style of speech by default</w:t>
      </w:r>
    </w:p>
    <w:p w:rsidR="00000000" w:rsidDel="00000000" w:rsidP="00000000" w:rsidRDefault="00000000" w:rsidRPr="00000000" w14:paraId="00000A1E">
      <w:pPr>
        <w:numPr>
          <w:ilvl w:val="0"/>
          <w:numId w:val="5"/>
        </w:numPr>
        <w:ind w:left="2520" w:hanging="360"/>
        <w:rPr/>
      </w:pPr>
      <w:r w:rsidDel="00000000" w:rsidR="00000000" w:rsidRPr="00000000">
        <w:rPr>
          <w:rtl w:val="0"/>
        </w:rPr>
        <w:t xml:space="preserve">Is a lot more polite when talking to someone of higher status (like Serena) or when buttering up to someone (like Reinhard)</w:t>
      </w:r>
    </w:p>
    <w:p w:rsidR="00000000" w:rsidDel="00000000" w:rsidP="00000000" w:rsidRDefault="00000000" w:rsidRPr="00000000" w14:paraId="00000A1F">
      <w:pPr>
        <w:ind w:left="720" w:firstLine="720"/>
        <w:rPr/>
      </w:pPr>
      <w:r w:rsidDel="00000000" w:rsidR="00000000" w:rsidRPr="00000000">
        <w:rPr>
          <w:rtl w:val="0"/>
        </w:rPr>
        <w:t xml:space="preserve">English speech quirks:</w:t>
      </w:r>
    </w:p>
    <w:p w:rsidR="00000000" w:rsidDel="00000000" w:rsidP="00000000" w:rsidRDefault="00000000" w:rsidRPr="00000000" w14:paraId="00000A20">
      <w:pPr>
        <w:numPr>
          <w:ilvl w:val="0"/>
          <w:numId w:val="5"/>
        </w:numPr>
        <w:ind w:left="2520" w:hanging="360"/>
        <w:rPr/>
      </w:pPr>
      <w:r w:rsidDel="00000000" w:rsidR="00000000" w:rsidRPr="00000000">
        <w:rPr>
          <w:rtl w:val="0"/>
        </w:rPr>
        <w:t xml:space="preserve">Uses mostly contractions such as “I’m” / “don’t” / “y’all”/ “(y’)ain’t” / “‘bout” / “gonna”  but does not use / “-in’” / “’n” / etc</w:t>
      </w:r>
    </w:p>
    <w:p w:rsidR="00000000" w:rsidDel="00000000" w:rsidP="00000000" w:rsidRDefault="00000000" w:rsidRPr="00000000" w14:paraId="00000A21">
      <w:pPr>
        <w:numPr>
          <w:ilvl w:val="0"/>
          <w:numId w:val="5"/>
        </w:numPr>
        <w:ind w:left="2520" w:hanging="360"/>
        <w:rPr/>
      </w:pPr>
      <w:sdt>
        <w:sdtPr>
          <w:tag w:val="goog_rdk_766"/>
        </w:sdtPr>
        <w:sdtContent>
          <w:r w:rsidDel="00000000" w:rsidR="00000000" w:rsidRPr="00000000">
            <w:rPr>
              <w:rFonts w:ascii="Arial Unicode MS" w:cs="Arial Unicode MS" w:eastAsia="Arial Unicode MS" w:hAnsi="Arial Unicode MS"/>
              <w:rtl w:val="0"/>
            </w:rPr>
            <w:t xml:space="preserve">Switches to a polite style without contractions when talking to someone of higher status or buttering up to them (denote this by the use of “ワタクシ”)</w:t>
          </w:r>
        </w:sdtContent>
      </w:sdt>
    </w:p>
    <w:p w:rsidR="00000000" w:rsidDel="00000000" w:rsidP="00000000" w:rsidRDefault="00000000" w:rsidRPr="00000000" w14:paraId="00000A22">
      <w:pPr>
        <w:ind w:left="720" w:firstLine="720"/>
        <w:rPr/>
      </w:pPr>
      <w:r w:rsidDel="00000000" w:rsidR="00000000" w:rsidRPr="00000000">
        <w:rPr>
          <w:rtl w:val="0"/>
        </w:rPr>
        <w:t xml:space="preserve">Notes:</w:t>
      </w:r>
    </w:p>
    <w:p w:rsidR="00000000" w:rsidDel="00000000" w:rsidP="00000000" w:rsidRDefault="00000000" w:rsidRPr="00000000" w14:paraId="00000A23">
      <w:pPr>
        <w:numPr>
          <w:ilvl w:val="0"/>
          <w:numId w:val="5"/>
        </w:numPr>
        <w:ind w:left="2520" w:hanging="360"/>
        <w:rPr/>
      </w:pPr>
      <w:sdt>
        <w:sdtPr>
          <w:tag w:val="goog_rdk_767"/>
        </w:sdtPr>
        <w:sdtContent>
          <w:r w:rsidDel="00000000" w:rsidR="00000000" w:rsidRPr="00000000">
            <w:rPr>
              <w:rFonts w:ascii="Arial Unicode MS" w:cs="Arial Unicode MS" w:eastAsia="Arial Unicode MS" w:hAnsi="Arial Unicode MS"/>
              <w:rtl w:val="0"/>
            </w:rPr>
            <w:t xml:space="preserve">Is Balleroy Temeglyph’s “sworn brother” (義兄弟)</w:t>
          </w:r>
        </w:sdtContent>
      </w:sdt>
    </w:p>
    <w:p w:rsidR="00000000" w:rsidDel="00000000" w:rsidP="00000000" w:rsidRDefault="00000000" w:rsidRPr="00000000" w14:paraId="00000A24">
      <w:pPr>
        <w:numPr>
          <w:ilvl w:val="0"/>
          <w:numId w:val="5"/>
        </w:numPr>
        <w:ind w:left="2520" w:hanging="360"/>
        <w:rPr/>
      </w:pPr>
      <w:sdt>
        <w:sdtPr>
          <w:tag w:val="goog_rdk_768"/>
        </w:sdtPr>
        <w:sdtContent>
          <w:r w:rsidDel="00000000" w:rsidR="00000000" w:rsidRPr="00000000">
            <w:rPr>
              <w:rFonts w:ascii="Arial Unicode MS" w:cs="Arial Unicode MS" w:eastAsia="Arial Unicode MS" w:hAnsi="Arial Unicode MS"/>
              <w:rtl w:val="0"/>
            </w:rPr>
            <w:t xml:space="preserve">Calls Balleroy “Lil’ Balle” (バル坊)</w:t>
          </w:r>
        </w:sdtContent>
      </w:sdt>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pStyle w:val="Heading4"/>
        <w:ind w:left="720" w:firstLine="0"/>
        <w:rPr/>
      </w:pPr>
      <w:bookmarkStart w:colFirst="0" w:colLast="0" w:name="_heading=h.i5chcj1n7qkw" w:id="111"/>
      <w:bookmarkEnd w:id="111"/>
      <w:r w:rsidDel="00000000" w:rsidR="00000000" w:rsidRPr="00000000">
        <w:rPr>
          <w:rtl w:val="0"/>
        </w:rPr>
        <w:t xml:space="preserve">Todd Fang</w:t>
      </w:r>
    </w:p>
    <w:p w:rsidR="00000000" w:rsidDel="00000000" w:rsidP="00000000" w:rsidRDefault="00000000" w:rsidRPr="00000000" w14:paraId="00000A27">
      <w:pPr>
        <w:rPr/>
      </w:pPr>
      <w:sdt>
        <w:sdtPr>
          <w:tag w:val="goog_rdk_769"/>
        </w:sdtPr>
        <w:sdtContent>
          <w:r w:rsidDel="00000000" w:rsidR="00000000" w:rsidRPr="00000000">
            <w:rPr>
              <w:rFonts w:ascii="Arial Unicode MS" w:cs="Arial Unicode MS" w:eastAsia="Arial Unicode MS" w:hAnsi="Arial Unicode MS"/>
              <w:rtl w:val="0"/>
            </w:rPr>
            <w:tab/>
            <w:tab/>
            <w:t xml:space="preserve">Name in Japanese: トッド・ファング</w:t>
          </w:r>
        </w:sdtContent>
      </w:sdt>
    </w:p>
    <w:p w:rsidR="00000000" w:rsidDel="00000000" w:rsidP="00000000" w:rsidRDefault="00000000" w:rsidRPr="00000000" w14:paraId="00000A28">
      <w:pPr>
        <w:rPr/>
      </w:pPr>
      <w:r w:rsidDel="00000000" w:rsidR="00000000" w:rsidRPr="00000000">
        <w:rPr>
          <w:rtl w:val="0"/>
        </w:rPr>
        <w:tab/>
        <w:tab/>
        <w:t xml:space="preserve">Japanese speech quirks:</w:t>
      </w:r>
    </w:p>
    <w:p w:rsidR="00000000" w:rsidDel="00000000" w:rsidP="00000000" w:rsidRDefault="00000000" w:rsidRPr="00000000" w14:paraId="00000A29">
      <w:pPr>
        <w:numPr>
          <w:ilvl w:val="0"/>
          <w:numId w:val="5"/>
        </w:numPr>
        <w:ind w:left="2520" w:hanging="360"/>
        <w:rPr/>
      </w:pPr>
      <w:sdt>
        <w:sdtPr>
          <w:tag w:val="goog_rdk_770"/>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2A">
      <w:pPr>
        <w:numPr>
          <w:ilvl w:val="0"/>
          <w:numId w:val="5"/>
        </w:numPr>
        <w:ind w:left="2520" w:hanging="360"/>
        <w:rPr/>
      </w:pPr>
      <w:sdt>
        <w:sdtPr>
          <w:tag w:val="goog_rdk_771"/>
        </w:sdtPr>
        <w:sdtContent>
          <w:r w:rsidDel="00000000" w:rsidR="00000000" w:rsidRPr="00000000">
            <w:rPr>
              <w:rFonts w:ascii="Arial Unicode MS" w:cs="Arial Unicode MS" w:eastAsia="Arial Unicode MS" w:hAnsi="Arial Unicode MS"/>
              <w:rtl w:val="0"/>
            </w:rPr>
            <w:t xml:space="preserve">Uses “せーのっ” from time-to-time</w:t>
          </w:r>
        </w:sdtContent>
      </w:sdt>
    </w:p>
    <w:p w:rsidR="00000000" w:rsidDel="00000000" w:rsidP="00000000" w:rsidRDefault="00000000" w:rsidRPr="00000000" w14:paraId="00000A2B">
      <w:pPr>
        <w:ind w:left="1440" w:firstLine="0"/>
        <w:rPr/>
      </w:pPr>
      <w:r w:rsidDel="00000000" w:rsidR="00000000" w:rsidRPr="00000000">
        <w:rPr>
          <w:rtl w:val="0"/>
        </w:rPr>
        <w:t xml:space="preserve">English speech quirks:</w:t>
      </w:r>
    </w:p>
    <w:p w:rsidR="00000000" w:rsidDel="00000000" w:rsidP="00000000" w:rsidRDefault="00000000" w:rsidRPr="00000000" w14:paraId="00000A2C">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“’n” / “y’all”, “ain’t” is used scarcely (never “y’ain’t”)</w:t>
      </w:r>
    </w:p>
    <w:p w:rsidR="00000000" w:rsidDel="00000000" w:rsidP="00000000" w:rsidRDefault="00000000" w:rsidRPr="00000000" w14:paraId="00000A2D">
      <w:pPr>
        <w:numPr>
          <w:ilvl w:val="0"/>
          <w:numId w:val="5"/>
        </w:numPr>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A2E">
      <w:pPr>
        <w:numPr>
          <w:ilvl w:val="0"/>
          <w:numId w:val="5"/>
        </w:numPr>
        <w:ind w:left="2520" w:hanging="360"/>
        <w:rPr/>
      </w:pPr>
      <w:sdt>
        <w:sdtPr>
          <w:tag w:val="goog_rdk_772"/>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A2F">
      <w:pPr>
        <w:ind w:left="1440" w:firstLine="0"/>
        <w:rPr/>
      </w:pPr>
      <w:r w:rsidDel="00000000" w:rsidR="00000000" w:rsidRPr="00000000">
        <w:rPr>
          <w:rtl w:val="0"/>
        </w:rPr>
        <w:t xml:space="preserve">Notes:</w:t>
      </w:r>
    </w:p>
    <w:p w:rsidR="00000000" w:rsidDel="00000000" w:rsidP="00000000" w:rsidRDefault="00000000" w:rsidRPr="00000000" w14:paraId="00000A30">
      <w:pPr>
        <w:numPr>
          <w:ilvl w:val="0"/>
          <w:numId w:val="5"/>
        </w:numPr>
        <w:ind w:left="2520" w:hanging="360"/>
        <w:rPr/>
      </w:pPr>
      <w:sdt>
        <w:sdtPr>
          <w:tag w:val="goog_rdk_773"/>
        </w:sdtPr>
        <w:sdtContent>
          <w:r w:rsidDel="00000000" w:rsidR="00000000" w:rsidRPr="00000000">
            <w:rPr>
              <w:rFonts w:ascii="Arial Unicode MS" w:cs="Arial Unicode MS" w:eastAsia="Arial Unicode MS" w:hAnsi="Arial Unicode MS"/>
              <w:rtl w:val="0"/>
            </w:rPr>
            <w:t xml:space="preserve">When using “嬢ちゃん”, can be translated as “miss”</w:t>
          </w:r>
        </w:sdtContent>
      </w:sdt>
    </w:p>
    <w:p w:rsidR="00000000" w:rsidDel="00000000" w:rsidP="00000000" w:rsidRDefault="00000000" w:rsidRPr="00000000" w14:paraId="00000A31">
      <w:pPr>
        <w:numPr>
          <w:ilvl w:val="0"/>
          <w:numId w:val="5"/>
        </w:numPr>
        <w:ind w:left="2520" w:hanging="360"/>
        <w:rPr/>
      </w:pPr>
      <w:sdt>
        <w:sdtPr>
          <w:tag w:val="goog_rdk_774"/>
        </w:sdtPr>
        <w:sdtContent>
          <w:r w:rsidDel="00000000" w:rsidR="00000000" w:rsidRPr="00000000">
            <w:rPr>
              <w:rFonts w:ascii="Arial Unicode MS" w:cs="Arial Unicode MS" w:eastAsia="Arial Unicode MS" w:hAnsi="Arial Unicode MS"/>
              <w:rtl w:val="0"/>
            </w:rPr>
            <w:t xml:space="preserve">Will sometimes say “失敗失敗” should be translated as “My bad, my bad”</w:t>
          </w:r>
        </w:sdtContent>
      </w:sdt>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pStyle w:val="Heading4"/>
        <w:ind w:left="720" w:firstLine="0"/>
        <w:rPr/>
      </w:pPr>
      <w:bookmarkStart w:colFirst="0" w:colLast="0" w:name="_heading=h.qhy5kndij9ni" w:id="112"/>
      <w:bookmarkEnd w:id="112"/>
      <w:r w:rsidDel="00000000" w:rsidR="00000000" w:rsidRPr="00000000">
        <w:rPr>
          <w:rtl w:val="0"/>
        </w:rPr>
        <w:t xml:space="preserve">Zikr Osman</w:t>
      </w:r>
    </w:p>
    <w:p w:rsidR="00000000" w:rsidDel="00000000" w:rsidP="00000000" w:rsidRDefault="00000000" w:rsidRPr="00000000" w14:paraId="00000A34">
      <w:pPr>
        <w:rPr/>
      </w:pPr>
      <w:sdt>
        <w:sdtPr>
          <w:tag w:val="goog_rdk_775"/>
        </w:sdtPr>
        <w:sdtContent>
          <w:r w:rsidDel="00000000" w:rsidR="00000000" w:rsidRPr="00000000">
            <w:rPr>
              <w:rFonts w:ascii="Arial Unicode MS" w:cs="Arial Unicode MS" w:eastAsia="Arial Unicode MS" w:hAnsi="Arial Unicode MS"/>
              <w:rtl w:val="0"/>
            </w:rPr>
            <w:tab/>
            <w:tab/>
            <w:t xml:space="preserve">Name in Japanese: ズィクル・オスマン</w:t>
          </w:r>
        </w:sdtContent>
      </w:sdt>
    </w:p>
    <w:p w:rsidR="00000000" w:rsidDel="00000000" w:rsidP="00000000" w:rsidRDefault="00000000" w:rsidRPr="00000000" w14:paraId="00000A35">
      <w:pPr>
        <w:rPr/>
      </w:pPr>
      <w:r w:rsidDel="00000000" w:rsidR="00000000" w:rsidRPr="00000000">
        <w:rPr>
          <w:rtl w:val="0"/>
        </w:rPr>
        <w:tab/>
        <w:tab/>
        <w:t xml:space="preserve">Japanese speech quirks:</w:t>
      </w:r>
    </w:p>
    <w:p w:rsidR="00000000" w:rsidDel="00000000" w:rsidP="00000000" w:rsidRDefault="00000000" w:rsidRPr="00000000" w14:paraId="00000A36">
      <w:pPr>
        <w:numPr>
          <w:ilvl w:val="0"/>
          <w:numId w:val="5"/>
        </w:numPr>
        <w:ind w:left="2520" w:hanging="360"/>
        <w:rPr/>
      </w:pPr>
      <w:sdt>
        <w:sdtPr>
          <w:tag w:val="goog_rdk_776"/>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37">
      <w:pPr>
        <w:widowControl w:val="0"/>
        <w:numPr>
          <w:ilvl w:val="0"/>
          <w:numId w:val="5"/>
        </w:numPr>
        <w:spacing w:line="240" w:lineRule="auto"/>
        <w:ind w:left="2520" w:hanging="360"/>
        <w:rPr/>
      </w:pPr>
      <w:r w:rsidDel="00000000" w:rsidR="00000000" w:rsidRPr="00000000">
        <w:rPr>
          <w:rtl w:val="0"/>
        </w:rPr>
        <w:t xml:space="preserve">Speaks politely and straight to the point</w:t>
      </w:r>
    </w:p>
    <w:p w:rsidR="00000000" w:rsidDel="00000000" w:rsidP="00000000" w:rsidRDefault="00000000" w:rsidRPr="00000000" w14:paraId="00000A38">
      <w:pPr>
        <w:ind w:left="1440" w:firstLine="0"/>
        <w:rPr/>
      </w:pPr>
      <w:r w:rsidDel="00000000" w:rsidR="00000000" w:rsidRPr="00000000">
        <w:rPr>
          <w:rtl w:val="0"/>
        </w:rPr>
        <w:t xml:space="preserve">English speech quirks:</w:t>
      </w:r>
    </w:p>
    <w:p w:rsidR="00000000" w:rsidDel="00000000" w:rsidP="00000000" w:rsidRDefault="00000000" w:rsidRPr="00000000" w14:paraId="00000A39">
      <w:pPr>
        <w:widowControl w:val="0"/>
        <w:numPr>
          <w:ilvl w:val="0"/>
          <w:numId w:val="5"/>
        </w:numPr>
        <w:spacing w:line="240" w:lineRule="auto"/>
        <w:ind w:left="2520" w:hanging="360"/>
        <w:rPr/>
      </w:pPr>
      <w:r w:rsidDel="00000000" w:rsidR="00000000" w:rsidRPr="00000000">
        <w:rPr>
          <w:rtl w:val="0"/>
        </w:rPr>
        <w:t xml:space="preserve">Avoids contractions for the most part, using “I’m” / “don’t” only, and scarcely at that</w:t>
      </w:r>
    </w:p>
    <w:p w:rsidR="00000000" w:rsidDel="00000000" w:rsidP="00000000" w:rsidRDefault="00000000" w:rsidRPr="00000000" w14:paraId="00000A3A">
      <w:pPr>
        <w:numPr>
          <w:ilvl w:val="0"/>
          <w:numId w:val="5"/>
        </w:numPr>
        <w:ind w:left="2520" w:hanging="360"/>
        <w:rPr/>
      </w:pPr>
      <w:r w:rsidDel="00000000" w:rsidR="00000000" w:rsidRPr="00000000">
        <w:rPr>
          <w:rtl w:val="0"/>
        </w:rPr>
        <w:t xml:space="preserve">Polite speech, not very verbose nor too flowery</w:t>
      </w:r>
    </w:p>
    <w:p w:rsidR="00000000" w:rsidDel="00000000" w:rsidP="00000000" w:rsidRDefault="00000000" w:rsidRPr="00000000" w14:paraId="00000A3B">
      <w:pPr>
        <w:numPr>
          <w:ilvl w:val="0"/>
          <w:numId w:val="5"/>
        </w:numPr>
        <w:ind w:left="2520" w:hanging="360"/>
        <w:rPr/>
      </w:pPr>
      <w:sdt>
        <w:sdtPr>
          <w:tag w:val="goog_rdk_777"/>
        </w:sdtPr>
        <w:sdtContent>
          <w:r w:rsidDel="00000000" w:rsidR="00000000" w:rsidRPr="00000000">
            <w:rPr>
              <w:rFonts w:ascii="Arial Unicode MS" w:cs="Arial Unicode MS" w:eastAsia="Arial Unicode MS" w:hAnsi="Arial Unicode MS"/>
              <w:rtl w:val="0"/>
            </w:rPr>
            <w:t xml:space="preserve">Refers to most woman with 嬢 should be localized as “Miss”</w:t>
          </w:r>
        </w:sdtContent>
      </w:sdt>
    </w:p>
    <w:p w:rsidR="00000000" w:rsidDel="00000000" w:rsidP="00000000" w:rsidRDefault="00000000" w:rsidRPr="00000000" w14:paraId="00000A3C">
      <w:pPr>
        <w:ind w:left="1440" w:firstLine="0"/>
        <w:rPr/>
      </w:pPr>
      <w:r w:rsidDel="00000000" w:rsidR="00000000" w:rsidRPr="00000000">
        <w:rPr>
          <w:rtl w:val="0"/>
        </w:rPr>
        <w:t xml:space="preserve">Notes:</w:t>
      </w:r>
    </w:p>
    <w:p w:rsidR="00000000" w:rsidDel="00000000" w:rsidP="00000000" w:rsidRDefault="00000000" w:rsidRPr="00000000" w14:paraId="00000A3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pStyle w:val="Heading3"/>
        <w:rPr/>
      </w:pPr>
      <w:bookmarkStart w:colFirst="0" w:colLast="0" w:name="_heading=h.d6mxfn7eci23" w:id="113"/>
      <w:bookmarkEnd w:id="113"/>
      <w:r w:rsidDel="00000000" w:rsidR="00000000" w:rsidRPr="00000000">
        <w:rPr>
          <w:rtl w:val="0"/>
        </w:rPr>
        <w:t xml:space="preserve">People of Shudraq</w:t>
      </w:r>
    </w:p>
    <w:p w:rsidR="00000000" w:rsidDel="00000000" w:rsidP="00000000" w:rsidRDefault="00000000" w:rsidRPr="00000000" w14:paraId="00000A41">
      <w:pPr>
        <w:ind w:left="1440" w:firstLine="0"/>
        <w:rPr/>
      </w:pPr>
      <w:r w:rsidDel="00000000" w:rsidR="00000000" w:rsidRPr="00000000">
        <w:rPr>
          <w:rtl w:val="0"/>
        </w:rPr>
      </w:r>
    </w:p>
    <w:p w:rsidR="00000000" w:rsidDel="00000000" w:rsidP="00000000" w:rsidRDefault="00000000" w:rsidRPr="00000000" w14:paraId="00000A42">
      <w:pPr>
        <w:pStyle w:val="Heading4"/>
        <w:ind w:left="720" w:firstLine="0"/>
        <w:rPr/>
      </w:pPr>
      <w:bookmarkStart w:colFirst="0" w:colLast="0" w:name="_heading=h.opmfwq8s4fk3" w:id="114"/>
      <w:bookmarkEnd w:id="114"/>
      <w:r w:rsidDel="00000000" w:rsidR="00000000" w:rsidRPr="00000000">
        <w:rPr>
          <w:rtl w:val="0"/>
        </w:rPr>
        <w:t xml:space="preserve">Holly Shudraq</w:t>
      </w:r>
    </w:p>
    <w:p w:rsidR="00000000" w:rsidDel="00000000" w:rsidP="00000000" w:rsidRDefault="00000000" w:rsidRPr="00000000" w14:paraId="00000A43">
      <w:pPr>
        <w:rPr/>
      </w:pPr>
      <w:sdt>
        <w:sdtPr>
          <w:tag w:val="goog_rdk_778"/>
        </w:sdtPr>
        <w:sdtContent>
          <w:r w:rsidDel="00000000" w:rsidR="00000000" w:rsidRPr="00000000">
            <w:rPr>
              <w:rFonts w:ascii="Arial Unicode MS" w:cs="Arial Unicode MS" w:eastAsia="Arial Unicode MS" w:hAnsi="Arial Unicode MS"/>
              <w:rtl w:val="0"/>
            </w:rPr>
            <w:tab/>
            <w:tab/>
            <w:t xml:space="preserve">Name in Japanese: ホーリィ</w:t>
          </w:r>
        </w:sdtContent>
      </w:sdt>
    </w:p>
    <w:p w:rsidR="00000000" w:rsidDel="00000000" w:rsidP="00000000" w:rsidRDefault="00000000" w:rsidRPr="00000000" w14:paraId="00000A44">
      <w:pPr>
        <w:rPr/>
      </w:pPr>
      <w:r w:rsidDel="00000000" w:rsidR="00000000" w:rsidRPr="00000000">
        <w:rPr>
          <w:rtl w:val="0"/>
        </w:rPr>
        <w:tab/>
        <w:tab/>
        <w:t xml:space="preserve">Japanese speech quirks:</w:t>
      </w:r>
    </w:p>
    <w:p w:rsidR="00000000" w:rsidDel="00000000" w:rsidP="00000000" w:rsidRDefault="00000000" w:rsidRPr="00000000" w14:paraId="00000A45">
      <w:pPr>
        <w:numPr>
          <w:ilvl w:val="0"/>
          <w:numId w:val="5"/>
        </w:numPr>
        <w:ind w:left="2520" w:hanging="360"/>
        <w:rPr/>
      </w:pPr>
      <w:sdt>
        <w:sdtPr>
          <w:tag w:val="goog_rdk_779"/>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46">
      <w:pPr>
        <w:numPr>
          <w:ilvl w:val="0"/>
          <w:numId w:val="5"/>
        </w:numPr>
        <w:ind w:left="2520" w:hanging="360"/>
        <w:rPr/>
      </w:pPr>
      <w:sdt>
        <w:sdtPr>
          <w:tag w:val="goog_rdk_780"/>
        </w:sdtPr>
        <w:sdtContent>
          <w:r w:rsidDel="00000000" w:rsidR="00000000" w:rsidRPr="00000000">
            <w:rPr>
              <w:rFonts w:ascii="Arial Unicode MS" w:cs="Arial Unicode MS" w:eastAsia="Arial Unicode MS" w:hAnsi="Arial Unicode MS"/>
              <w:rtl w:val="0"/>
            </w:rPr>
            <w:t xml:space="preserve">Oftentimes ends their sentences with “なノー”</w:t>
          </w:r>
        </w:sdtContent>
      </w:sdt>
    </w:p>
    <w:p w:rsidR="00000000" w:rsidDel="00000000" w:rsidP="00000000" w:rsidRDefault="00000000" w:rsidRPr="00000000" w14:paraId="00000A47">
      <w:pPr>
        <w:ind w:left="1440" w:firstLine="0"/>
        <w:rPr/>
      </w:pPr>
      <w:r w:rsidDel="00000000" w:rsidR="00000000" w:rsidRPr="00000000">
        <w:rPr>
          <w:rtl w:val="0"/>
        </w:rPr>
        <w:t xml:space="preserve">English speech quirks:</w:t>
      </w:r>
    </w:p>
    <w:p w:rsidR="00000000" w:rsidDel="00000000" w:rsidP="00000000" w:rsidRDefault="00000000" w:rsidRPr="00000000" w14:paraId="00000A48">
      <w:pPr>
        <w:widowControl w:val="0"/>
        <w:numPr>
          <w:ilvl w:val="0"/>
          <w:numId w:val="5"/>
        </w:numPr>
        <w:spacing w:line="240" w:lineRule="auto"/>
        <w:ind w:left="2520" w:hanging="360"/>
        <w:rPr/>
      </w:pPr>
      <w:r w:rsidDel="00000000" w:rsidR="00000000" w:rsidRPr="00000000">
        <w:rPr>
          <w:rtl w:val="0"/>
        </w:rPr>
        <w:t xml:space="preserve">Final word before comma should be italicized if the final syllable is a Katakana character and the word is not usually in Katakana</w:t>
      </w:r>
    </w:p>
    <w:p w:rsidR="00000000" w:rsidDel="00000000" w:rsidP="00000000" w:rsidRDefault="00000000" w:rsidRPr="00000000" w14:paraId="00000A49">
      <w:pPr>
        <w:widowControl w:val="0"/>
        <w:numPr>
          <w:ilvl w:val="0"/>
          <w:numId w:val="5"/>
        </w:numPr>
        <w:spacing w:line="240" w:lineRule="auto"/>
        <w:ind w:left="2520" w:hanging="360"/>
        <w:rPr/>
      </w:pPr>
      <w:r w:rsidDel="00000000" w:rsidR="00000000" w:rsidRPr="00000000">
        <w:rPr>
          <w:rtl w:val="0"/>
        </w:rPr>
        <w:t xml:space="preserve">Final word in sentence should be italicized and a tilde added after, e.g.: “Something </w:t>
      </w:r>
      <w:r w:rsidDel="00000000" w:rsidR="00000000" w:rsidRPr="00000000">
        <w:rPr>
          <w:i w:val="1"/>
          <w:rtl w:val="0"/>
        </w:rPr>
        <w:t xml:space="preserve">something</w:t>
      </w:r>
      <w:sdt>
        <w:sdtPr>
          <w:tag w:val="goog_rdk_781"/>
        </w:sdtPr>
        <w:sdtContent>
          <w:r w:rsidDel="00000000" w:rsidR="00000000" w:rsidRPr="00000000">
            <w:rPr>
              <w:rFonts w:ascii="Arial Unicode MS" w:cs="Arial Unicode MS" w:eastAsia="Arial Unicode MS" w:hAnsi="Arial Unicode MS"/>
              <w:rtl w:val="0"/>
            </w:rPr>
            <w:t xml:space="preserve">~.”, if sentence ends in “なノー”</w:t>
          </w:r>
        </w:sdtContent>
      </w:sdt>
    </w:p>
    <w:p w:rsidR="00000000" w:rsidDel="00000000" w:rsidP="00000000" w:rsidRDefault="00000000" w:rsidRPr="00000000" w14:paraId="00000A4A">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4B">
      <w:pPr>
        <w:ind w:left="1440" w:firstLine="0"/>
        <w:rPr/>
      </w:pPr>
      <w:r w:rsidDel="00000000" w:rsidR="00000000" w:rsidRPr="00000000">
        <w:rPr>
          <w:rtl w:val="0"/>
        </w:rPr>
        <w:t xml:space="preserve">Notes:</w:t>
      </w:r>
    </w:p>
    <w:p w:rsidR="00000000" w:rsidDel="00000000" w:rsidP="00000000" w:rsidRDefault="00000000" w:rsidRPr="00000000" w14:paraId="00000A4C">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4D">
      <w:pPr>
        <w:ind w:left="0" w:firstLine="0"/>
        <w:rPr/>
      </w:pPr>
      <w:r w:rsidDel="00000000" w:rsidR="00000000" w:rsidRPr="00000000">
        <w:rPr>
          <w:rtl w:val="0"/>
        </w:rPr>
      </w:r>
    </w:p>
    <w:p w:rsidR="00000000" w:rsidDel="00000000" w:rsidP="00000000" w:rsidRDefault="00000000" w:rsidRPr="00000000" w14:paraId="00000A4E">
      <w:pPr>
        <w:pStyle w:val="Heading4"/>
        <w:ind w:left="720" w:firstLine="0"/>
        <w:rPr/>
      </w:pPr>
      <w:bookmarkStart w:colFirst="0" w:colLast="0" w:name="_heading=h.jlqvcimemb1g" w:id="115"/>
      <w:bookmarkEnd w:id="115"/>
      <w:r w:rsidDel="00000000" w:rsidR="00000000" w:rsidRPr="00000000">
        <w:rPr>
          <w:rtl w:val="0"/>
        </w:rPr>
        <w:t xml:space="preserve">Kuna Shudraq</w:t>
      </w:r>
    </w:p>
    <w:p w:rsidR="00000000" w:rsidDel="00000000" w:rsidP="00000000" w:rsidRDefault="00000000" w:rsidRPr="00000000" w14:paraId="00000A4F">
      <w:pPr>
        <w:rPr/>
      </w:pPr>
      <w:sdt>
        <w:sdtPr>
          <w:tag w:val="goog_rdk_782"/>
        </w:sdtPr>
        <w:sdtContent>
          <w:r w:rsidDel="00000000" w:rsidR="00000000" w:rsidRPr="00000000">
            <w:rPr>
              <w:rFonts w:ascii="Arial Unicode MS" w:cs="Arial Unicode MS" w:eastAsia="Arial Unicode MS" w:hAnsi="Arial Unicode MS"/>
              <w:rtl w:val="0"/>
            </w:rPr>
            <w:tab/>
            <w:tab/>
            <w:t xml:space="preserve">Name in Japanese: クーナ</w:t>
          </w:r>
        </w:sdtContent>
      </w:sdt>
    </w:p>
    <w:p w:rsidR="00000000" w:rsidDel="00000000" w:rsidP="00000000" w:rsidRDefault="00000000" w:rsidRPr="00000000" w14:paraId="00000A50">
      <w:pPr>
        <w:rPr/>
      </w:pPr>
      <w:r w:rsidDel="00000000" w:rsidR="00000000" w:rsidRPr="00000000">
        <w:rPr>
          <w:rtl w:val="0"/>
        </w:rPr>
        <w:tab/>
        <w:tab/>
        <w:t xml:space="preserve">Japanese speech quirks:</w:t>
      </w:r>
    </w:p>
    <w:p w:rsidR="00000000" w:rsidDel="00000000" w:rsidP="00000000" w:rsidRDefault="00000000" w:rsidRPr="00000000" w14:paraId="00000A51">
      <w:pPr>
        <w:numPr>
          <w:ilvl w:val="0"/>
          <w:numId w:val="5"/>
        </w:numPr>
        <w:ind w:left="2520" w:hanging="360"/>
        <w:rPr/>
      </w:pPr>
      <w:sdt>
        <w:sdtPr>
          <w:tag w:val="goog_rdk_783"/>
        </w:sdtPr>
        <w:sdtContent>
          <w:r w:rsidDel="00000000" w:rsidR="00000000" w:rsidRPr="00000000">
            <w:rPr>
              <w:rFonts w:ascii="Arial Unicode MS" w:cs="Arial Unicode MS" w:eastAsia="Arial Unicode MS" w:hAnsi="Arial Unicode MS"/>
              <w:rtl w:val="0"/>
            </w:rPr>
            <w:t xml:space="preserve">First person pronoun – アタイ</w:t>
          </w:r>
        </w:sdtContent>
      </w:sdt>
    </w:p>
    <w:p w:rsidR="00000000" w:rsidDel="00000000" w:rsidP="00000000" w:rsidRDefault="00000000" w:rsidRPr="00000000" w14:paraId="00000A52">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53">
      <w:pPr>
        <w:ind w:left="1440" w:firstLine="0"/>
        <w:rPr/>
      </w:pPr>
      <w:r w:rsidDel="00000000" w:rsidR="00000000" w:rsidRPr="00000000">
        <w:rPr>
          <w:rtl w:val="0"/>
        </w:rPr>
        <w:t xml:space="preserve">English speech quirks:</w:t>
      </w:r>
    </w:p>
    <w:p w:rsidR="00000000" w:rsidDel="00000000" w:rsidP="00000000" w:rsidRDefault="00000000" w:rsidRPr="00000000" w14:paraId="00000A54">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55">
      <w:pPr>
        <w:numPr>
          <w:ilvl w:val="0"/>
          <w:numId w:val="5"/>
        </w:numPr>
        <w:ind w:left="2520" w:hanging="360"/>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56">
      <w:pPr>
        <w:ind w:left="1440" w:firstLine="0"/>
        <w:rPr/>
      </w:pPr>
      <w:r w:rsidDel="00000000" w:rsidR="00000000" w:rsidRPr="00000000">
        <w:rPr>
          <w:rtl w:val="0"/>
        </w:rPr>
        <w:t xml:space="preserve">Notes:</w:t>
      </w:r>
    </w:p>
    <w:p w:rsidR="00000000" w:rsidDel="00000000" w:rsidP="00000000" w:rsidRDefault="00000000" w:rsidRPr="00000000" w14:paraId="00000A57">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58">
      <w:pPr>
        <w:ind w:left="0" w:firstLine="0"/>
        <w:rPr/>
      </w:pPr>
      <w:r w:rsidDel="00000000" w:rsidR="00000000" w:rsidRPr="00000000">
        <w:rPr>
          <w:rtl w:val="0"/>
        </w:rPr>
      </w:r>
    </w:p>
    <w:p w:rsidR="00000000" w:rsidDel="00000000" w:rsidP="00000000" w:rsidRDefault="00000000" w:rsidRPr="00000000" w14:paraId="00000A59">
      <w:pPr>
        <w:pStyle w:val="Heading4"/>
        <w:ind w:left="720" w:firstLine="0"/>
        <w:rPr/>
      </w:pPr>
      <w:bookmarkStart w:colFirst="0" w:colLast="0" w:name="_heading=h.a6ckrk12a90k" w:id="116"/>
      <w:bookmarkEnd w:id="116"/>
      <w:r w:rsidDel="00000000" w:rsidR="00000000" w:rsidRPr="00000000">
        <w:rPr>
          <w:rtl w:val="0"/>
        </w:rPr>
        <w:t xml:space="preserve">Mariuli Shudraq</w:t>
      </w:r>
    </w:p>
    <w:p w:rsidR="00000000" w:rsidDel="00000000" w:rsidP="00000000" w:rsidRDefault="00000000" w:rsidRPr="00000000" w14:paraId="00000A5A">
      <w:pPr>
        <w:rPr/>
      </w:pPr>
      <w:sdt>
        <w:sdtPr>
          <w:tag w:val="goog_rdk_784"/>
        </w:sdtPr>
        <w:sdtContent>
          <w:r w:rsidDel="00000000" w:rsidR="00000000" w:rsidRPr="00000000">
            <w:rPr>
              <w:rFonts w:ascii="Arial Unicode MS" w:cs="Arial Unicode MS" w:eastAsia="Arial Unicode MS" w:hAnsi="Arial Unicode MS"/>
              <w:rtl w:val="0"/>
            </w:rPr>
            <w:tab/>
            <w:tab/>
            <w:t xml:space="preserve">Name in Japanese: マリウリ</w:t>
          </w:r>
        </w:sdtContent>
      </w:sdt>
    </w:p>
    <w:p w:rsidR="00000000" w:rsidDel="00000000" w:rsidP="00000000" w:rsidRDefault="00000000" w:rsidRPr="00000000" w14:paraId="00000A5B">
      <w:pPr>
        <w:rPr/>
      </w:pPr>
      <w:r w:rsidDel="00000000" w:rsidR="00000000" w:rsidRPr="00000000">
        <w:rPr>
          <w:rtl w:val="0"/>
        </w:rPr>
        <w:tab/>
        <w:tab/>
        <w:t xml:space="preserve">Japanese speech quirks:</w:t>
      </w:r>
    </w:p>
    <w:p w:rsidR="00000000" w:rsidDel="00000000" w:rsidP="00000000" w:rsidRDefault="00000000" w:rsidRPr="00000000" w14:paraId="00000A5C">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5D">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5E">
      <w:pPr>
        <w:ind w:left="1440" w:firstLine="0"/>
        <w:rPr/>
      </w:pPr>
      <w:r w:rsidDel="00000000" w:rsidR="00000000" w:rsidRPr="00000000">
        <w:rPr>
          <w:rtl w:val="0"/>
        </w:rPr>
        <w:t xml:space="preserve">English speech quirks:</w:t>
      </w:r>
    </w:p>
    <w:p w:rsidR="00000000" w:rsidDel="00000000" w:rsidP="00000000" w:rsidRDefault="00000000" w:rsidRPr="00000000" w14:paraId="00000A5F">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60">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61">
      <w:pPr>
        <w:ind w:left="1440" w:firstLine="0"/>
        <w:rPr/>
      </w:pPr>
      <w:r w:rsidDel="00000000" w:rsidR="00000000" w:rsidRPr="00000000">
        <w:rPr>
          <w:rtl w:val="0"/>
        </w:rPr>
        <w:t xml:space="preserve">Notes:</w:t>
      </w:r>
    </w:p>
    <w:p w:rsidR="00000000" w:rsidDel="00000000" w:rsidP="00000000" w:rsidRDefault="00000000" w:rsidRPr="00000000" w14:paraId="00000A62">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63">
      <w:pPr>
        <w:ind w:left="0" w:firstLine="0"/>
        <w:rPr/>
      </w:pPr>
      <w:r w:rsidDel="00000000" w:rsidR="00000000" w:rsidRPr="00000000">
        <w:rPr>
          <w:rtl w:val="0"/>
        </w:rPr>
      </w:r>
    </w:p>
    <w:p w:rsidR="00000000" w:rsidDel="00000000" w:rsidP="00000000" w:rsidRDefault="00000000" w:rsidRPr="00000000" w14:paraId="00000A64">
      <w:pPr>
        <w:pStyle w:val="Heading4"/>
        <w:ind w:left="720" w:firstLine="0"/>
        <w:rPr/>
      </w:pPr>
      <w:bookmarkStart w:colFirst="0" w:colLast="0" w:name="_heading=h.34qvdfptmiya" w:id="117"/>
      <w:bookmarkEnd w:id="117"/>
      <w:r w:rsidDel="00000000" w:rsidR="00000000" w:rsidRPr="00000000">
        <w:rPr>
          <w:rtl w:val="0"/>
        </w:rPr>
        <w:t xml:space="preserve">Mizelda Shudraq</w:t>
      </w:r>
    </w:p>
    <w:p w:rsidR="00000000" w:rsidDel="00000000" w:rsidP="00000000" w:rsidRDefault="00000000" w:rsidRPr="00000000" w14:paraId="00000A65">
      <w:pPr>
        <w:rPr/>
      </w:pPr>
      <w:sdt>
        <w:sdtPr>
          <w:tag w:val="goog_rdk_785"/>
        </w:sdtPr>
        <w:sdtContent>
          <w:r w:rsidDel="00000000" w:rsidR="00000000" w:rsidRPr="00000000">
            <w:rPr>
              <w:rFonts w:ascii="Arial Unicode MS" w:cs="Arial Unicode MS" w:eastAsia="Arial Unicode MS" w:hAnsi="Arial Unicode MS"/>
              <w:rtl w:val="0"/>
            </w:rPr>
            <w:tab/>
            <w:tab/>
            <w:t xml:space="preserve">Name in Japanese: ミゼルダ</w:t>
          </w:r>
        </w:sdtContent>
      </w:sdt>
    </w:p>
    <w:p w:rsidR="00000000" w:rsidDel="00000000" w:rsidP="00000000" w:rsidRDefault="00000000" w:rsidRPr="00000000" w14:paraId="00000A66">
      <w:pPr>
        <w:rPr/>
      </w:pPr>
      <w:r w:rsidDel="00000000" w:rsidR="00000000" w:rsidRPr="00000000">
        <w:rPr>
          <w:rtl w:val="0"/>
        </w:rPr>
        <w:tab/>
        <w:tab/>
        <w:t xml:space="preserve">Japanese speech quirks:</w:t>
      </w:r>
    </w:p>
    <w:p w:rsidR="00000000" w:rsidDel="00000000" w:rsidP="00000000" w:rsidRDefault="00000000" w:rsidRPr="00000000" w14:paraId="00000A67">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68">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69">
      <w:pPr>
        <w:ind w:left="1440" w:firstLine="0"/>
        <w:rPr/>
      </w:pPr>
      <w:r w:rsidDel="00000000" w:rsidR="00000000" w:rsidRPr="00000000">
        <w:rPr>
          <w:rtl w:val="0"/>
        </w:rPr>
        <w:t xml:space="preserve">English speech quirks:</w:t>
      </w:r>
    </w:p>
    <w:p w:rsidR="00000000" w:rsidDel="00000000" w:rsidP="00000000" w:rsidRDefault="00000000" w:rsidRPr="00000000" w14:paraId="00000A6A">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6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6C">
      <w:pPr>
        <w:widowControl w:val="0"/>
        <w:numPr>
          <w:ilvl w:val="0"/>
          <w:numId w:val="5"/>
        </w:numPr>
        <w:spacing w:line="240" w:lineRule="auto"/>
        <w:ind w:left="2520" w:hanging="360"/>
        <w:rPr/>
      </w:pPr>
      <w:r w:rsidDel="00000000" w:rsidR="00000000" w:rsidRPr="00000000">
        <w:rPr>
          <w:rtl w:val="0"/>
        </w:rPr>
        <w:t xml:space="preserve">Vocabulary should be relatively simple</w:t>
      </w:r>
    </w:p>
    <w:p w:rsidR="00000000" w:rsidDel="00000000" w:rsidP="00000000" w:rsidRDefault="00000000" w:rsidRPr="00000000" w14:paraId="00000A6D">
      <w:pPr>
        <w:numPr>
          <w:ilvl w:val="0"/>
          <w:numId w:val="5"/>
        </w:numPr>
        <w:ind w:left="2520" w:hanging="360"/>
        <w:rPr/>
      </w:pPr>
      <w:r w:rsidDel="00000000" w:rsidR="00000000" w:rsidRPr="00000000">
        <w:rPr>
          <w:rtl w:val="0"/>
        </w:rPr>
        <w:t xml:space="preserve">Is referred to as “Chieftain” by some Shudraqians</w:t>
      </w:r>
    </w:p>
    <w:p w:rsidR="00000000" w:rsidDel="00000000" w:rsidP="00000000" w:rsidRDefault="00000000" w:rsidRPr="00000000" w14:paraId="00000A6E">
      <w:pPr>
        <w:ind w:left="1440" w:firstLine="0"/>
        <w:rPr/>
      </w:pPr>
      <w:r w:rsidDel="00000000" w:rsidR="00000000" w:rsidRPr="00000000">
        <w:rPr>
          <w:rtl w:val="0"/>
        </w:rPr>
        <w:t xml:space="preserve">Notes:</w:t>
      </w:r>
    </w:p>
    <w:p w:rsidR="00000000" w:rsidDel="00000000" w:rsidP="00000000" w:rsidRDefault="00000000" w:rsidRPr="00000000" w14:paraId="00000A6F">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70">
      <w:pPr>
        <w:ind w:left="0" w:firstLine="0"/>
        <w:rPr/>
      </w:pPr>
      <w:r w:rsidDel="00000000" w:rsidR="00000000" w:rsidRPr="00000000">
        <w:rPr>
          <w:rtl w:val="0"/>
        </w:rPr>
      </w:r>
    </w:p>
    <w:p w:rsidR="00000000" w:rsidDel="00000000" w:rsidP="00000000" w:rsidRDefault="00000000" w:rsidRPr="00000000" w14:paraId="00000A71">
      <w:pPr>
        <w:pStyle w:val="Heading4"/>
        <w:ind w:left="720" w:firstLine="0"/>
        <w:rPr/>
      </w:pPr>
      <w:bookmarkStart w:colFirst="0" w:colLast="0" w:name="_heading=h.us4bbz9d0vou" w:id="118"/>
      <w:bookmarkEnd w:id="118"/>
      <w:r w:rsidDel="00000000" w:rsidR="00000000" w:rsidRPr="00000000">
        <w:rPr>
          <w:rtl w:val="0"/>
        </w:rPr>
        <w:t xml:space="preserve">Taritta Shudraq</w:t>
      </w:r>
    </w:p>
    <w:p w:rsidR="00000000" w:rsidDel="00000000" w:rsidP="00000000" w:rsidRDefault="00000000" w:rsidRPr="00000000" w14:paraId="00000A72">
      <w:pPr>
        <w:rPr/>
      </w:pPr>
      <w:sdt>
        <w:sdtPr>
          <w:tag w:val="goog_rdk_786"/>
        </w:sdtPr>
        <w:sdtContent>
          <w:r w:rsidDel="00000000" w:rsidR="00000000" w:rsidRPr="00000000">
            <w:rPr>
              <w:rFonts w:ascii="Arial Unicode MS" w:cs="Arial Unicode MS" w:eastAsia="Arial Unicode MS" w:hAnsi="Arial Unicode MS"/>
              <w:rtl w:val="0"/>
            </w:rPr>
            <w:tab/>
            <w:tab/>
            <w:t xml:space="preserve">Name in Japanese: タリッタ</w:t>
          </w:r>
        </w:sdtContent>
      </w:sdt>
    </w:p>
    <w:p w:rsidR="00000000" w:rsidDel="00000000" w:rsidP="00000000" w:rsidRDefault="00000000" w:rsidRPr="00000000" w14:paraId="00000A73">
      <w:pPr>
        <w:rPr/>
      </w:pPr>
      <w:r w:rsidDel="00000000" w:rsidR="00000000" w:rsidRPr="00000000">
        <w:rPr>
          <w:rtl w:val="0"/>
        </w:rPr>
        <w:tab/>
        <w:tab/>
        <w:t xml:space="preserve">Japanese speech quirks:</w:t>
      </w:r>
    </w:p>
    <w:p w:rsidR="00000000" w:rsidDel="00000000" w:rsidP="00000000" w:rsidRDefault="00000000" w:rsidRPr="00000000" w14:paraId="00000A74">
      <w:pPr>
        <w:numPr>
          <w:ilvl w:val="0"/>
          <w:numId w:val="5"/>
        </w:numPr>
        <w:ind w:left="2520" w:hanging="360"/>
        <w:rPr/>
      </w:pPr>
      <w:sdt>
        <w:sdtPr>
          <w:tag w:val="goog_rdk_78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75">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76">
      <w:pPr>
        <w:ind w:left="1440" w:firstLine="0"/>
        <w:rPr/>
      </w:pPr>
      <w:r w:rsidDel="00000000" w:rsidR="00000000" w:rsidRPr="00000000">
        <w:rPr>
          <w:rtl w:val="0"/>
        </w:rPr>
        <w:t xml:space="preserve">English speech quirks:</w:t>
      </w:r>
    </w:p>
    <w:p w:rsidR="00000000" w:rsidDel="00000000" w:rsidP="00000000" w:rsidRDefault="00000000" w:rsidRPr="00000000" w14:paraId="00000A77">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78">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79">
      <w:pPr>
        <w:numPr>
          <w:ilvl w:val="0"/>
          <w:numId w:val="5"/>
        </w:numPr>
        <w:ind w:left="2520" w:hanging="360"/>
        <w:rPr/>
      </w:pPr>
      <w:r w:rsidDel="00000000" w:rsidR="00000000" w:rsidRPr="00000000">
        <w:rPr>
          <w:rtl w:val="0"/>
        </w:rPr>
        <w:t xml:space="preserve">Refers to Mizelda as “sister”</w:t>
      </w:r>
    </w:p>
    <w:p w:rsidR="00000000" w:rsidDel="00000000" w:rsidP="00000000" w:rsidRDefault="00000000" w:rsidRPr="00000000" w14:paraId="00000A7A">
      <w:pPr>
        <w:ind w:left="1440" w:firstLine="0"/>
        <w:rPr/>
      </w:pPr>
      <w:r w:rsidDel="00000000" w:rsidR="00000000" w:rsidRPr="00000000">
        <w:rPr>
          <w:rtl w:val="0"/>
        </w:rPr>
        <w:t xml:space="preserve">Notes:</w:t>
      </w:r>
    </w:p>
    <w:p w:rsidR="00000000" w:rsidDel="00000000" w:rsidP="00000000" w:rsidRDefault="00000000" w:rsidRPr="00000000" w14:paraId="00000A7B">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7C">
      <w:pPr>
        <w:ind w:left="0" w:firstLine="0"/>
        <w:rPr/>
      </w:pPr>
      <w:r w:rsidDel="00000000" w:rsidR="00000000" w:rsidRPr="00000000">
        <w:rPr>
          <w:rtl w:val="0"/>
        </w:rPr>
      </w:r>
    </w:p>
    <w:p w:rsidR="00000000" w:rsidDel="00000000" w:rsidP="00000000" w:rsidRDefault="00000000" w:rsidRPr="00000000" w14:paraId="00000A7D">
      <w:pPr>
        <w:pStyle w:val="Heading4"/>
        <w:ind w:left="720" w:firstLine="0"/>
        <w:rPr/>
      </w:pPr>
      <w:bookmarkStart w:colFirst="0" w:colLast="0" w:name="_heading=h.a85cqef0bwl0" w:id="119"/>
      <w:bookmarkEnd w:id="119"/>
      <w:r w:rsidDel="00000000" w:rsidR="00000000" w:rsidRPr="00000000">
        <w:rPr>
          <w:rtl w:val="0"/>
        </w:rPr>
        <w:t xml:space="preserve">Utakata Shudraq</w:t>
      </w:r>
    </w:p>
    <w:p w:rsidR="00000000" w:rsidDel="00000000" w:rsidP="00000000" w:rsidRDefault="00000000" w:rsidRPr="00000000" w14:paraId="00000A7E">
      <w:pPr>
        <w:rPr/>
      </w:pPr>
      <w:sdt>
        <w:sdtPr>
          <w:tag w:val="goog_rdk_788"/>
        </w:sdtPr>
        <w:sdtContent>
          <w:r w:rsidDel="00000000" w:rsidR="00000000" w:rsidRPr="00000000">
            <w:rPr>
              <w:rFonts w:ascii="Arial Unicode MS" w:cs="Arial Unicode MS" w:eastAsia="Arial Unicode MS" w:hAnsi="Arial Unicode MS"/>
              <w:rtl w:val="0"/>
            </w:rPr>
            <w:tab/>
            <w:tab/>
            <w:t xml:space="preserve">Name in Japanese: ウタカタ</w:t>
          </w:r>
        </w:sdtContent>
      </w:sdt>
    </w:p>
    <w:p w:rsidR="00000000" w:rsidDel="00000000" w:rsidP="00000000" w:rsidRDefault="00000000" w:rsidRPr="00000000" w14:paraId="00000A7F">
      <w:pPr>
        <w:rPr/>
      </w:pPr>
      <w:r w:rsidDel="00000000" w:rsidR="00000000" w:rsidRPr="00000000">
        <w:rPr>
          <w:rtl w:val="0"/>
        </w:rPr>
        <w:tab/>
        <w:tab/>
        <w:t xml:space="preserve">Japanese speech quirks:</w:t>
      </w:r>
    </w:p>
    <w:p w:rsidR="00000000" w:rsidDel="00000000" w:rsidP="00000000" w:rsidRDefault="00000000" w:rsidRPr="00000000" w14:paraId="00000A80">
      <w:pPr>
        <w:numPr>
          <w:ilvl w:val="0"/>
          <w:numId w:val="5"/>
        </w:numPr>
        <w:ind w:left="2520" w:hanging="360"/>
        <w:rPr/>
      </w:pPr>
      <w:sdt>
        <w:sdtPr>
          <w:tag w:val="goog_rdk_789"/>
        </w:sdtPr>
        <w:sdtContent>
          <w:r w:rsidDel="00000000" w:rsidR="00000000" w:rsidRPr="00000000">
            <w:rPr>
              <w:rFonts w:ascii="Arial Unicode MS" w:cs="Arial Unicode MS" w:eastAsia="Arial Unicode MS" w:hAnsi="Arial Unicode MS"/>
              <w:rtl w:val="0"/>
            </w:rPr>
            <w:t xml:space="preserve">First person pronoun – “ウー” (a short-hand version of their own name)</w:t>
          </w:r>
        </w:sdtContent>
      </w:sdt>
    </w:p>
    <w:p w:rsidR="00000000" w:rsidDel="00000000" w:rsidP="00000000" w:rsidRDefault="00000000" w:rsidRPr="00000000" w14:paraId="00000A81">
      <w:pPr>
        <w:widowControl w:val="0"/>
        <w:numPr>
          <w:ilvl w:val="0"/>
          <w:numId w:val="5"/>
        </w:numPr>
        <w:spacing w:line="240" w:lineRule="auto"/>
        <w:ind w:left="2520" w:hanging="360"/>
        <w:rPr/>
      </w:pPr>
      <w:r w:rsidDel="00000000" w:rsidR="00000000" w:rsidRPr="00000000">
        <w:rPr>
          <w:rtl w:val="0"/>
        </w:rPr>
        <w:t xml:space="preserve">Oftentimes the final syllable of their sentence is a Katakana character</w:t>
      </w:r>
    </w:p>
    <w:p w:rsidR="00000000" w:rsidDel="00000000" w:rsidP="00000000" w:rsidRDefault="00000000" w:rsidRPr="00000000" w14:paraId="00000A82">
      <w:pPr>
        <w:ind w:left="1440" w:firstLine="0"/>
        <w:rPr/>
      </w:pPr>
      <w:r w:rsidDel="00000000" w:rsidR="00000000" w:rsidRPr="00000000">
        <w:rPr>
          <w:rtl w:val="0"/>
        </w:rPr>
        <w:t xml:space="preserve">English speech quirks:</w:t>
      </w:r>
    </w:p>
    <w:p w:rsidR="00000000" w:rsidDel="00000000" w:rsidP="00000000" w:rsidRDefault="00000000" w:rsidRPr="00000000" w14:paraId="00000A83">
      <w:pPr>
        <w:widowControl w:val="0"/>
        <w:numPr>
          <w:ilvl w:val="0"/>
          <w:numId w:val="5"/>
        </w:numPr>
        <w:spacing w:line="240" w:lineRule="auto"/>
        <w:ind w:left="2520" w:hanging="360"/>
        <w:rPr/>
      </w:pPr>
      <w:r w:rsidDel="00000000" w:rsidR="00000000" w:rsidRPr="00000000">
        <w:rPr>
          <w:rtl w:val="0"/>
        </w:rPr>
        <w:t xml:space="preserve">Refers to herself as “Uu”</w:t>
      </w:r>
    </w:p>
    <w:p w:rsidR="00000000" w:rsidDel="00000000" w:rsidP="00000000" w:rsidRDefault="00000000" w:rsidRPr="00000000" w14:paraId="00000A84">
      <w:pPr>
        <w:widowControl w:val="0"/>
        <w:numPr>
          <w:ilvl w:val="0"/>
          <w:numId w:val="5"/>
        </w:numPr>
        <w:spacing w:line="240" w:lineRule="auto"/>
        <w:ind w:left="2520" w:hanging="360"/>
        <w:rPr/>
      </w:pPr>
      <w:r w:rsidDel="00000000" w:rsidR="00000000" w:rsidRPr="00000000">
        <w:rPr>
          <w:rtl w:val="0"/>
        </w:rPr>
        <w:t xml:space="preserve">Final word before comma or period should be italicized if the final syllable is a Katakana character and the word is not usually in Katakana</w:t>
      </w:r>
    </w:p>
    <w:p w:rsidR="00000000" w:rsidDel="00000000" w:rsidP="00000000" w:rsidRDefault="00000000" w:rsidRPr="00000000" w14:paraId="00000A85">
      <w:pPr>
        <w:numPr>
          <w:ilvl w:val="0"/>
          <w:numId w:val="5"/>
        </w:numPr>
        <w:ind w:left="2520" w:hanging="360"/>
        <w:rPr/>
      </w:pPr>
      <w:r w:rsidDel="00000000" w:rsidR="00000000" w:rsidRPr="00000000">
        <w:rPr>
          <w:rtl w:val="0"/>
        </w:rPr>
        <w:t xml:space="preserve">Casual speech and very childlike, vocabulary should be as simple as possible</w:t>
      </w:r>
    </w:p>
    <w:p w:rsidR="00000000" w:rsidDel="00000000" w:rsidP="00000000" w:rsidRDefault="00000000" w:rsidRPr="00000000" w14:paraId="00000A86">
      <w:pPr>
        <w:numPr>
          <w:ilvl w:val="0"/>
          <w:numId w:val="5"/>
        </w:numPr>
        <w:ind w:left="2520" w:hanging="360"/>
        <w:rPr/>
      </w:pPr>
      <w:r w:rsidDel="00000000" w:rsidR="00000000" w:rsidRPr="00000000">
        <w:rPr>
          <w:rtl w:val="0"/>
        </w:rPr>
        <w:t xml:space="preserve">Calls everyone by the first syllable of their name + the vowel of that syllable</w:t>
      </w:r>
    </w:p>
    <w:p w:rsidR="00000000" w:rsidDel="00000000" w:rsidP="00000000" w:rsidRDefault="00000000" w:rsidRPr="00000000" w14:paraId="00000A87">
      <w:pPr>
        <w:numPr>
          <w:ilvl w:val="1"/>
          <w:numId w:val="5"/>
        </w:numPr>
        <w:ind w:left="3240" w:hanging="360"/>
        <w:rPr/>
      </w:pPr>
      <w:r w:rsidDel="00000000" w:rsidR="00000000" w:rsidRPr="00000000">
        <w:rPr>
          <w:rtl w:val="0"/>
        </w:rPr>
        <w:t xml:space="preserve">E.g.: Subaru -&gt; Suu, Mizelda -&gt; Mii, Taritta -&gt; Taa, Rem -&gt; Ree…</w:t>
      </w:r>
    </w:p>
    <w:p w:rsidR="00000000" w:rsidDel="00000000" w:rsidP="00000000" w:rsidRDefault="00000000" w:rsidRPr="00000000" w14:paraId="00000A88">
      <w:pPr>
        <w:numPr>
          <w:ilvl w:val="1"/>
          <w:numId w:val="5"/>
        </w:numPr>
        <w:ind w:left="3240" w:hanging="360"/>
        <w:rPr/>
      </w:pPr>
      <w:r w:rsidDel="00000000" w:rsidR="00000000" w:rsidRPr="00000000">
        <w:rPr>
          <w:rtl w:val="0"/>
        </w:rPr>
        <w:t xml:space="preserve">Exceptions: Schult -&gt; Shuu, Flop -&gt; Fuu, Medium -&gt; Midii (this because the Me in Medium is pronounced Mi), Beatrice -&gt; Bae (This is because Bea in Beatrice is pronounced as Bay), Frederica -&gt; Freh, Emilia -&gt; Em</w:t>
      </w:r>
    </w:p>
    <w:p w:rsidR="00000000" w:rsidDel="00000000" w:rsidP="00000000" w:rsidRDefault="00000000" w:rsidRPr="00000000" w14:paraId="00000A89">
      <w:pPr>
        <w:ind w:left="1440" w:firstLine="0"/>
        <w:rPr/>
      </w:pPr>
      <w:r w:rsidDel="00000000" w:rsidR="00000000" w:rsidRPr="00000000">
        <w:rPr>
          <w:rtl w:val="0"/>
        </w:rPr>
        <w:t xml:space="preserve">Notes:</w:t>
      </w:r>
    </w:p>
    <w:p w:rsidR="00000000" w:rsidDel="00000000" w:rsidP="00000000" w:rsidRDefault="00000000" w:rsidRPr="00000000" w14:paraId="00000A8A">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A8B">
      <w:pPr>
        <w:rPr>
          <w:b w:val="1"/>
        </w:rPr>
      </w:pPr>
      <w:r w:rsidDel="00000000" w:rsidR="00000000" w:rsidRPr="00000000">
        <w:rPr>
          <w:rtl w:val="0"/>
        </w:rPr>
      </w:r>
    </w:p>
    <w:p w:rsidR="00000000" w:rsidDel="00000000" w:rsidP="00000000" w:rsidRDefault="00000000" w:rsidRPr="00000000" w14:paraId="00000A8C">
      <w:pPr>
        <w:rPr>
          <w:b w:val="1"/>
        </w:rPr>
      </w:pPr>
      <w:r w:rsidDel="00000000" w:rsidR="00000000" w:rsidRPr="00000000">
        <w:rPr>
          <w:rtl w:val="0"/>
        </w:rPr>
      </w:r>
    </w:p>
    <w:p w:rsidR="00000000" w:rsidDel="00000000" w:rsidP="00000000" w:rsidRDefault="00000000" w:rsidRPr="00000000" w14:paraId="00000A8D">
      <w:pPr>
        <w:pStyle w:val="Heading3"/>
        <w:rPr/>
      </w:pPr>
      <w:bookmarkStart w:colFirst="0" w:colLast="0" w:name="_heading=h.1sy42v69nzba" w:id="120"/>
      <w:bookmarkEnd w:id="120"/>
      <w:r w:rsidDel="00000000" w:rsidR="00000000" w:rsidRPr="00000000">
        <w:rPr>
          <w:rtl w:val="0"/>
        </w:rPr>
        <w:t xml:space="preserve">Gladiator Island</w:t>
      </w:r>
    </w:p>
    <w:p w:rsidR="00000000" w:rsidDel="00000000" w:rsidP="00000000" w:rsidRDefault="00000000" w:rsidRPr="00000000" w14:paraId="00000A8E">
      <w:pPr>
        <w:rPr>
          <w:b w:val="1"/>
        </w:rPr>
      </w:pPr>
      <w:r w:rsidDel="00000000" w:rsidR="00000000" w:rsidRPr="00000000">
        <w:rPr>
          <w:rtl w:val="0"/>
        </w:rPr>
      </w:r>
    </w:p>
    <w:p w:rsidR="00000000" w:rsidDel="00000000" w:rsidP="00000000" w:rsidRDefault="00000000" w:rsidRPr="00000000" w14:paraId="00000A8F">
      <w:pPr>
        <w:pStyle w:val="Heading4"/>
        <w:ind w:left="720" w:firstLine="0"/>
        <w:rPr/>
      </w:pPr>
      <w:bookmarkStart w:colFirst="0" w:colLast="0" w:name="_heading=h.77mydx6b5pvt" w:id="121"/>
      <w:bookmarkEnd w:id="121"/>
      <w:r w:rsidDel="00000000" w:rsidR="00000000" w:rsidRPr="00000000">
        <w:rPr>
          <w:rtl w:val="0"/>
        </w:rPr>
        <w:t xml:space="preserve">Gustav Morello</w:t>
      </w:r>
    </w:p>
    <w:p w:rsidR="00000000" w:rsidDel="00000000" w:rsidP="00000000" w:rsidRDefault="00000000" w:rsidRPr="00000000" w14:paraId="00000A90">
      <w:pPr>
        <w:rPr/>
      </w:pPr>
      <w:sdt>
        <w:sdtPr>
          <w:tag w:val="goog_rdk_790"/>
        </w:sdtPr>
        <w:sdtContent>
          <w:r w:rsidDel="00000000" w:rsidR="00000000" w:rsidRPr="00000000">
            <w:rPr>
              <w:rFonts w:ascii="Arial Unicode MS" w:cs="Arial Unicode MS" w:eastAsia="Arial Unicode MS" w:hAnsi="Arial Unicode MS"/>
              <w:rtl w:val="0"/>
            </w:rPr>
            <w:tab/>
            <w:tab/>
            <w:t xml:space="preserve">Name in Japanese: グスタフ・モレロ</w:t>
          </w:r>
        </w:sdtContent>
      </w:sdt>
    </w:p>
    <w:p w:rsidR="00000000" w:rsidDel="00000000" w:rsidP="00000000" w:rsidRDefault="00000000" w:rsidRPr="00000000" w14:paraId="00000A91">
      <w:pPr>
        <w:rPr/>
      </w:pPr>
      <w:r w:rsidDel="00000000" w:rsidR="00000000" w:rsidRPr="00000000">
        <w:rPr>
          <w:rtl w:val="0"/>
        </w:rPr>
        <w:tab/>
        <w:tab/>
        <w:t xml:space="preserve">Japanese speech quirks:</w:t>
      </w:r>
    </w:p>
    <w:p w:rsidR="00000000" w:rsidDel="00000000" w:rsidP="00000000" w:rsidRDefault="00000000" w:rsidRPr="00000000" w14:paraId="00000A92">
      <w:pPr>
        <w:numPr>
          <w:ilvl w:val="0"/>
          <w:numId w:val="5"/>
        </w:numPr>
        <w:ind w:left="2520" w:hanging="360"/>
        <w:rPr/>
      </w:pPr>
      <w:sdt>
        <w:sdtPr>
          <w:tag w:val="goog_rdk_791"/>
        </w:sdtPr>
        <w:sdtContent>
          <w:r w:rsidDel="00000000" w:rsidR="00000000" w:rsidRPr="00000000">
            <w:rPr>
              <w:rFonts w:ascii="Arial Unicode MS" w:cs="Arial Unicode MS" w:eastAsia="Arial Unicode MS" w:hAnsi="Arial Unicode MS"/>
              <w:rtl w:val="0"/>
            </w:rPr>
            <w:t xml:space="preserve">First person pronoun – “本職”</w:t>
          </w:r>
        </w:sdtContent>
      </w:sdt>
    </w:p>
    <w:p w:rsidR="00000000" w:rsidDel="00000000" w:rsidP="00000000" w:rsidRDefault="00000000" w:rsidRPr="00000000" w14:paraId="00000A93">
      <w:pPr>
        <w:ind w:left="1440" w:firstLine="0"/>
        <w:rPr/>
      </w:pPr>
      <w:r w:rsidDel="00000000" w:rsidR="00000000" w:rsidRPr="00000000">
        <w:rPr>
          <w:rtl w:val="0"/>
        </w:rPr>
        <w:t xml:space="preserve">English speech quirks:</w:t>
      </w:r>
    </w:p>
    <w:p w:rsidR="00000000" w:rsidDel="00000000" w:rsidP="00000000" w:rsidRDefault="00000000" w:rsidRPr="00000000" w14:paraId="00000A94">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95">
      <w:pPr>
        <w:numPr>
          <w:ilvl w:val="0"/>
          <w:numId w:val="5"/>
        </w:numPr>
        <w:ind w:left="2520" w:hanging="360"/>
        <w:rPr/>
      </w:pPr>
      <w:r w:rsidDel="00000000" w:rsidR="00000000" w:rsidRPr="00000000">
        <w:rPr>
          <w:rtl w:val="0"/>
        </w:rPr>
        <w:t xml:space="preserve">Very formal speech, soft spoken</w:t>
      </w:r>
    </w:p>
    <w:p w:rsidR="00000000" w:rsidDel="00000000" w:rsidP="00000000" w:rsidRDefault="00000000" w:rsidRPr="00000000" w14:paraId="00000A96">
      <w:pPr>
        <w:numPr>
          <w:ilvl w:val="0"/>
          <w:numId w:val="5"/>
        </w:numPr>
        <w:ind w:left="2520" w:hanging="360"/>
        <w:rPr/>
      </w:pPr>
      <w:r w:rsidDel="00000000" w:rsidR="00000000" w:rsidRPr="00000000">
        <w:rPr>
          <w:rtl w:val="0"/>
        </w:rPr>
        <w:t xml:space="preserve">“Shall” rather than “will”</w:t>
      </w:r>
    </w:p>
    <w:p w:rsidR="00000000" w:rsidDel="00000000" w:rsidP="00000000" w:rsidRDefault="00000000" w:rsidRPr="00000000" w14:paraId="00000A97">
      <w:pPr>
        <w:numPr>
          <w:ilvl w:val="0"/>
          <w:numId w:val="5"/>
        </w:numPr>
        <w:ind w:left="2520" w:hanging="360"/>
        <w:rPr/>
      </w:pPr>
      <w:r w:rsidDel="00000000" w:rsidR="00000000" w:rsidRPr="00000000">
        <w:rPr>
          <w:rtl w:val="0"/>
        </w:rPr>
        <w:t xml:space="preserve">When directly referring to himself (with pronoun) use “in my capacity” or “as the official” as best fits the line </w:t>
      </w:r>
    </w:p>
    <w:p w:rsidR="00000000" w:rsidDel="00000000" w:rsidP="00000000" w:rsidRDefault="00000000" w:rsidRPr="00000000" w14:paraId="00000A98">
      <w:pPr>
        <w:ind w:left="1440" w:firstLine="0"/>
        <w:rPr/>
      </w:pPr>
      <w:r w:rsidDel="00000000" w:rsidR="00000000" w:rsidRPr="00000000">
        <w:rPr>
          <w:rtl w:val="0"/>
        </w:rPr>
        <w:t xml:space="preserve">Notes:</w:t>
      </w:r>
    </w:p>
    <w:p w:rsidR="00000000" w:rsidDel="00000000" w:rsidP="00000000" w:rsidRDefault="00000000" w:rsidRPr="00000000" w14:paraId="00000A99">
      <w:pPr>
        <w:numPr>
          <w:ilvl w:val="0"/>
          <w:numId w:val="5"/>
        </w:numPr>
        <w:ind w:left="2520" w:hanging="360"/>
        <w:rPr/>
      </w:pPr>
      <w:sdt>
        <w:sdtPr>
          <w:tag w:val="goog_rdk_792"/>
        </w:sdtPr>
        <w:sdtContent>
          <w:r w:rsidDel="00000000" w:rsidR="00000000" w:rsidRPr="00000000">
            <w:rPr>
              <w:rFonts w:ascii="Arial Unicode MS" w:cs="Arial Unicode MS" w:eastAsia="Arial Unicode MS" w:hAnsi="Arial Unicode MS"/>
              <w:rtl w:val="0"/>
            </w:rPr>
            <w:t xml:space="preserve">Current Island Chief (島主) of Gladiator Island Ginunhive;</w:t>
          </w:r>
        </w:sdtContent>
      </w:sdt>
    </w:p>
    <w:p w:rsidR="00000000" w:rsidDel="00000000" w:rsidP="00000000" w:rsidRDefault="00000000" w:rsidRPr="00000000" w14:paraId="00000A9A">
      <w:pPr>
        <w:numPr>
          <w:ilvl w:val="0"/>
          <w:numId w:val="5"/>
        </w:numPr>
        <w:ind w:left="2520" w:hanging="360"/>
        <w:rPr/>
      </w:pPr>
      <w:sdt>
        <w:sdtPr>
          <w:tag w:val="goog_rdk_793"/>
        </w:sdtPr>
        <w:sdtContent>
          <w:r w:rsidDel="00000000" w:rsidR="00000000" w:rsidRPr="00000000">
            <w:rPr>
              <w:rFonts w:ascii="Arial Unicode MS" w:cs="Arial Unicode MS" w:eastAsia="Arial Unicode MS" w:hAnsi="Arial Unicode MS"/>
              <w:rtl w:val="0"/>
            </w:rPr>
            <w:t xml:space="preserve">Referred with Governor (総督) by some </w:t>
          </w:r>
        </w:sdtContent>
      </w:sdt>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pStyle w:val="Heading4"/>
        <w:ind w:left="720" w:firstLine="0"/>
        <w:rPr/>
      </w:pPr>
      <w:bookmarkStart w:colFirst="0" w:colLast="0" w:name="_heading=h.4yee4wgifaub" w:id="122"/>
      <w:bookmarkEnd w:id="122"/>
      <w:r w:rsidDel="00000000" w:rsidR="00000000" w:rsidRPr="00000000">
        <w:rPr>
          <w:rtl w:val="0"/>
        </w:rPr>
        <w:t xml:space="preserve">Hiain Yatz</w:t>
      </w:r>
    </w:p>
    <w:p w:rsidR="00000000" w:rsidDel="00000000" w:rsidP="00000000" w:rsidRDefault="00000000" w:rsidRPr="00000000" w14:paraId="00000A9D">
      <w:pPr>
        <w:rPr/>
      </w:pPr>
      <w:r w:rsidDel="00000000" w:rsidR="00000000" w:rsidRPr="00000000">
        <w:rPr>
          <w:rtl w:val="0"/>
        </w:rPr>
        <w:tab/>
        <w:tab/>
        <w:t xml:space="preserve">Name in Japanese: </w:t>
      </w:r>
      <w:r w:rsidDel="00000000" w:rsidR="00000000" w:rsidRPr="00000000">
        <w:rPr>
          <w:rFonts w:ascii="Meiryo" w:cs="Meiryo" w:eastAsia="Meiryo" w:hAnsi="Meiryo"/>
          <w:rtl w:val="0"/>
        </w:rPr>
        <w:t xml:space="preserve">ヒアイン・ヤッツ</w:t>
      </w:r>
      <w:r w:rsidDel="00000000" w:rsidR="00000000" w:rsidRPr="00000000">
        <w:rPr>
          <w:rtl w:val="0"/>
        </w:rPr>
      </w:r>
    </w:p>
    <w:p w:rsidR="00000000" w:rsidDel="00000000" w:rsidP="00000000" w:rsidRDefault="00000000" w:rsidRPr="00000000" w14:paraId="00000A9E">
      <w:pPr>
        <w:rPr/>
      </w:pPr>
      <w:r w:rsidDel="00000000" w:rsidR="00000000" w:rsidRPr="00000000">
        <w:rPr>
          <w:rtl w:val="0"/>
        </w:rPr>
        <w:tab/>
        <w:tab/>
        <w:t xml:space="preserve">Japanese speech quirks:</w:t>
      </w:r>
    </w:p>
    <w:p w:rsidR="00000000" w:rsidDel="00000000" w:rsidP="00000000" w:rsidRDefault="00000000" w:rsidRPr="00000000" w14:paraId="00000A9F">
      <w:pPr>
        <w:numPr>
          <w:ilvl w:val="0"/>
          <w:numId w:val="5"/>
        </w:numPr>
        <w:ind w:left="2520" w:hanging="360"/>
        <w:rPr/>
      </w:pPr>
      <w:sdt>
        <w:sdtPr>
          <w:tag w:val="goog_rdk_794"/>
        </w:sdtPr>
        <w:sdtContent>
          <w:r w:rsidDel="00000000" w:rsidR="00000000" w:rsidRPr="00000000">
            <w:rPr>
              <w:rFonts w:ascii="Arial Unicode MS" w:cs="Arial Unicode MS" w:eastAsia="Arial Unicode MS" w:hAnsi="Arial Unicode MS"/>
              <w:rtl w:val="0"/>
            </w:rPr>
            <w:t xml:space="preserve">First person pronoun – “俺”</w:t>
          </w:r>
        </w:sdtContent>
      </w:sdt>
    </w:p>
    <w:p w:rsidR="00000000" w:rsidDel="00000000" w:rsidP="00000000" w:rsidRDefault="00000000" w:rsidRPr="00000000" w14:paraId="00000AA0">
      <w:pPr>
        <w:ind w:left="1440" w:firstLine="0"/>
        <w:rPr/>
      </w:pPr>
      <w:r w:rsidDel="00000000" w:rsidR="00000000" w:rsidRPr="00000000">
        <w:rPr>
          <w:rtl w:val="0"/>
        </w:rPr>
        <w:t xml:space="preserve">English speech quirks:</w:t>
      </w:r>
    </w:p>
    <w:p w:rsidR="00000000" w:rsidDel="00000000" w:rsidP="00000000" w:rsidRDefault="00000000" w:rsidRPr="00000000" w14:paraId="00000AA1">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 “(y’)ain’t” / “y’know” / “gonna” / “hafta” / “tho’”, etc, but does not use “-in’” / “’n” / “‘cause”</w:t>
      </w:r>
    </w:p>
    <w:p w:rsidR="00000000" w:rsidDel="00000000" w:rsidP="00000000" w:rsidRDefault="00000000" w:rsidRPr="00000000" w14:paraId="00000AA2">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AA3">
      <w:pPr>
        <w:ind w:left="1440" w:firstLine="0"/>
        <w:rPr/>
      </w:pPr>
      <w:r w:rsidDel="00000000" w:rsidR="00000000" w:rsidRPr="00000000">
        <w:rPr>
          <w:rtl w:val="0"/>
        </w:rPr>
        <w:t xml:space="preserve">Notes:</w:t>
      </w:r>
    </w:p>
    <w:p w:rsidR="00000000" w:rsidDel="00000000" w:rsidP="00000000" w:rsidRDefault="00000000" w:rsidRPr="00000000" w14:paraId="00000AA4">
      <w:pPr>
        <w:numPr>
          <w:ilvl w:val="0"/>
          <w:numId w:val="5"/>
        </w:numPr>
        <w:ind w:left="2520" w:hanging="360"/>
        <w:rPr/>
      </w:pPr>
      <w:sdt>
        <w:sdtPr>
          <w:tag w:val="goog_rdk_795"/>
        </w:sdtPr>
        <w:sdtContent>
          <w:r w:rsidDel="00000000" w:rsidR="00000000" w:rsidRPr="00000000">
            <w:rPr>
              <w:rFonts w:ascii="Arial Unicode MS" w:cs="Arial Unicode MS" w:eastAsia="Arial Unicode MS" w:hAnsi="Arial Unicode MS"/>
              <w:rtl w:val="0"/>
            </w:rPr>
            <w:t xml:space="preserve">In narration is called Lizard (蜥蜴) in narration should be “The lizardman”</w:t>
          </w:r>
        </w:sdtContent>
      </w:sdt>
    </w:p>
    <w:p w:rsidR="00000000" w:rsidDel="00000000" w:rsidP="00000000" w:rsidRDefault="00000000" w:rsidRPr="00000000" w14:paraId="00000AA5">
      <w:pPr>
        <w:numPr>
          <w:ilvl w:val="0"/>
          <w:numId w:val="5"/>
        </w:numPr>
        <w:ind w:left="2520" w:hanging="360"/>
        <w:rPr/>
      </w:pPr>
      <w:sdt>
        <w:sdtPr>
          <w:tag w:val="goog_rdk_796"/>
        </w:sdtPr>
        <w:sdtContent>
          <w:r w:rsidDel="00000000" w:rsidR="00000000" w:rsidRPr="00000000">
            <w:rPr>
              <w:rFonts w:ascii="Arial Unicode MS" w:cs="Arial Unicode MS" w:eastAsia="Arial Unicode MS" w:hAnsi="Arial Unicode MS"/>
              <w:rtl w:val="0"/>
            </w:rPr>
            <w:t xml:space="preserve">Refers to Subaru with “ガキ” should be written as “brat”</w:t>
          </w:r>
        </w:sdtContent>
      </w:sdt>
    </w:p>
    <w:p w:rsidR="00000000" w:rsidDel="00000000" w:rsidP="00000000" w:rsidRDefault="00000000" w:rsidRPr="00000000" w14:paraId="00000AA6">
      <w:pPr>
        <w:numPr>
          <w:ilvl w:val="0"/>
          <w:numId w:val="5"/>
        </w:numPr>
        <w:ind w:left="2520" w:hanging="360"/>
        <w:rPr>
          <w:u w:val="none"/>
        </w:rPr>
      </w:pPr>
      <w:sdt>
        <w:sdtPr>
          <w:tag w:val="goog_rdk_797"/>
        </w:sdtPr>
        <w:sdtContent>
          <w:r w:rsidDel="00000000" w:rsidR="00000000" w:rsidRPr="00000000">
            <w:rPr>
              <w:rFonts w:ascii="Arial Unicode MS" w:cs="Arial Unicode MS" w:eastAsia="Arial Unicode MS" w:hAnsi="Arial Unicode MS"/>
              <w:rtl w:val="0"/>
            </w:rPr>
            <w:t xml:space="preserve">Refers to Subaru with “兄弟”, should be written as “bro”</w:t>
          </w:r>
        </w:sdtContent>
      </w:sdt>
    </w:p>
    <w:p w:rsidR="00000000" w:rsidDel="00000000" w:rsidP="00000000" w:rsidRDefault="00000000" w:rsidRPr="00000000" w14:paraId="00000AA7">
      <w:pPr>
        <w:numPr>
          <w:ilvl w:val="0"/>
          <w:numId w:val="5"/>
        </w:numPr>
        <w:ind w:left="2520" w:hanging="360"/>
        <w:rPr/>
      </w:pPr>
      <w:sdt>
        <w:sdtPr>
          <w:tag w:val="goog_rdk_798"/>
        </w:sdtPr>
        <w:sdtContent>
          <w:r w:rsidDel="00000000" w:rsidR="00000000" w:rsidRPr="00000000">
            <w:rPr>
              <w:rFonts w:ascii="Arial Unicode MS" w:cs="Arial Unicode MS" w:eastAsia="Arial Unicode MS" w:hAnsi="Arial Unicode MS"/>
              <w:rtl w:val="0"/>
            </w:rPr>
            <w:t xml:space="preserve">Refers to Tanza with “チビ”, should be written as “pipsqueak”</w:t>
          </w:r>
        </w:sdtContent>
      </w:sdt>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pStyle w:val="Heading4"/>
        <w:ind w:left="720" w:firstLine="0"/>
        <w:rPr/>
      </w:pPr>
      <w:bookmarkStart w:colFirst="0" w:colLast="0" w:name="_heading=h.sp05eyh1ipky" w:id="123"/>
      <w:bookmarkEnd w:id="123"/>
      <w:r w:rsidDel="00000000" w:rsidR="00000000" w:rsidRPr="00000000">
        <w:rPr>
          <w:rtl w:val="0"/>
        </w:rPr>
        <w:t xml:space="preserve">Idra Missanga</w:t>
      </w:r>
    </w:p>
    <w:p w:rsidR="00000000" w:rsidDel="00000000" w:rsidP="00000000" w:rsidRDefault="00000000" w:rsidRPr="00000000" w14:paraId="00000AAB">
      <w:pPr>
        <w:rPr/>
      </w:pPr>
      <w:sdt>
        <w:sdtPr>
          <w:tag w:val="goog_rdk_799"/>
        </w:sdtPr>
        <w:sdtContent>
          <w:r w:rsidDel="00000000" w:rsidR="00000000" w:rsidRPr="00000000">
            <w:rPr>
              <w:rFonts w:ascii="Arial Unicode MS" w:cs="Arial Unicode MS" w:eastAsia="Arial Unicode MS" w:hAnsi="Arial Unicode MS"/>
              <w:rtl w:val="0"/>
            </w:rPr>
            <w:tab/>
            <w:tab/>
            <w:t xml:space="preserve">Name in Japanese: イドラ</w:t>
          </w:r>
        </w:sdtContent>
      </w:sdt>
      <w:r w:rsidDel="00000000" w:rsidR="00000000" w:rsidRPr="00000000">
        <w:rPr>
          <w:rFonts w:ascii="Meiryo" w:cs="Meiryo" w:eastAsia="Meiryo" w:hAnsi="Meiryo"/>
          <w:rtl w:val="0"/>
        </w:rPr>
        <w:t xml:space="preserve">・ミサンガ</w:t>
      </w:r>
      <w:r w:rsidDel="00000000" w:rsidR="00000000" w:rsidRPr="00000000">
        <w:rPr>
          <w:rtl w:val="0"/>
        </w:rPr>
      </w:r>
    </w:p>
    <w:p w:rsidR="00000000" w:rsidDel="00000000" w:rsidP="00000000" w:rsidRDefault="00000000" w:rsidRPr="00000000" w14:paraId="00000AAC">
      <w:pPr>
        <w:rPr/>
      </w:pPr>
      <w:r w:rsidDel="00000000" w:rsidR="00000000" w:rsidRPr="00000000">
        <w:rPr>
          <w:rtl w:val="0"/>
        </w:rPr>
        <w:tab/>
        <w:tab/>
        <w:t xml:space="preserve">Japanese speech quirks:</w:t>
      </w:r>
    </w:p>
    <w:p w:rsidR="00000000" w:rsidDel="00000000" w:rsidP="00000000" w:rsidRDefault="00000000" w:rsidRPr="00000000" w14:paraId="00000AAD">
      <w:pPr>
        <w:numPr>
          <w:ilvl w:val="0"/>
          <w:numId w:val="5"/>
        </w:numPr>
        <w:ind w:left="2520" w:hanging="360"/>
        <w:rPr/>
      </w:pPr>
      <w:sdt>
        <w:sdtPr>
          <w:tag w:val="goog_rdk_800"/>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AE">
      <w:pPr>
        <w:ind w:left="1440" w:firstLine="0"/>
        <w:rPr/>
      </w:pPr>
      <w:r w:rsidDel="00000000" w:rsidR="00000000" w:rsidRPr="00000000">
        <w:rPr>
          <w:rtl w:val="0"/>
        </w:rPr>
        <w:t xml:space="preserve">English speech quirks:</w:t>
      </w:r>
    </w:p>
    <w:p w:rsidR="00000000" w:rsidDel="00000000" w:rsidP="00000000" w:rsidRDefault="00000000" w:rsidRPr="00000000" w14:paraId="00000AAF">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AB0">
      <w:pPr>
        <w:numPr>
          <w:ilvl w:val="0"/>
          <w:numId w:val="5"/>
        </w:numPr>
        <w:ind w:left="2520" w:hanging="360"/>
        <w:rPr/>
      </w:pPr>
      <w:r w:rsidDel="00000000" w:rsidR="00000000" w:rsidRPr="00000000">
        <w:rPr>
          <w:rtl w:val="0"/>
        </w:rPr>
        <w:t xml:space="preserve">Normal way of speaking</w:t>
      </w:r>
    </w:p>
    <w:p w:rsidR="00000000" w:rsidDel="00000000" w:rsidP="00000000" w:rsidRDefault="00000000" w:rsidRPr="00000000" w14:paraId="00000AB1">
      <w:pPr>
        <w:ind w:left="1440" w:firstLine="0"/>
        <w:rPr/>
      </w:pPr>
      <w:r w:rsidDel="00000000" w:rsidR="00000000" w:rsidRPr="00000000">
        <w:rPr>
          <w:rtl w:val="0"/>
        </w:rPr>
        <w:t xml:space="preserve">Notes:</w:t>
      </w:r>
    </w:p>
    <w:p w:rsidR="00000000" w:rsidDel="00000000" w:rsidP="00000000" w:rsidRDefault="00000000" w:rsidRPr="00000000" w14:paraId="00000AB2">
      <w:pPr>
        <w:numPr>
          <w:ilvl w:val="0"/>
          <w:numId w:val="5"/>
        </w:numPr>
        <w:ind w:left="2520" w:hanging="360"/>
        <w:rPr/>
      </w:pPr>
      <w:sdt>
        <w:sdtPr>
          <w:tag w:val="goog_rdk_801"/>
        </w:sdtPr>
        <w:sdtContent>
          <w:r w:rsidDel="00000000" w:rsidR="00000000" w:rsidRPr="00000000">
            <w:rPr>
              <w:rFonts w:ascii="Arial Unicode MS" w:cs="Arial Unicode MS" w:eastAsia="Arial Unicode MS" w:hAnsi="Arial Unicode MS"/>
              <w:rtl w:val="0"/>
            </w:rPr>
            <w:t xml:space="preserve">Calls himself a former warrior (戦士)</w:t>
          </w:r>
        </w:sdtContent>
      </w:sdt>
    </w:p>
    <w:p w:rsidR="00000000" w:rsidDel="00000000" w:rsidP="00000000" w:rsidRDefault="00000000" w:rsidRPr="00000000" w14:paraId="00000AB3">
      <w:pPr>
        <w:numPr>
          <w:ilvl w:val="0"/>
          <w:numId w:val="5"/>
        </w:numPr>
        <w:ind w:left="2520" w:hanging="360"/>
        <w:rPr/>
      </w:pPr>
      <w:sdt>
        <w:sdtPr>
          <w:tag w:val="goog_rdk_802"/>
        </w:sdtPr>
        <w:sdtContent>
          <w:r w:rsidDel="00000000" w:rsidR="00000000" w:rsidRPr="00000000">
            <w:rPr>
              <w:rFonts w:ascii="Arial Unicode MS" w:cs="Arial Unicode MS" w:eastAsia="Arial Unicode MS" w:hAnsi="Arial Unicode MS"/>
              <w:rtl w:val="0"/>
            </w:rPr>
            <w:t xml:space="preserve">Todd calls him a soldier (兵士)</w:t>
          </w:r>
        </w:sdtContent>
      </w:sdt>
    </w:p>
    <w:p w:rsidR="00000000" w:rsidDel="00000000" w:rsidP="00000000" w:rsidRDefault="00000000" w:rsidRPr="00000000" w14:paraId="00000AB4">
      <w:pPr>
        <w:numPr>
          <w:ilvl w:val="0"/>
          <w:numId w:val="5"/>
        </w:numPr>
        <w:ind w:left="2520" w:hanging="360"/>
        <w:rPr/>
      </w:pPr>
      <w:sdt>
        <w:sdtPr>
          <w:tag w:val="goog_rdk_803"/>
        </w:sdtPr>
        <w:sdtContent>
          <w:r w:rsidDel="00000000" w:rsidR="00000000" w:rsidRPr="00000000">
            <w:rPr>
              <w:rFonts w:ascii="Arial Unicode MS" w:cs="Arial Unicode MS" w:eastAsia="Arial Unicode MS" w:hAnsi="Arial Unicode MS"/>
              <w:rtl w:val="0"/>
            </w:rPr>
            <w:t xml:space="preserve">In narration is called “Rust-colored hair” (錆色髪) in narration should be “The rust-haired man” or “The man with the rust-colored hair”</w:t>
          </w:r>
        </w:sdtContent>
      </w:sdt>
    </w:p>
    <w:p w:rsidR="00000000" w:rsidDel="00000000" w:rsidP="00000000" w:rsidRDefault="00000000" w:rsidRPr="00000000" w14:paraId="00000AB5">
      <w:pPr>
        <w:numPr>
          <w:ilvl w:val="0"/>
          <w:numId w:val="5"/>
        </w:numPr>
        <w:ind w:left="2520" w:hanging="360"/>
        <w:rPr/>
      </w:pPr>
      <w:sdt>
        <w:sdtPr>
          <w:tag w:val="goog_rdk_804"/>
        </w:sdtPr>
        <w:sdtContent>
          <w:r w:rsidDel="00000000" w:rsidR="00000000" w:rsidRPr="00000000">
            <w:rPr>
              <w:rFonts w:ascii="Arial Unicode MS" w:cs="Arial Unicode MS" w:eastAsia="Arial Unicode MS" w:hAnsi="Arial Unicode MS"/>
              <w:rtl w:val="0"/>
            </w:rPr>
            <w:t xml:space="preserve">Refers to Subaru as “子ども” Should be written as “child”</w:t>
          </w:r>
        </w:sdtContent>
      </w:sdt>
      <w:r w:rsidDel="00000000" w:rsidR="00000000" w:rsidRPr="00000000">
        <w:rPr>
          <w:rtl w:val="0"/>
        </w:rPr>
      </w:r>
    </w:p>
    <w:p w:rsidR="00000000" w:rsidDel="00000000" w:rsidP="00000000" w:rsidRDefault="00000000" w:rsidRPr="00000000" w14:paraId="00000AB6">
      <w:pPr>
        <w:rPr>
          <w:b w:val="1"/>
        </w:rPr>
      </w:pPr>
      <w:r w:rsidDel="00000000" w:rsidR="00000000" w:rsidRPr="00000000">
        <w:rPr>
          <w:rtl w:val="0"/>
        </w:rPr>
      </w:r>
    </w:p>
    <w:p w:rsidR="00000000" w:rsidDel="00000000" w:rsidP="00000000" w:rsidRDefault="00000000" w:rsidRPr="00000000" w14:paraId="00000AB7">
      <w:pPr>
        <w:pStyle w:val="Heading4"/>
        <w:ind w:left="720" w:firstLine="0"/>
        <w:rPr/>
      </w:pPr>
      <w:bookmarkStart w:colFirst="0" w:colLast="0" w:name="_heading=h.w066x3ke1yiv" w:id="124"/>
      <w:bookmarkEnd w:id="124"/>
      <w:r w:rsidDel="00000000" w:rsidR="00000000" w:rsidRPr="00000000">
        <w:rPr>
          <w:rtl w:val="0"/>
        </w:rPr>
        <w:t xml:space="preserve">Null</w:t>
      </w:r>
    </w:p>
    <w:p w:rsidR="00000000" w:rsidDel="00000000" w:rsidP="00000000" w:rsidRDefault="00000000" w:rsidRPr="00000000" w14:paraId="00000AB8">
      <w:pPr>
        <w:rPr/>
      </w:pPr>
      <w:sdt>
        <w:sdtPr>
          <w:tag w:val="goog_rdk_805"/>
        </w:sdtPr>
        <w:sdtContent>
          <w:r w:rsidDel="00000000" w:rsidR="00000000" w:rsidRPr="00000000">
            <w:rPr>
              <w:rFonts w:ascii="Arial Unicode MS" w:cs="Arial Unicode MS" w:eastAsia="Arial Unicode MS" w:hAnsi="Arial Unicode MS"/>
              <w:rtl w:val="0"/>
            </w:rPr>
            <w:tab/>
            <w:tab/>
            <w:t xml:space="preserve">Name in Japanese: ヌル</w:t>
          </w:r>
        </w:sdtContent>
      </w:sdt>
    </w:p>
    <w:p w:rsidR="00000000" w:rsidDel="00000000" w:rsidP="00000000" w:rsidRDefault="00000000" w:rsidRPr="00000000" w14:paraId="00000AB9">
      <w:pPr>
        <w:ind w:left="1440" w:firstLine="0"/>
        <w:rPr/>
      </w:pPr>
      <w:r w:rsidDel="00000000" w:rsidR="00000000" w:rsidRPr="00000000">
        <w:rPr>
          <w:rtl w:val="0"/>
        </w:rPr>
        <w:t xml:space="preserve">Notes:</w:t>
      </w:r>
    </w:p>
    <w:p w:rsidR="00000000" w:rsidDel="00000000" w:rsidP="00000000" w:rsidRDefault="00000000" w:rsidRPr="00000000" w14:paraId="00000ABA">
      <w:pPr>
        <w:numPr>
          <w:ilvl w:val="0"/>
          <w:numId w:val="5"/>
        </w:numPr>
        <w:ind w:left="2520" w:hanging="360"/>
        <w:rPr/>
      </w:pPr>
      <w:r w:rsidDel="00000000" w:rsidR="00000000" w:rsidRPr="00000000">
        <w:rPr>
          <w:rtl w:val="0"/>
        </w:rPr>
        <w:t xml:space="preserve">Also called Old Man Null</w:t>
      </w:r>
    </w:p>
    <w:p w:rsidR="00000000" w:rsidDel="00000000" w:rsidP="00000000" w:rsidRDefault="00000000" w:rsidRPr="00000000" w14:paraId="00000ABB">
      <w:pPr>
        <w:numPr>
          <w:ilvl w:val="0"/>
          <w:numId w:val="5"/>
        </w:numPr>
        <w:ind w:left="2520" w:hanging="360"/>
        <w:rPr/>
      </w:pPr>
      <w:r w:rsidDel="00000000" w:rsidR="00000000" w:rsidRPr="00000000">
        <w:rPr>
          <w:rtl w:val="0"/>
        </w:rPr>
        <w:t xml:space="preserve">Healer in the healing room on Ginunhive</w:t>
      </w:r>
    </w:p>
    <w:p w:rsidR="00000000" w:rsidDel="00000000" w:rsidP="00000000" w:rsidRDefault="00000000" w:rsidRPr="00000000" w14:paraId="00000ABC">
      <w:pPr>
        <w:numPr>
          <w:ilvl w:val="0"/>
          <w:numId w:val="5"/>
        </w:numPr>
        <w:ind w:left="2520" w:hanging="360"/>
        <w:rPr>
          <w:u w:val="none"/>
        </w:rPr>
      </w:pPr>
      <w:r w:rsidDel="00000000" w:rsidR="00000000" w:rsidRPr="00000000">
        <w:rPr>
          <w:rtl w:val="0"/>
        </w:rPr>
        <w:t xml:space="preserve">Has never spoken</w:t>
      </w:r>
      <w:r w:rsidDel="00000000" w:rsidR="00000000" w:rsidRPr="00000000">
        <w:rPr>
          <w:rtl w:val="0"/>
        </w:rPr>
      </w:r>
    </w:p>
    <w:p w:rsidR="00000000" w:rsidDel="00000000" w:rsidP="00000000" w:rsidRDefault="00000000" w:rsidRPr="00000000" w14:paraId="00000ABD">
      <w:pPr>
        <w:rPr>
          <w:b w:val="1"/>
        </w:rPr>
      </w:pPr>
      <w:r w:rsidDel="00000000" w:rsidR="00000000" w:rsidRPr="00000000">
        <w:rPr>
          <w:rtl w:val="0"/>
        </w:rPr>
      </w:r>
    </w:p>
    <w:p w:rsidR="00000000" w:rsidDel="00000000" w:rsidP="00000000" w:rsidRDefault="00000000" w:rsidRPr="00000000" w14:paraId="00000ABE">
      <w:pPr>
        <w:pStyle w:val="Heading4"/>
        <w:ind w:left="720" w:firstLine="0"/>
        <w:rPr/>
      </w:pPr>
      <w:bookmarkStart w:colFirst="0" w:colLast="0" w:name="_heading=h.7id128fukrkv" w:id="125"/>
      <w:bookmarkEnd w:id="125"/>
      <w:r w:rsidDel="00000000" w:rsidR="00000000" w:rsidRPr="00000000">
        <w:rPr>
          <w:rtl w:val="0"/>
        </w:rPr>
        <w:t xml:space="preserve">Tanza</w:t>
      </w:r>
    </w:p>
    <w:p w:rsidR="00000000" w:rsidDel="00000000" w:rsidP="00000000" w:rsidRDefault="00000000" w:rsidRPr="00000000" w14:paraId="00000ABF">
      <w:pPr>
        <w:rPr/>
      </w:pPr>
      <w:sdt>
        <w:sdtPr>
          <w:tag w:val="goog_rdk_806"/>
        </w:sdtPr>
        <w:sdtContent>
          <w:r w:rsidDel="00000000" w:rsidR="00000000" w:rsidRPr="00000000">
            <w:rPr>
              <w:rFonts w:ascii="Arial Unicode MS" w:cs="Arial Unicode MS" w:eastAsia="Arial Unicode MS" w:hAnsi="Arial Unicode MS"/>
              <w:rtl w:val="0"/>
            </w:rPr>
            <w:tab/>
            <w:tab/>
            <w:t xml:space="preserve">Name in Japanese: タンザ</w:t>
          </w:r>
        </w:sdtContent>
      </w:sdt>
    </w:p>
    <w:p w:rsidR="00000000" w:rsidDel="00000000" w:rsidP="00000000" w:rsidRDefault="00000000" w:rsidRPr="00000000" w14:paraId="00000AC0">
      <w:pPr>
        <w:rPr/>
      </w:pPr>
      <w:r w:rsidDel="00000000" w:rsidR="00000000" w:rsidRPr="00000000">
        <w:rPr>
          <w:rtl w:val="0"/>
        </w:rPr>
        <w:tab/>
        <w:tab/>
        <w:t xml:space="preserve">Japanese speech quirks:</w:t>
      </w:r>
    </w:p>
    <w:p w:rsidR="00000000" w:rsidDel="00000000" w:rsidP="00000000" w:rsidRDefault="00000000" w:rsidRPr="00000000" w14:paraId="00000AC1">
      <w:pPr>
        <w:numPr>
          <w:ilvl w:val="0"/>
          <w:numId w:val="5"/>
        </w:numPr>
        <w:ind w:left="2520" w:hanging="360"/>
        <w:rPr/>
      </w:pPr>
      <w:sdt>
        <w:sdtPr>
          <w:tag w:val="goog_rdk_807"/>
        </w:sdtPr>
        <w:sdtContent>
          <w:r w:rsidDel="00000000" w:rsidR="00000000" w:rsidRPr="00000000">
            <w:rPr>
              <w:rFonts w:ascii="Arial Unicode MS" w:cs="Arial Unicode MS" w:eastAsia="Arial Unicode MS" w:hAnsi="Arial Unicode MS"/>
              <w:rtl w:val="0"/>
            </w:rPr>
            <w:t xml:space="preserve">First person pronoun – “私”</w:t>
          </w:r>
        </w:sdtContent>
      </w:sdt>
    </w:p>
    <w:p w:rsidR="00000000" w:rsidDel="00000000" w:rsidP="00000000" w:rsidRDefault="00000000" w:rsidRPr="00000000" w14:paraId="00000AC2">
      <w:pPr>
        <w:ind w:left="1440" w:firstLine="0"/>
        <w:rPr/>
      </w:pPr>
      <w:r w:rsidDel="00000000" w:rsidR="00000000" w:rsidRPr="00000000">
        <w:rPr>
          <w:rtl w:val="0"/>
        </w:rPr>
        <w:t xml:space="preserve">English speech quirks:</w:t>
      </w:r>
    </w:p>
    <w:p w:rsidR="00000000" w:rsidDel="00000000" w:rsidP="00000000" w:rsidRDefault="00000000" w:rsidRPr="00000000" w14:paraId="00000AC3">
      <w:pPr>
        <w:numPr>
          <w:ilvl w:val="0"/>
          <w:numId w:val="5"/>
        </w:numPr>
        <w:ind w:left="2520" w:hanging="360"/>
        <w:rPr/>
      </w:pPr>
      <w:r w:rsidDel="00000000" w:rsidR="00000000" w:rsidRPr="00000000">
        <w:rPr>
          <w:rtl w:val="0"/>
        </w:rPr>
        <w:t xml:space="preserve">No contractions</w:t>
      </w:r>
    </w:p>
    <w:p w:rsidR="00000000" w:rsidDel="00000000" w:rsidP="00000000" w:rsidRDefault="00000000" w:rsidRPr="00000000" w14:paraId="00000AC4">
      <w:pPr>
        <w:numPr>
          <w:ilvl w:val="0"/>
          <w:numId w:val="5"/>
        </w:numPr>
        <w:ind w:left="2520" w:hanging="360"/>
        <w:rPr/>
      </w:pPr>
      <w:r w:rsidDel="00000000" w:rsidR="00000000" w:rsidRPr="00000000">
        <w:rPr>
          <w:rtl w:val="0"/>
        </w:rPr>
        <w:t xml:space="preserve">Very formal speech</w:t>
      </w:r>
    </w:p>
    <w:p w:rsidR="00000000" w:rsidDel="00000000" w:rsidP="00000000" w:rsidRDefault="00000000" w:rsidRPr="00000000" w14:paraId="00000AC5">
      <w:pPr>
        <w:ind w:left="1440" w:firstLine="0"/>
        <w:rPr/>
      </w:pPr>
      <w:r w:rsidDel="00000000" w:rsidR="00000000" w:rsidRPr="00000000">
        <w:rPr>
          <w:rtl w:val="0"/>
        </w:rPr>
        <w:t xml:space="preserve">Notes:</w:t>
      </w:r>
    </w:p>
    <w:p w:rsidR="00000000" w:rsidDel="00000000" w:rsidP="00000000" w:rsidRDefault="00000000" w:rsidRPr="00000000" w14:paraId="00000AC6">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pStyle w:val="Heading4"/>
        <w:ind w:left="720" w:firstLine="0"/>
        <w:rPr/>
      </w:pPr>
      <w:bookmarkStart w:colFirst="0" w:colLast="0" w:name="_heading=h.aeib14bl3is9" w:id="126"/>
      <w:bookmarkEnd w:id="126"/>
      <w:r w:rsidDel="00000000" w:rsidR="00000000" w:rsidRPr="00000000">
        <w:rPr>
          <w:rtl w:val="0"/>
        </w:rPr>
        <w:t xml:space="preserve">Weitz Rogen</w:t>
      </w:r>
    </w:p>
    <w:p w:rsidR="00000000" w:rsidDel="00000000" w:rsidP="00000000" w:rsidRDefault="00000000" w:rsidRPr="00000000" w14:paraId="00000AC9">
      <w:pPr>
        <w:rPr/>
      </w:pPr>
      <w:sdt>
        <w:sdtPr>
          <w:tag w:val="goog_rdk_808"/>
        </w:sdtPr>
        <w:sdtContent>
          <w:r w:rsidDel="00000000" w:rsidR="00000000" w:rsidRPr="00000000">
            <w:rPr>
              <w:rFonts w:ascii="Arial Unicode MS" w:cs="Arial Unicode MS" w:eastAsia="Arial Unicode MS" w:hAnsi="Arial Unicode MS"/>
              <w:rtl w:val="0"/>
            </w:rPr>
            <w:tab/>
            <w:tab/>
            <w:t xml:space="preserve">Name in Japanese: ヴァイツ</w:t>
          </w:r>
        </w:sdtContent>
      </w:sdt>
      <w:r w:rsidDel="00000000" w:rsidR="00000000" w:rsidRPr="00000000">
        <w:rPr>
          <w:rFonts w:ascii="Meiryo" w:cs="Meiryo" w:eastAsia="Meiryo" w:hAnsi="Meiryo"/>
          <w:rtl w:val="0"/>
        </w:rPr>
        <w:t xml:space="preserve">・</w:t>
      </w:r>
      <w:sdt>
        <w:sdtPr>
          <w:tag w:val="goog_rdk_809"/>
        </w:sdtPr>
        <w:sdtContent>
          <w:r w:rsidDel="00000000" w:rsidR="00000000" w:rsidRPr="00000000">
            <w:rPr>
              <w:rFonts w:ascii="Arial Unicode MS" w:cs="Arial Unicode MS" w:eastAsia="Arial Unicode MS" w:hAnsi="Arial Unicode MS"/>
              <w:rtl w:val="0"/>
            </w:rPr>
            <w:t xml:space="preserve">ログン</w:t>
          </w:r>
        </w:sdtContent>
      </w:sdt>
    </w:p>
    <w:p w:rsidR="00000000" w:rsidDel="00000000" w:rsidP="00000000" w:rsidRDefault="00000000" w:rsidRPr="00000000" w14:paraId="00000ACA">
      <w:pPr>
        <w:rPr/>
      </w:pPr>
      <w:r w:rsidDel="00000000" w:rsidR="00000000" w:rsidRPr="00000000">
        <w:rPr>
          <w:rtl w:val="0"/>
        </w:rPr>
        <w:tab/>
        <w:tab/>
        <w:t xml:space="preserve">Japanese speech quirks:</w:t>
      </w:r>
    </w:p>
    <w:p w:rsidR="00000000" w:rsidDel="00000000" w:rsidP="00000000" w:rsidRDefault="00000000" w:rsidRPr="00000000" w14:paraId="00000ACB">
      <w:pPr>
        <w:numPr>
          <w:ilvl w:val="0"/>
          <w:numId w:val="5"/>
        </w:numPr>
        <w:ind w:left="2520" w:hanging="360"/>
        <w:rPr/>
      </w:pPr>
      <w:sdt>
        <w:sdtPr>
          <w:tag w:val="goog_rdk_810"/>
        </w:sdtPr>
        <w:sdtContent>
          <w:r w:rsidDel="00000000" w:rsidR="00000000" w:rsidRPr="00000000">
            <w:rPr>
              <w:rFonts w:ascii="Arial Unicode MS" w:cs="Arial Unicode MS" w:eastAsia="Arial Unicode MS" w:hAnsi="Arial Unicode MS"/>
              <w:rtl w:val="0"/>
            </w:rPr>
            <w:t xml:space="preserve">First person pronoun – “オレ”</w:t>
          </w:r>
        </w:sdtContent>
      </w:sdt>
    </w:p>
    <w:p w:rsidR="00000000" w:rsidDel="00000000" w:rsidP="00000000" w:rsidRDefault="00000000" w:rsidRPr="00000000" w14:paraId="00000ACC">
      <w:pPr>
        <w:ind w:left="1440" w:firstLine="0"/>
        <w:rPr/>
      </w:pPr>
      <w:r w:rsidDel="00000000" w:rsidR="00000000" w:rsidRPr="00000000">
        <w:rPr>
          <w:rtl w:val="0"/>
        </w:rPr>
        <w:t xml:space="preserve">English speech quirks:</w:t>
      </w:r>
    </w:p>
    <w:p w:rsidR="00000000" w:rsidDel="00000000" w:rsidP="00000000" w:rsidRDefault="00000000" w:rsidRPr="00000000" w14:paraId="00000ACD">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“ya/yer” (‘cha after word ending in -d or -t, “yer” for “you’re”) / “y’all” / “(y’)ain’t” / “y’know” / “gonna” / “‘cause” / “tho’”, etc, but does not use “-in’” / “’n” / “lil’”</w:t>
      </w:r>
    </w:p>
    <w:p w:rsidR="00000000" w:rsidDel="00000000" w:rsidP="00000000" w:rsidRDefault="00000000" w:rsidRPr="00000000" w14:paraId="00000ACE">
      <w:pPr>
        <w:numPr>
          <w:ilvl w:val="0"/>
          <w:numId w:val="5"/>
        </w:numPr>
        <w:ind w:left="2520" w:hanging="360"/>
        <w:rPr/>
      </w:pPr>
      <w:r w:rsidDel="00000000" w:rsidR="00000000" w:rsidRPr="00000000">
        <w:rPr>
          <w:rtl w:val="0"/>
        </w:rPr>
        <w:t xml:space="preserve">Likes to curse here and there, rough language</w:t>
      </w:r>
    </w:p>
    <w:p w:rsidR="00000000" w:rsidDel="00000000" w:rsidP="00000000" w:rsidRDefault="00000000" w:rsidRPr="00000000" w14:paraId="00000ACF">
      <w:pPr>
        <w:ind w:left="1440" w:firstLine="0"/>
        <w:rPr/>
      </w:pPr>
      <w:r w:rsidDel="00000000" w:rsidR="00000000" w:rsidRPr="00000000">
        <w:rPr>
          <w:rtl w:val="0"/>
        </w:rPr>
        <w:t xml:space="preserve">Notes:</w:t>
      </w:r>
    </w:p>
    <w:p w:rsidR="00000000" w:rsidDel="00000000" w:rsidP="00000000" w:rsidRDefault="00000000" w:rsidRPr="00000000" w14:paraId="00000AD0">
      <w:pPr>
        <w:numPr>
          <w:ilvl w:val="0"/>
          <w:numId w:val="5"/>
        </w:numPr>
        <w:ind w:left="2520" w:hanging="360"/>
        <w:rPr/>
      </w:pPr>
      <w:sdt>
        <w:sdtPr>
          <w:tag w:val="goog_rdk_811"/>
        </w:sdtPr>
        <w:sdtContent>
          <w:r w:rsidDel="00000000" w:rsidR="00000000" w:rsidRPr="00000000">
            <w:rPr>
              <w:rFonts w:ascii="Arial Unicode MS" w:cs="Arial Unicode MS" w:eastAsia="Arial Unicode MS" w:hAnsi="Arial Unicode MS"/>
              <w:rtl w:val="0"/>
            </w:rPr>
            <w:t xml:space="preserve">Called Tattooed (刺青) in narration should be “The tattooed man” or “The man with the tattoos” when used</w:t>
          </w:r>
        </w:sdtContent>
      </w:sdt>
    </w:p>
    <w:p w:rsidR="00000000" w:rsidDel="00000000" w:rsidP="00000000" w:rsidRDefault="00000000" w:rsidRPr="00000000" w14:paraId="00000AD1">
      <w:pPr>
        <w:numPr>
          <w:ilvl w:val="0"/>
          <w:numId w:val="5"/>
        </w:numPr>
        <w:ind w:left="2520" w:hanging="360"/>
        <w:rPr/>
      </w:pPr>
      <w:sdt>
        <w:sdtPr>
          <w:tag w:val="goog_rdk_812"/>
        </w:sdtPr>
        <w:sdtContent>
          <w:r w:rsidDel="00000000" w:rsidR="00000000" w:rsidRPr="00000000">
            <w:rPr>
              <w:rFonts w:ascii="Arial Unicode MS" w:cs="Arial Unicode MS" w:eastAsia="Arial Unicode MS" w:hAnsi="Arial Unicode MS"/>
              <w:rtl w:val="0"/>
            </w:rPr>
            <w:t xml:space="preserve">Refers to Subaru with “小僧” should be written as “kid”</w:t>
          </w:r>
        </w:sdtContent>
      </w:sdt>
    </w:p>
    <w:p w:rsidR="00000000" w:rsidDel="00000000" w:rsidP="00000000" w:rsidRDefault="00000000" w:rsidRPr="00000000" w14:paraId="00000AD2">
      <w:pPr>
        <w:rPr>
          <w:b w:val="1"/>
        </w:rPr>
      </w:pPr>
      <w:r w:rsidDel="00000000" w:rsidR="00000000" w:rsidRPr="00000000">
        <w:rPr>
          <w:rtl w:val="0"/>
        </w:rPr>
      </w:r>
    </w:p>
    <w:p w:rsidR="00000000" w:rsidDel="00000000" w:rsidP="00000000" w:rsidRDefault="00000000" w:rsidRPr="00000000" w14:paraId="00000AD3">
      <w:pPr>
        <w:rPr>
          <w:b w:val="1"/>
        </w:rPr>
      </w:pPr>
      <w:r w:rsidDel="00000000" w:rsidR="00000000" w:rsidRPr="00000000">
        <w:rPr>
          <w:rtl w:val="0"/>
        </w:rPr>
      </w:r>
    </w:p>
    <w:p w:rsidR="00000000" w:rsidDel="00000000" w:rsidP="00000000" w:rsidRDefault="00000000" w:rsidRPr="00000000" w14:paraId="00000AD4">
      <w:pPr>
        <w:pStyle w:val="Heading3"/>
        <w:rPr/>
      </w:pPr>
      <w:bookmarkStart w:colFirst="0" w:colLast="0" w:name="_heading=h.qeiwv26tmjp2" w:id="127"/>
      <w:bookmarkEnd w:id="127"/>
      <w:r w:rsidDel="00000000" w:rsidR="00000000" w:rsidRPr="00000000">
        <w:rPr>
          <w:rtl w:val="0"/>
        </w:rPr>
        <w:t xml:space="preserve">Others</w:t>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pStyle w:val="Heading4"/>
        <w:ind w:left="720" w:firstLine="0"/>
        <w:rPr/>
      </w:pPr>
      <w:bookmarkStart w:colFirst="0" w:colLast="0" w:name="_heading=h.lwjc6t4l641" w:id="128"/>
      <w:bookmarkEnd w:id="128"/>
      <w:r w:rsidDel="00000000" w:rsidR="00000000" w:rsidRPr="00000000">
        <w:rPr>
          <w:rtl w:val="0"/>
        </w:rPr>
        <w:t xml:space="preserve">Bianca</w:t>
      </w:r>
    </w:p>
    <w:p w:rsidR="00000000" w:rsidDel="00000000" w:rsidP="00000000" w:rsidRDefault="00000000" w:rsidRPr="00000000" w14:paraId="00000AD7">
      <w:pPr>
        <w:rPr/>
      </w:pPr>
      <w:sdt>
        <w:sdtPr>
          <w:tag w:val="goog_rdk_813"/>
        </w:sdtPr>
        <w:sdtContent>
          <w:r w:rsidDel="00000000" w:rsidR="00000000" w:rsidRPr="00000000">
            <w:rPr>
              <w:rFonts w:ascii="Arial Unicode MS" w:cs="Arial Unicode MS" w:eastAsia="Arial Unicode MS" w:hAnsi="Arial Unicode MS"/>
              <w:rtl w:val="0"/>
            </w:rPr>
            <w:tab/>
            <w:tab/>
            <w:t xml:space="preserve">Name in Japanese: ビアンカ</w:t>
          </w:r>
        </w:sdtContent>
      </w:sdt>
    </w:p>
    <w:p w:rsidR="00000000" w:rsidDel="00000000" w:rsidP="00000000" w:rsidRDefault="00000000" w:rsidRPr="00000000" w14:paraId="00000AD8">
      <w:pPr>
        <w:rPr/>
      </w:pPr>
      <w:r w:rsidDel="00000000" w:rsidR="00000000" w:rsidRPr="00000000">
        <w:rPr>
          <w:rtl w:val="0"/>
        </w:rPr>
        <w:tab/>
        <w:tab/>
        <w:t xml:space="preserve">Japanese speech quirks:</w:t>
      </w:r>
    </w:p>
    <w:p w:rsidR="00000000" w:rsidDel="00000000" w:rsidP="00000000" w:rsidRDefault="00000000" w:rsidRPr="00000000" w14:paraId="00000AD9">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ADA">
      <w:pPr>
        <w:ind w:left="1440" w:firstLine="0"/>
        <w:rPr/>
      </w:pPr>
      <w:r w:rsidDel="00000000" w:rsidR="00000000" w:rsidRPr="00000000">
        <w:rPr>
          <w:rtl w:val="0"/>
        </w:rPr>
        <w:t xml:space="preserve">English speech quirks:</w:t>
      </w:r>
    </w:p>
    <w:p w:rsidR="00000000" w:rsidDel="00000000" w:rsidP="00000000" w:rsidRDefault="00000000" w:rsidRPr="00000000" w14:paraId="00000ADB">
      <w:pPr>
        <w:numPr>
          <w:ilvl w:val="0"/>
          <w:numId w:val="5"/>
        </w:numPr>
        <w:ind w:left="2520" w:hanging="360"/>
        <w:rPr/>
      </w:pPr>
      <w:r w:rsidDel="00000000" w:rsidR="00000000" w:rsidRPr="00000000">
        <w:rPr>
          <w:rtl w:val="0"/>
        </w:rPr>
        <w:t xml:space="preserve">Same as Vincent Vollachia/Abel</w:t>
      </w:r>
    </w:p>
    <w:p w:rsidR="00000000" w:rsidDel="00000000" w:rsidP="00000000" w:rsidRDefault="00000000" w:rsidRPr="00000000" w14:paraId="00000ADC">
      <w:pPr>
        <w:ind w:left="1440" w:firstLine="0"/>
        <w:rPr/>
      </w:pPr>
      <w:r w:rsidDel="00000000" w:rsidR="00000000" w:rsidRPr="00000000">
        <w:rPr>
          <w:rtl w:val="0"/>
        </w:rPr>
        <w:t xml:space="preserve">Notes:</w:t>
      </w:r>
    </w:p>
    <w:p w:rsidR="00000000" w:rsidDel="00000000" w:rsidP="00000000" w:rsidRDefault="00000000" w:rsidRPr="00000000" w14:paraId="00000ADD">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pStyle w:val="Heading4"/>
        <w:ind w:left="720" w:firstLine="0"/>
        <w:rPr/>
      </w:pPr>
      <w:bookmarkStart w:colFirst="0" w:colLast="0" w:name="_heading=h.2l0f07e3y1o3" w:id="129"/>
      <w:bookmarkEnd w:id="129"/>
      <w:r w:rsidDel="00000000" w:rsidR="00000000" w:rsidRPr="00000000">
        <w:rPr>
          <w:rtl w:val="0"/>
        </w:rPr>
        <w:t xml:space="preserve">Botecliffe</w:t>
      </w:r>
    </w:p>
    <w:p w:rsidR="00000000" w:rsidDel="00000000" w:rsidP="00000000" w:rsidRDefault="00000000" w:rsidRPr="00000000" w14:paraId="00000AE0">
      <w:pPr>
        <w:rPr/>
      </w:pPr>
      <w:sdt>
        <w:sdtPr>
          <w:tag w:val="goog_rdk_814"/>
        </w:sdtPr>
        <w:sdtContent>
          <w:r w:rsidDel="00000000" w:rsidR="00000000" w:rsidRPr="00000000">
            <w:rPr>
              <w:rFonts w:ascii="Arial Unicode MS" w:cs="Arial Unicode MS" w:eastAsia="Arial Unicode MS" w:hAnsi="Arial Unicode MS"/>
              <w:rtl w:val="0"/>
            </w:rPr>
            <w:tab/>
            <w:tab/>
            <w:t xml:space="preserve">Name in Japanese: ボテクリフ</w:t>
          </w:r>
        </w:sdtContent>
      </w:sdt>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ind w:left="720" w:firstLine="720"/>
        <w:rPr/>
      </w:pPr>
      <w:r w:rsidDel="00000000" w:rsidR="00000000" w:rsidRPr="00000000">
        <w:rPr>
          <w:rtl w:val="0"/>
        </w:rPr>
        <w:t xml:space="preserve">Notes:</w:t>
      </w:r>
    </w:p>
    <w:p w:rsidR="00000000" w:rsidDel="00000000" w:rsidP="00000000" w:rsidRDefault="00000000" w:rsidRPr="00000000" w14:paraId="00000AE3">
      <w:pPr>
        <w:numPr>
          <w:ilvl w:val="0"/>
          <w:numId w:val="5"/>
        </w:numPr>
        <w:ind w:left="2520" w:hanging="360"/>
        <w:rPr/>
      </w:pPr>
      <w:r w:rsidDel="00000000" w:rsidR="00000000" w:rsidRPr="00000000">
        <w:rPr>
          <w:rtl w:val="0"/>
        </w:rPr>
        <w:t xml:space="preserve">Flop and Medium O’Connell’s Ox</w:t>
      </w:r>
    </w:p>
    <w:p w:rsidR="00000000" w:rsidDel="00000000" w:rsidP="00000000" w:rsidRDefault="00000000" w:rsidRPr="00000000" w14:paraId="00000AE4">
      <w:pPr>
        <w:rPr/>
      </w:pPr>
      <w:r w:rsidDel="00000000" w:rsidR="00000000" w:rsidRPr="00000000">
        <w:rPr>
          <w:rtl w:val="0"/>
        </w:rPr>
      </w:r>
    </w:p>
    <w:p w:rsidR="00000000" w:rsidDel="00000000" w:rsidP="00000000" w:rsidRDefault="00000000" w:rsidRPr="00000000" w14:paraId="00000AE5">
      <w:pPr>
        <w:pStyle w:val="Heading4"/>
        <w:rPr>
          <w:b w:val="1"/>
        </w:rPr>
      </w:pPr>
      <w:bookmarkStart w:colFirst="0" w:colLast="0" w:name="_heading=h.mlzmok9fom29" w:id="130"/>
      <w:bookmarkEnd w:id="130"/>
      <w:r w:rsidDel="00000000" w:rsidR="00000000" w:rsidRPr="00000000">
        <w:rPr>
          <w:b w:val="1"/>
          <w:rtl w:val="0"/>
        </w:rPr>
        <w:t xml:space="preserve">Carillon</w:t>
      </w:r>
    </w:p>
    <w:p w:rsidR="00000000" w:rsidDel="00000000" w:rsidP="00000000" w:rsidRDefault="00000000" w:rsidRPr="00000000" w14:paraId="00000AE6">
      <w:pPr>
        <w:rPr/>
      </w:pPr>
      <w:sdt>
        <w:sdtPr>
          <w:tag w:val="goog_rdk_815"/>
        </w:sdtPr>
        <w:sdtContent>
          <w:r w:rsidDel="00000000" w:rsidR="00000000" w:rsidRPr="00000000">
            <w:rPr>
              <w:rFonts w:ascii="Arial Unicode MS" w:cs="Arial Unicode MS" w:eastAsia="Arial Unicode MS" w:hAnsi="Arial Unicode MS"/>
              <w:rtl w:val="0"/>
            </w:rPr>
            <w:tab/>
            <w:tab/>
            <w:t xml:space="preserve">Name in Japanese: カリヨン</w:t>
          </w:r>
        </w:sdtContent>
      </w:sdt>
    </w:p>
    <w:p w:rsidR="00000000" w:rsidDel="00000000" w:rsidP="00000000" w:rsidRDefault="00000000" w:rsidRPr="00000000" w14:paraId="00000AE7">
      <w:pPr>
        <w:ind w:left="720" w:firstLine="720"/>
        <w:rPr/>
      </w:pPr>
      <w:r w:rsidDel="00000000" w:rsidR="00000000" w:rsidRPr="00000000">
        <w:rPr>
          <w:rtl w:val="0"/>
        </w:rPr>
        <w:t xml:space="preserve">Notes:</w:t>
      </w:r>
    </w:p>
    <w:p w:rsidR="00000000" w:rsidDel="00000000" w:rsidP="00000000" w:rsidRDefault="00000000" w:rsidRPr="00000000" w14:paraId="00000AE8">
      <w:pPr>
        <w:numPr>
          <w:ilvl w:val="0"/>
          <w:numId w:val="5"/>
        </w:numPr>
        <w:ind w:left="2520" w:hanging="360"/>
        <w:rPr/>
      </w:pPr>
      <w:r w:rsidDel="00000000" w:rsidR="00000000" w:rsidRPr="00000000">
        <w:rPr>
          <w:rtl w:val="0"/>
        </w:rPr>
        <w:t xml:space="preserve">Flying dragon, refer to it as “it” in third person</w:t>
      </w:r>
    </w:p>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pStyle w:val="Heading4"/>
        <w:ind w:left="720" w:firstLine="0"/>
        <w:rPr/>
      </w:pPr>
      <w:bookmarkStart w:colFirst="0" w:colLast="0" w:name="_heading=h.1hcsk5c18wgn" w:id="131"/>
      <w:bookmarkEnd w:id="131"/>
      <w:r w:rsidDel="00000000" w:rsidR="00000000" w:rsidRPr="00000000">
        <w:rPr>
          <w:rtl w:val="0"/>
        </w:rPr>
        <w:t xml:space="preserve">Flop O’Connell</w:t>
      </w:r>
    </w:p>
    <w:p w:rsidR="00000000" w:rsidDel="00000000" w:rsidP="00000000" w:rsidRDefault="00000000" w:rsidRPr="00000000" w14:paraId="00000AEB">
      <w:pPr>
        <w:rPr/>
      </w:pPr>
      <w:sdt>
        <w:sdtPr>
          <w:tag w:val="goog_rdk_816"/>
        </w:sdtPr>
        <w:sdtContent>
          <w:r w:rsidDel="00000000" w:rsidR="00000000" w:rsidRPr="00000000">
            <w:rPr>
              <w:rFonts w:ascii="Arial Unicode MS" w:cs="Arial Unicode MS" w:eastAsia="Arial Unicode MS" w:hAnsi="Arial Unicode MS"/>
              <w:rtl w:val="0"/>
            </w:rPr>
            <w:tab/>
            <w:tab/>
            <w:t xml:space="preserve">Name in Japanese: フロップ・オコーネル</w:t>
          </w:r>
        </w:sdtContent>
      </w:sdt>
    </w:p>
    <w:p w:rsidR="00000000" w:rsidDel="00000000" w:rsidP="00000000" w:rsidRDefault="00000000" w:rsidRPr="00000000" w14:paraId="00000AEC">
      <w:pPr>
        <w:rPr/>
      </w:pPr>
      <w:r w:rsidDel="00000000" w:rsidR="00000000" w:rsidRPr="00000000">
        <w:rPr>
          <w:rtl w:val="0"/>
        </w:rPr>
        <w:tab/>
        <w:tab/>
        <w:t xml:space="preserve">Japanese speech quirks:</w:t>
      </w:r>
    </w:p>
    <w:p w:rsidR="00000000" w:rsidDel="00000000" w:rsidP="00000000" w:rsidRDefault="00000000" w:rsidRPr="00000000" w14:paraId="00000AED">
      <w:pPr>
        <w:widowControl w:val="0"/>
        <w:numPr>
          <w:ilvl w:val="0"/>
          <w:numId w:val="5"/>
        </w:numPr>
        <w:spacing w:line="240" w:lineRule="auto"/>
        <w:ind w:left="2520" w:hanging="360"/>
        <w:rPr/>
      </w:pPr>
      <w:bookmarkStart w:colFirst="0" w:colLast="0" w:name="_heading=h.30j0zll" w:id="132"/>
      <w:bookmarkEnd w:id="132"/>
      <w:sdt>
        <w:sdtPr>
          <w:tag w:val="goog_rdk_817"/>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AEE">
      <w:pPr>
        <w:widowControl w:val="0"/>
        <w:numPr>
          <w:ilvl w:val="0"/>
          <w:numId w:val="5"/>
        </w:numPr>
        <w:spacing w:line="240" w:lineRule="auto"/>
        <w:ind w:left="2520" w:hanging="360"/>
        <w:rPr/>
      </w:pPr>
      <w:sdt>
        <w:sdtPr>
          <w:tag w:val="goog_rdk_818"/>
        </w:sdtPr>
        <w:sdtContent>
          <w:r w:rsidDel="00000000" w:rsidR="00000000" w:rsidRPr="00000000">
            <w:rPr>
              <w:rFonts w:ascii="Arial Unicode MS" w:cs="Arial Unicode MS" w:eastAsia="Arial Unicode MS" w:hAnsi="Arial Unicode MS"/>
              <w:rtl w:val="0"/>
            </w:rPr>
            <w:t xml:space="preserve">Refers to Abel with “村長くん”</w:t>
          </w:r>
        </w:sdtContent>
      </w:sdt>
    </w:p>
    <w:p w:rsidR="00000000" w:rsidDel="00000000" w:rsidP="00000000" w:rsidRDefault="00000000" w:rsidRPr="00000000" w14:paraId="00000AEF">
      <w:pPr>
        <w:widowControl w:val="0"/>
        <w:numPr>
          <w:ilvl w:val="0"/>
          <w:numId w:val="5"/>
        </w:numPr>
        <w:spacing w:line="240" w:lineRule="auto"/>
        <w:ind w:left="2520" w:hanging="360"/>
        <w:rPr/>
      </w:pPr>
      <w:sdt>
        <w:sdtPr>
          <w:tag w:val="goog_rdk_819"/>
        </w:sdtPr>
        <w:sdtContent>
          <w:r w:rsidDel="00000000" w:rsidR="00000000" w:rsidRPr="00000000">
            <w:rPr>
              <w:rFonts w:ascii="Arial Unicode MS" w:cs="Arial Unicode MS" w:eastAsia="Arial Unicode MS" w:hAnsi="Arial Unicode MS"/>
              <w:rtl w:val="0"/>
            </w:rPr>
            <w:t xml:space="preserve">Refers to Subaru with “旦那くん”</w:t>
          </w:r>
        </w:sdtContent>
      </w:sdt>
    </w:p>
    <w:p w:rsidR="00000000" w:rsidDel="00000000" w:rsidP="00000000" w:rsidRDefault="00000000" w:rsidRPr="00000000" w14:paraId="00000AF0">
      <w:pPr>
        <w:widowControl w:val="0"/>
        <w:numPr>
          <w:ilvl w:val="0"/>
          <w:numId w:val="5"/>
        </w:numPr>
        <w:spacing w:line="240" w:lineRule="auto"/>
        <w:ind w:left="2520" w:hanging="360"/>
        <w:rPr/>
      </w:pPr>
      <w:sdt>
        <w:sdtPr>
          <w:tag w:val="goog_rdk_820"/>
        </w:sdtPr>
        <w:sdtContent>
          <w:r w:rsidDel="00000000" w:rsidR="00000000" w:rsidRPr="00000000">
            <w:rPr>
              <w:rFonts w:ascii="Arial Unicode MS" w:cs="Arial Unicode MS" w:eastAsia="Arial Unicode MS" w:hAnsi="Arial Unicode MS"/>
              <w:rtl w:val="0"/>
            </w:rPr>
            <w:t xml:space="preserve">Refers to Rem with “奥さん”</w:t>
          </w:r>
        </w:sdtContent>
      </w:sdt>
    </w:p>
    <w:p w:rsidR="00000000" w:rsidDel="00000000" w:rsidP="00000000" w:rsidRDefault="00000000" w:rsidRPr="00000000" w14:paraId="00000AF1">
      <w:pPr>
        <w:numPr>
          <w:ilvl w:val="0"/>
          <w:numId w:val="5"/>
        </w:numPr>
        <w:ind w:left="2520" w:hanging="360"/>
        <w:rPr/>
      </w:pPr>
      <w:sdt>
        <w:sdtPr>
          <w:tag w:val="goog_rdk_821"/>
        </w:sdtPr>
        <w:sdtContent>
          <w:r w:rsidDel="00000000" w:rsidR="00000000" w:rsidRPr="00000000">
            <w:rPr>
              <w:rFonts w:ascii="Arial Unicode MS" w:cs="Arial Unicode MS" w:eastAsia="Arial Unicode MS" w:hAnsi="Arial Unicode MS"/>
              <w:rtl w:val="0"/>
            </w:rPr>
            <w:t xml:space="preserve">Refers to Louis with “姪っ子ちゃん”</w:t>
          </w:r>
        </w:sdtContent>
      </w:sdt>
    </w:p>
    <w:p w:rsidR="00000000" w:rsidDel="00000000" w:rsidP="00000000" w:rsidRDefault="00000000" w:rsidRPr="00000000" w14:paraId="00000AF2">
      <w:pPr>
        <w:numPr>
          <w:ilvl w:val="0"/>
          <w:numId w:val="5"/>
        </w:numPr>
        <w:ind w:left="2520" w:hanging="360"/>
        <w:rPr/>
      </w:pPr>
      <w:sdt>
        <w:sdtPr>
          <w:tag w:val="goog_rdk_822"/>
        </w:sdtPr>
        <w:sdtContent>
          <w:r w:rsidDel="00000000" w:rsidR="00000000" w:rsidRPr="00000000">
            <w:rPr>
              <w:rFonts w:ascii="Arial Unicode MS" w:cs="Arial Unicode MS" w:eastAsia="Arial Unicode MS" w:hAnsi="Arial Unicode MS"/>
              <w:rtl w:val="0"/>
            </w:rPr>
            <w:t xml:space="preserve">Refers to Miles with “マイルズ兄ぃ”</w:t>
          </w:r>
        </w:sdtContent>
      </w:sdt>
    </w:p>
    <w:p w:rsidR="00000000" w:rsidDel="00000000" w:rsidP="00000000" w:rsidRDefault="00000000" w:rsidRPr="00000000" w14:paraId="00000AF3">
      <w:pPr>
        <w:numPr>
          <w:ilvl w:val="0"/>
          <w:numId w:val="5"/>
        </w:numPr>
        <w:ind w:left="2520" w:hanging="360"/>
        <w:rPr/>
      </w:pPr>
      <w:sdt>
        <w:sdtPr>
          <w:tag w:val="goog_rdk_823"/>
        </w:sdtPr>
        <w:sdtContent>
          <w:r w:rsidDel="00000000" w:rsidR="00000000" w:rsidRPr="00000000">
            <w:rPr>
              <w:rFonts w:ascii="Arial Unicode MS" w:cs="Arial Unicode MS" w:eastAsia="Arial Unicode MS" w:hAnsi="Arial Unicode MS"/>
              <w:rtl w:val="0"/>
            </w:rPr>
            <w:t xml:space="preserve">Refers to Priscilla with “姫くん”</w:t>
          </w:r>
        </w:sdtContent>
      </w:sdt>
    </w:p>
    <w:p w:rsidR="00000000" w:rsidDel="00000000" w:rsidP="00000000" w:rsidRDefault="00000000" w:rsidRPr="00000000" w14:paraId="00000AF4">
      <w:pPr>
        <w:numPr>
          <w:ilvl w:val="0"/>
          <w:numId w:val="5"/>
        </w:numPr>
        <w:ind w:left="2520" w:hanging="360"/>
        <w:rPr/>
      </w:pPr>
      <w:sdt>
        <w:sdtPr>
          <w:tag w:val="goog_rdk_824"/>
        </w:sdtPr>
        <w:sdtContent>
          <w:r w:rsidDel="00000000" w:rsidR="00000000" w:rsidRPr="00000000">
            <w:rPr>
              <w:rFonts w:ascii="Arial Unicode MS" w:cs="Arial Unicode MS" w:eastAsia="Arial Unicode MS" w:hAnsi="Arial Unicode MS"/>
              <w:rtl w:val="0"/>
            </w:rPr>
            <w:t xml:space="preserve">Refers to Schult with 執事くん</w:t>
          </w:r>
        </w:sdtContent>
      </w:sdt>
    </w:p>
    <w:p w:rsidR="00000000" w:rsidDel="00000000" w:rsidP="00000000" w:rsidRDefault="00000000" w:rsidRPr="00000000" w14:paraId="00000AF5">
      <w:pPr>
        <w:numPr>
          <w:ilvl w:val="0"/>
          <w:numId w:val="5"/>
        </w:numPr>
        <w:ind w:left="2520" w:hanging="360"/>
        <w:rPr/>
      </w:pPr>
      <w:sdt>
        <w:sdtPr>
          <w:tag w:val="goog_rdk_825"/>
        </w:sdtPr>
        <w:sdtContent>
          <w:r w:rsidDel="00000000" w:rsidR="00000000" w:rsidRPr="00000000">
            <w:rPr>
              <w:rFonts w:ascii="Arial Unicode MS" w:cs="Arial Unicode MS" w:eastAsia="Arial Unicode MS" w:hAnsi="Arial Unicode MS"/>
              <w:rtl w:val="0"/>
            </w:rPr>
            <w:t xml:space="preserve">Refers to Madelyn with くん</w:t>
          </w:r>
        </w:sdtContent>
      </w:sdt>
    </w:p>
    <w:p w:rsidR="00000000" w:rsidDel="00000000" w:rsidP="00000000" w:rsidRDefault="00000000" w:rsidRPr="00000000" w14:paraId="00000AF6">
      <w:pPr>
        <w:ind w:left="1440" w:firstLine="0"/>
        <w:rPr/>
      </w:pPr>
      <w:r w:rsidDel="00000000" w:rsidR="00000000" w:rsidRPr="00000000">
        <w:rPr>
          <w:rtl w:val="0"/>
        </w:rPr>
        <w:t xml:space="preserve">English speech quirks:</w:t>
      </w:r>
    </w:p>
    <w:p w:rsidR="00000000" w:rsidDel="00000000" w:rsidP="00000000" w:rsidRDefault="00000000" w:rsidRPr="00000000" w14:paraId="00000AF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 “y’all”, etc, but does not use “-in’” / “(y’)ain’t” / “’n”</w:t>
      </w:r>
    </w:p>
    <w:p w:rsidR="00000000" w:rsidDel="00000000" w:rsidP="00000000" w:rsidRDefault="00000000" w:rsidRPr="00000000" w14:paraId="00000AF8">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AF9">
      <w:pPr>
        <w:widowControl w:val="0"/>
        <w:numPr>
          <w:ilvl w:val="0"/>
          <w:numId w:val="5"/>
        </w:numPr>
        <w:spacing w:line="240" w:lineRule="auto"/>
        <w:ind w:left="2520" w:hanging="360"/>
        <w:rPr/>
      </w:pPr>
      <w:r w:rsidDel="00000000" w:rsidR="00000000" w:rsidRPr="00000000">
        <w:rPr>
          <w:rtl w:val="0"/>
        </w:rPr>
        <w:t xml:space="preserve">Uses “dear sister” for Medium (when speaking directly to her, “sister” when not)</w:t>
      </w:r>
    </w:p>
    <w:p w:rsidR="00000000" w:rsidDel="00000000" w:rsidP="00000000" w:rsidRDefault="00000000" w:rsidRPr="00000000" w14:paraId="00000AFA">
      <w:pPr>
        <w:widowControl w:val="0"/>
        <w:numPr>
          <w:ilvl w:val="0"/>
          <w:numId w:val="5"/>
        </w:numPr>
        <w:spacing w:line="240" w:lineRule="auto"/>
        <w:ind w:left="2520" w:hanging="360"/>
        <w:rPr/>
      </w:pPr>
      <w:r w:rsidDel="00000000" w:rsidR="00000000" w:rsidRPr="00000000">
        <w:rPr>
          <w:rtl w:val="0"/>
        </w:rPr>
        <w:t xml:space="preserve">Uses “Village Chief-kun” for Abel</w:t>
      </w:r>
    </w:p>
    <w:p w:rsidR="00000000" w:rsidDel="00000000" w:rsidP="00000000" w:rsidRDefault="00000000" w:rsidRPr="00000000" w14:paraId="00000AFB">
      <w:pPr>
        <w:widowControl w:val="0"/>
        <w:numPr>
          <w:ilvl w:val="0"/>
          <w:numId w:val="5"/>
        </w:numPr>
        <w:spacing w:line="240" w:lineRule="auto"/>
        <w:ind w:left="2520" w:hanging="360"/>
        <w:rPr/>
      </w:pPr>
      <w:r w:rsidDel="00000000" w:rsidR="00000000" w:rsidRPr="00000000">
        <w:rPr>
          <w:rtl w:val="0"/>
        </w:rPr>
        <w:t xml:space="preserve">Uses “Husband-kun” for Subaru), uses “Husband-san” a couple of times</w:t>
      </w:r>
    </w:p>
    <w:p w:rsidR="00000000" w:rsidDel="00000000" w:rsidP="00000000" w:rsidRDefault="00000000" w:rsidRPr="00000000" w14:paraId="00000AFC">
      <w:pPr>
        <w:widowControl w:val="0"/>
        <w:numPr>
          <w:ilvl w:val="0"/>
          <w:numId w:val="5"/>
        </w:numPr>
        <w:spacing w:line="240" w:lineRule="auto"/>
        <w:ind w:left="2520" w:hanging="360"/>
        <w:rPr/>
      </w:pPr>
      <w:r w:rsidDel="00000000" w:rsidR="00000000" w:rsidRPr="00000000">
        <w:rPr>
          <w:rtl w:val="0"/>
        </w:rPr>
        <w:t xml:space="preserve">Uses “Wife-san” for Rem</w:t>
      </w:r>
    </w:p>
    <w:p w:rsidR="00000000" w:rsidDel="00000000" w:rsidP="00000000" w:rsidRDefault="00000000" w:rsidRPr="00000000" w14:paraId="00000AFD">
      <w:pPr>
        <w:numPr>
          <w:ilvl w:val="0"/>
          <w:numId w:val="5"/>
        </w:numPr>
        <w:ind w:left="2520" w:hanging="360"/>
        <w:rPr/>
      </w:pPr>
      <w:r w:rsidDel="00000000" w:rsidR="00000000" w:rsidRPr="00000000">
        <w:rPr>
          <w:rtl w:val="0"/>
        </w:rPr>
        <w:t xml:space="preserve">Uses “Niece-chan” for Louis</w:t>
      </w:r>
    </w:p>
    <w:p w:rsidR="00000000" w:rsidDel="00000000" w:rsidP="00000000" w:rsidRDefault="00000000" w:rsidRPr="00000000" w14:paraId="00000AFE">
      <w:pPr>
        <w:numPr>
          <w:ilvl w:val="0"/>
          <w:numId w:val="5"/>
        </w:numPr>
        <w:ind w:left="2520" w:hanging="360"/>
        <w:rPr/>
      </w:pPr>
      <w:r w:rsidDel="00000000" w:rsidR="00000000" w:rsidRPr="00000000">
        <w:rPr>
          <w:rtl w:val="0"/>
        </w:rPr>
        <w:t xml:space="preserve">Uses “Princess-kun” for Priscilla</w:t>
      </w:r>
    </w:p>
    <w:p w:rsidR="00000000" w:rsidDel="00000000" w:rsidP="00000000" w:rsidRDefault="00000000" w:rsidRPr="00000000" w14:paraId="00000AFF">
      <w:pPr>
        <w:numPr>
          <w:ilvl w:val="0"/>
          <w:numId w:val="5"/>
        </w:numPr>
        <w:ind w:left="2520" w:hanging="360"/>
        <w:rPr/>
      </w:pPr>
      <w:r w:rsidDel="00000000" w:rsidR="00000000" w:rsidRPr="00000000">
        <w:rPr>
          <w:rtl w:val="0"/>
        </w:rPr>
        <w:t xml:space="preserve">Uses “Big Bro Miles” for Miles</w:t>
      </w:r>
    </w:p>
    <w:p w:rsidR="00000000" w:rsidDel="00000000" w:rsidP="00000000" w:rsidRDefault="00000000" w:rsidRPr="00000000" w14:paraId="00000B00">
      <w:pPr>
        <w:numPr>
          <w:ilvl w:val="0"/>
          <w:numId w:val="5"/>
        </w:numPr>
        <w:ind w:left="2520" w:hanging="360"/>
        <w:rPr/>
      </w:pPr>
      <w:r w:rsidDel="00000000" w:rsidR="00000000" w:rsidRPr="00000000">
        <w:rPr>
          <w:rtl w:val="0"/>
        </w:rPr>
        <w:t xml:space="preserve">Uses “Butler-kun” for Schult</w:t>
      </w:r>
    </w:p>
    <w:p w:rsidR="00000000" w:rsidDel="00000000" w:rsidP="00000000" w:rsidRDefault="00000000" w:rsidRPr="00000000" w14:paraId="00000B01">
      <w:pPr>
        <w:numPr>
          <w:ilvl w:val="0"/>
          <w:numId w:val="5"/>
        </w:numPr>
        <w:ind w:left="2520" w:hanging="360"/>
        <w:rPr/>
      </w:pPr>
      <w:sdt>
        <w:sdtPr>
          <w:tag w:val="goog_rdk_826"/>
        </w:sdtPr>
        <w:sdtContent>
          <w:r w:rsidDel="00000000" w:rsidR="00000000" w:rsidRPr="00000000">
            <w:rPr>
              <w:rFonts w:ascii="Arial Unicode MS" w:cs="Arial Unicode MS" w:eastAsia="Arial Unicode MS" w:hAnsi="Arial Unicode MS"/>
              <w:rtl w:val="0"/>
            </w:rPr>
            <w:t xml:space="preserve">Uses “Soldier-kun” for Todd (兵士くん)</w:t>
          </w:r>
        </w:sdtContent>
      </w:sdt>
    </w:p>
    <w:p w:rsidR="00000000" w:rsidDel="00000000" w:rsidP="00000000" w:rsidRDefault="00000000" w:rsidRPr="00000000" w14:paraId="00000B02">
      <w:pPr>
        <w:numPr>
          <w:ilvl w:val="0"/>
          <w:numId w:val="5"/>
        </w:numPr>
        <w:ind w:left="2520" w:hanging="360"/>
        <w:rPr/>
      </w:pPr>
      <w:sdt>
        <w:sdtPr>
          <w:tag w:val="goog_rdk_827"/>
        </w:sdtPr>
        <w:sdtContent>
          <w:r w:rsidDel="00000000" w:rsidR="00000000" w:rsidRPr="00000000">
            <w:rPr>
              <w:rFonts w:ascii="Arial Unicode MS" w:cs="Arial Unicode MS" w:eastAsia="Arial Unicode MS" w:hAnsi="Arial Unicode MS"/>
              <w:rtl w:val="0"/>
            </w:rPr>
            <w:t xml:space="preserve">Uses “Dress-chan” for Beatrice (ドレスちゃん)</w:t>
          </w:r>
        </w:sdtContent>
      </w:sdt>
    </w:p>
    <w:p w:rsidR="00000000" w:rsidDel="00000000" w:rsidP="00000000" w:rsidRDefault="00000000" w:rsidRPr="00000000" w14:paraId="00000B03">
      <w:pPr>
        <w:ind w:left="720" w:firstLine="720"/>
        <w:rPr/>
      </w:pPr>
      <w:r w:rsidDel="00000000" w:rsidR="00000000" w:rsidRPr="00000000">
        <w:rPr>
          <w:rtl w:val="0"/>
        </w:rPr>
        <w:t xml:space="preserve">Notes:</w:t>
      </w:r>
    </w:p>
    <w:p w:rsidR="00000000" w:rsidDel="00000000" w:rsidP="00000000" w:rsidRDefault="00000000" w:rsidRPr="00000000" w14:paraId="00000B04">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pStyle w:val="Heading4"/>
        <w:ind w:left="720" w:firstLine="0"/>
        <w:rPr/>
      </w:pPr>
      <w:bookmarkStart w:colFirst="0" w:colLast="0" w:name="_heading=h.7m44qjkrf0rt" w:id="133"/>
      <w:bookmarkEnd w:id="133"/>
      <w:r w:rsidDel="00000000" w:rsidR="00000000" w:rsidRPr="00000000">
        <w:rPr>
          <w:rtl w:val="0"/>
        </w:rPr>
        <w:t xml:space="preserve">Flora</w:t>
      </w:r>
    </w:p>
    <w:p w:rsidR="00000000" w:rsidDel="00000000" w:rsidP="00000000" w:rsidRDefault="00000000" w:rsidRPr="00000000" w14:paraId="00000B07">
      <w:pPr>
        <w:rPr/>
      </w:pPr>
      <w:sdt>
        <w:sdtPr>
          <w:tag w:val="goog_rdk_828"/>
        </w:sdtPr>
        <w:sdtContent>
          <w:r w:rsidDel="00000000" w:rsidR="00000000" w:rsidRPr="00000000">
            <w:rPr>
              <w:rFonts w:ascii="Arial Unicode MS" w:cs="Arial Unicode MS" w:eastAsia="Arial Unicode MS" w:hAnsi="Arial Unicode MS"/>
              <w:rtl w:val="0"/>
            </w:rPr>
            <w:tab/>
            <w:tab/>
            <w:t xml:space="preserve">Name in Japanese: フローラ</w:t>
          </w:r>
        </w:sdtContent>
      </w:sdt>
    </w:p>
    <w:p w:rsidR="00000000" w:rsidDel="00000000" w:rsidP="00000000" w:rsidRDefault="00000000" w:rsidRPr="00000000" w14:paraId="00000B08">
      <w:pPr>
        <w:rPr/>
      </w:pPr>
      <w:r w:rsidDel="00000000" w:rsidR="00000000" w:rsidRPr="00000000">
        <w:rPr>
          <w:rtl w:val="0"/>
        </w:rPr>
        <w:tab/>
        <w:tab/>
        <w:t xml:space="preserve">Japanese speech quirks:</w:t>
      </w:r>
    </w:p>
    <w:p w:rsidR="00000000" w:rsidDel="00000000" w:rsidP="00000000" w:rsidRDefault="00000000" w:rsidRPr="00000000" w14:paraId="00000B09">
      <w:pPr>
        <w:numPr>
          <w:ilvl w:val="0"/>
          <w:numId w:val="5"/>
        </w:numPr>
        <w:ind w:left="2520" w:hanging="360"/>
        <w:rPr/>
      </w:pPr>
      <w:r w:rsidDel="00000000" w:rsidR="00000000" w:rsidRPr="00000000">
        <w:rPr>
          <w:rtl w:val="0"/>
        </w:rPr>
        <w:t xml:space="preserve">First person pronoun – ?</w:t>
      </w:r>
    </w:p>
    <w:p w:rsidR="00000000" w:rsidDel="00000000" w:rsidP="00000000" w:rsidRDefault="00000000" w:rsidRPr="00000000" w14:paraId="00000B0A">
      <w:pPr>
        <w:ind w:left="1440" w:firstLine="0"/>
        <w:rPr/>
      </w:pPr>
      <w:r w:rsidDel="00000000" w:rsidR="00000000" w:rsidRPr="00000000">
        <w:rPr>
          <w:rtl w:val="0"/>
        </w:rPr>
        <w:t xml:space="preserve">English speech quirks:</w:t>
      </w:r>
    </w:p>
    <w:p w:rsidR="00000000" w:rsidDel="00000000" w:rsidP="00000000" w:rsidRDefault="00000000" w:rsidRPr="00000000" w14:paraId="00000B0B">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0C">
      <w:pPr>
        <w:numPr>
          <w:ilvl w:val="0"/>
          <w:numId w:val="5"/>
        </w:numPr>
        <w:ind w:left="2520" w:hanging="360"/>
        <w:rPr/>
      </w:pPr>
      <w:r w:rsidDel="00000000" w:rsidR="00000000" w:rsidRPr="00000000">
        <w:rPr>
          <w:rtl w:val="0"/>
        </w:rPr>
        <w:t xml:space="preserve">Relatively simple speaking style</w:t>
      </w:r>
    </w:p>
    <w:p w:rsidR="00000000" w:rsidDel="00000000" w:rsidP="00000000" w:rsidRDefault="00000000" w:rsidRPr="00000000" w14:paraId="00000B0D">
      <w:pPr>
        <w:ind w:left="1440" w:firstLine="0"/>
        <w:rPr/>
      </w:pPr>
      <w:r w:rsidDel="00000000" w:rsidR="00000000" w:rsidRPr="00000000">
        <w:rPr>
          <w:rtl w:val="0"/>
        </w:rPr>
        <w:t xml:space="preserve">Notes:</w:t>
      </w:r>
    </w:p>
    <w:p w:rsidR="00000000" w:rsidDel="00000000" w:rsidP="00000000" w:rsidRDefault="00000000" w:rsidRPr="00000000" w14:paraId="00000B0E">
      <w:pPr>
        <w:numPr>
          <w:ilvl w:val="0"/>
          <w:numId w:val="5"/>
        </w:numPr>
        <w:ind w:left="2520" w:hanging="360"/>
        <w:rPr/>
      </w:pPr>
      <w:r w:rsidDel="00000000" w:rsidR="00000000" w:rsidRPr="00000000">
        <w:rPr>
          <w:rtl w:val="0"/>
        </w:rPr>
        <w:t xml:space="preserve">None</w:t>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pStyle w:val="Heading4"/>
        <w:ind w:firstLine="720"/>
        <w:rPr/>
      </w:pPr>
      <w:bookmarkStart w:colFirst="0" w:colLast="0" w:name="_heading=h.byj81evhqi9u" w:id="134"/>
      <w:bookmarkEnd w:id="134"/>
      <w:r w:rsidDel="00000000" w:rsidR="00000000" w:rsidRPr="00000000">
        <w:rPr>
          <w:rtl w:val="0"/>
        </w:rPr>
        <w:t xml:space="preserve">Katya Aurélie</w:t>
      </w:r>
    </w:p>
    <w:p w:rsidR="00000000" w:rsidDel="00000000" w:rsidP="00000000" w:rsidRDefault="00000000" w:rsidRPr="00000000" w14:paraId="00000B11">
      <w:pPr>
        <w:rPr/>
      </w:pPr>
      <w:sdt>
        <w:sdtPr>
          <w:tag w:val="goog_rdk_829"/>
        </w:sdtPr>
        <w:sdtContent>
          <w:r w:rsidDel="00000000" w:rsidR="00000000" w:rsidRPr="00000000">
            <w:rPr>
              <w:rFonts w:ascii="Arial Unicode MS" w:cs="Arial Unicode MS" w:eastAsia="Arial Unicode MS" w:hAnsi="Arial Unicode MS"/>
              <w:rtl w:val="0"/>
            </w:rPr>
            <w:tab/>
            <w:tab/>
            <w:t xml:space="preserve">Name in Japanese: カチュア・オーレリー</w:t>
          </w:r>
        </w:sdtContent>
      </w:sdt>
    </w:p>
    <w:p w:rsidR="00000000" w:rsidDel="00000000" w:rsidP="00000000" w:rsidRDefault="00000000" w:rsidRPr="00000000" w14:paraId="00000B12">
      <w:pPr>
        <w:ind w:left="720" w:firstLine="720"/>
        <w:rPr/>
      </w:pPr>
      <w:r w:rsidDel="00000000" w:rsidR="00000000" w:rsidRPr="00000000">
        <w:rPr>
          <w:rtl w:val="0"/>
        </w:rPr>
        <w:t xml:space="preserve">Japanese speech quirks:</w:t>
      </w:r>
    </w:p>
    <w:p w:rsidR="00000000" w:rsidDel="00000000" w:rsidP="00000000" w:rsidRDefault="00000000" w:rsidRPr="00000000" w14:paraId="00000B13">
      <w:pPr>
        <w:numPr>
          <w:ilvl w:val="0"/>
          <w:numId w:val="5"/>
        </w:numPr>
        <w:ind w:left="2520" w:hanging="360"/>
        <w:rPr/>
      </w:pPr>
      <w:sdt>
        <w:sdtPr>
          <w:tag w:val="goog_rdk_830"/>
        </w:sdtPr>
        <w:sdtContent>
          <w:r w:rsidDel="00000000" w:rsidR="00000000" w:rsidRPr="00000000">
            <w:rPr>
              <w:rFonts w:ascii="Arial Unicode MS" w:cs="Arial Unicode MS" w:eastAsia="Arial Unicode MS" w:hAnsi="Arial Unicode MS"/>
              <w:rtl w:val="0"/>
            </w:rPr>
            <w:t xml:space="preserve">First person pronoun –”私”</w:t>
          </w:r>
        </w:sdtContent>
      </w:sdt>
    </w:p>
    <w:p w:rsidR="00000000" w:rsidDel="00000000" w:rsidP="00000000" w:rsidRDefault="00000000" w:rsidRPr="00000000" w14:paraId="00000B14">
      <w:pPr>
        <w:ind w:left="1440" w:firstLine="0"/>
        <w:rPr/>
      </w:pPr>
      <w:r w:rsidDel="00000000" w:rsidR="00000000" w:rsidRPr="00000000">
        <w:rPr>
          <w:rtl w:val="0"/>
        </w:rPr>
        <w:t xml:space="preserve">English speech quirks:</w:t>
      </w:r>
    </w:p>
    <w:p w:rsidR="00000000" w:rsidDel="00000000" w:rsidP="00000000" w:rsidRDefault="00000000" w:rsidRPr="00000000" w14:paraId="00000B15">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16">
      <w:pPr>
        <w:widowControl w:val="0"/>
        <w:numPr>
          <w:ilvl w:val="0"/>
          <w:numId w:val="5"/>
        </w:numPr>
        <w:spacing w:line="240" w:lineRule="auto"/>
        <w:ind w:left="2520" w:hanging="360"/>
        <w:rPr/>
      </w:pPr>
      <w:sdt>
        <w:sdtPr>
          <w:tag w:val="goog_rdk_831"/>
        </w:sdtPr>
        <w:sdtContent>
          <w:r w:rsidDel="00000000" w:rsidR="00000000" w:rsidRPr="00000000">
            <w:rPr>
              <w:rFonts w:ascii="Arial Unicode MS" w:cs="Arial Unicode MS" w:eastAsia="Arial Unicode MS" w:hAnsi="Arial Unicode MS"/>
              <w:rtl w:val="0"/>
            </w:rPr>
            <w:t xml:space="preserve">Refers to Jamal as お兄ちゃん</w:t>
          </w:r>
        </w:sdtContent>
      </w:sdt>
    </w:p>
    <w:p w:rsidR="00000000" w:rsidDel="00000000" w:rsidP="00000000" w:rsidRDefault="00000000" w:rsidRPr="00000000" w14:paraId="00000B17">
      <w:pPr>
        <w:numPr>
          <w:ilvl w:val="0"/>
          <w:numId w:val="5"/>
        </w:numPr>
        <w:ind w:left="2520" w:hanging="360"/>
        <w:rPr/>
      </w:pPr>
      <w:sdt>
        <w:sdtPr>
          <w:tag w:val="goog_rdk_832"/>
        </w:sdtPr>
        <w:sdtContent>
          <w:r w:rsidDel="00000000" w:rsidR="00000000" w:rsidRPr="00000000">
            <w:rPr>
              <w:rFonts w:ascii="Arial Unicode MS" w:cs="Arial Unicode MS" w:eastAsia="Arial Unicode MS" w:hAnsi="Arial Unicode MS"/>
              <w:rtl w:val="0"/>
            </w:rPr>
            <w:t xml:space="preserve">“せーのっ” to be done as </w:t>
          </w:r>
        </w:sdtContent>
      </w:sdt>
      <w:r w:rsidDel="00000000" w:rsidR="00000000" w:rsidRPr="00000000">
        <w:rPr>
          <w:rtl w:val="0"/>
        </w:rPr>
        <w:t xml:space="preserve">“One, two aaand three!</w:t>
      </w:r>
      <w:r w:rsidDel="00000000" w:rsidR="00000000" w:rsidRPr="00000000">
        <w:rPr>
          <w:rtl w:val="0"/>
        </w:rPr>
        <w:t xml:space="preserve">”</w:t>
      </w:r>
    </w:p>
    <w:p w:rsidR="00000000" w:rsidDel="00000000" w:rsidP="00000000" w:rsidRDefault="00000000" w:rsidRPr="00000000" w14:paraId="00000B18">
      <w:pPr>
        <w:ind w:left="720" w:firstLine="720"/>
        <w:rPr/>
      </w:pPr>
      <w:r w:rsidDel="00000000" w:rsidR="00000000" w:rsidRPr="00000000">
        <w:rPr>
          <w:rtl w:val="0"/>
        </w:rPr>
        <w:t xml:space="preserve">Notes:</w:t>
      </w:r>
    </w:p>
    <w:p w:rsidR="00000000" w:rsidDel="00000000" w:rsidP="00000000" w:rsidRDefault="00000000" w:rsidRPr="00000000" w14:paraId="00000B19">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Often stutters</w:t>
      </w:r>
    </w:p>
    <w:p w:rsidR="00000000" w:rsidDel="00000000" w:rsidP="00000000" w:rsidRDefault="00000000" w:rsidRPr="00000000" w14:paraId="00000B1A">
      <w:pPr>
        <w:widowControl w:val="0"/>
        <w:spacing w:line="240" w:lineRule="auto"/>
        <w:rPr/>
      </w:pPr>
      <w:r w:rsidDel="00000000" w:rsidR="00000000" w:rsidRPr="00000000">
        <w:rPr>
          <w:rtl w:val="0"/>
        </w:rPr>
      </w:r>
    </w:p>
    <w:p w:rsidR="00000000" w:rsidDel="00000000" w:rsidP="00000000" w:rsidRDefault="00000000" w:rsidRPr="00000000" w14:paraId="00000B1B">
      <w:pPr>
        <w:pStyle w:val="Heading4"/>
        <w:ind w:left="720" w:firstLine="0"/>
        <w:rPr/>
      </w:pPr>
      <w:bookmarkStart w:colFirst="0" w:colLast="0" w:name="_heading=h.4h6omp836860" w:id="135"/>
      <w:bookmarkEnd w:id="135"/>
      <w:r w:rsidDel="00000000" w:rsidR="00000000" w:rsidRPr="00000000">
        <w:rPr>
          <w:rtl w:val="0"/>
        </w:rPr>
        <w:t xml:space="preserve">Mezoreia</w:t>
      </w:r>
    </w:p>
    <w:p w:rsidR="00000000" w:rsidDel="00000000" w:rsidP="00000000" w:rsidRDefault="00000000" w:rsidRPr="00000000" w14:paraId="00000B1C">
      <w:pPr>
        <w:rPr/>
      </w:pPr>
      <w:sdt>
        <w:sdtPr>
          <w:tag w:val="goog_rdk_833"/>
        </w:sdtPr>
        <w:sdtContent>
          <w:r w:rsidDel="00000000" w:rsidR="00000000" w:rsidRPr="00000000">
            <w:rPr>
              <w:rFonts w:ascii="Arial Unicode MS" w:cs="Arial Unicode MS" w:eastAsia="Arial Unicode MS" w:hAnsi="Arial Unicode MS"/>
              <w:rtl w:val="0"/>
            </w:rPr>
            <w:tab/>
            <w:tab/>
            <w:t xml:space="preserve">Name in Japanese: メゾレイア</w:t>
          </w:r>
        </w:sdtContent>
      </w:sdt>
    </w:p>
    <w:p w:rsidR="00000000" w:rsidDel="00000000" w:rsidP="00000000" w:rsidRDefault="00000000" w:rsidRPr="00000000" w14:paraId="00000B1D">
      <w:pPr>
        <w:rPr/>
      </w:pPr>
      <w:r w:rsidDel="00000000" w:rsidR="00000000" w:rsidRPr="00000000">
        <w:rPr>
          <w:rtl w:val="0"/>
        </w:rPr>
        <w:tab/>
        <w:tab/>
        <w:t xml:space="preserve">Japanese speech quirks:</w:t>
      </w:r>
    </w:p>
    <w:p w:rsidR="00000000" w:rsidDel="00000000" w:rsidP="00000000" w:rsidRDefault="00000000" w:rsidRPr="00000000" w14:paraId="00000B1E">
      <w:pPr>
        <w:numPr>
          <w:ilvl w:val="0"/>
          <w:numId w:val="5"/>
        </w:numPr>
        <w:ind w:left="2520" w:hanging="360"/>
        <w:rPr/>
      </w:pPr>
      <w:sdt>
        <w:sdtPr>
          <w:tag w:val="goog_rdk_834"/>
        </w:sdtPr>
        <w:sdtContent>
          <w:r w:rsidDel="00000000" w:rsidR="00000000" w:rsidRPr="00000000">
            <w:rPr>
              <w:rFonts w:ascii="Arial Unicode MS" w:cs="Arial Unicode MS" w:eastAsia="Arial Unicode MS" w:hAnsi="Arial Unicode MS"/>
              <w:rtl w:val="0"/>
            </w:rPr>
            <w:t xml:space="preserve">First person pronoun – “我”</w:t>
          </w:r>
        </w:sdtContent>
      </w:sdt>
    </w:p>
    <w:p w:rsidR="00000000" w:rsidDel="00000000" w:rsidP="00000000" w:rsidRDefault="00000000" w:rsidRPr="00000000" w14:paraId="00000B1F">
      <w:pPr>
        <w:numPr>
          <w:ilvl w:val="0"/>
          <w:numId w:val="5"/>
        </w:numPr>
        <w:ind w:left="2520" w:hanging="360"/>
        <w:rPr/>
      </w:pPr>
      <w:r w:rsidDel="00000000" w:rsidR="00000000" w:rsidRPr="00000000">
        <w:rPr>
          <w:rtl w:val="0"/>
        </w:rPr>
        <w:t xml:space="preserve">Very archaic and purple-y</w:t>
      </w:r>
    </w:p>
    <w:p w:rsidR="00000000" w:rsidDel="00000000" w:rsidP="00000000" w:rsidRDefault="00000000" w:rsidRPr="00000000" w14:paraId="00000B20">
      <w:pPr>
        <w:ind w:left="1440" w:firstLine="0"/>
        <w:rPr/>
      </w:pPr>
      <w:r w:rsidDel="00000000" w:rsidR="00000000" w:rsidRPr="00000000">
        <w:rPr>
          <w:rtl w:val="0"/>
        </w:rPr>
        <w:t xml:space="preserve">English speech quirks:</w:t>
      </w:r>
    </w:p>
    <w:p w:rsidR="00000000" w:rsidDel="00000000" w:rsidP="00000000" w:rsidRDefault="00000000" w:rsidRPr="00000000" w14:paraId="00000B21">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B22">
      <w:pPr>
        <w:numPr>
          <w:ilvl w:val="0"/>
          <w:numId w:val="5"/>
        </w:numPr>
        <w:ind w:left="2520" w:hanging="360"/>
        <w:rPr/>
      </w:pPr>
      <w:r w:rsidDel="00000000" w:rsidR="00000000" w:rsidRPr="00000000">
        <w:rPr>
          <w:rtl w:val="0"/>
        </w:rPr>
        <w:t xml:space="preserve">Uses big words and grandiose wording</w:t>
      </w:r>
    </w:p>
    <w:p w:rsidR="00000000" w:rsidDel="00000000" w:rsidP="00000000" w:rsidRDefault="00000000" w:rsidRPr="00000000" w14:paraId="00000B23">
      <w:pPr>
        <w:numPr>
          <w:ilvl w:val="0"/>
          <w:numId w:val="5"/>
        </w:numPr>
        <w:ind w:left="2520" w:hanging="360"/>
        <w:rPr/>
      </w:pPr>
      <w:r w:rsidDel="00000000" w:rsidR="00000000" w:rsidRPr="00000000">
        <w:rPr>
          <w:rtl w:val="0"/>
        </w:rPr>
        <w:t xml:space="preserve">Replace “you” by “thou”</w:t>
      </w:r>
    </w:p>
    <w:p w:rsidR="00000000" w:rsidDel="00000000" w:rsidP="00000000" w:rsidRDefault="00000000" w:rsidRPr="00000000" w14:paraId="00000B24">
      <w:pPr>
        <w:ind w:left="1440" w:firstLine="0"/>
        <w:rPr/>
      </w:pPr>
      <w:r w:rsidDel="00000000" w:rsidR="00000000" w:rsidRPr="00000000">
        <w:rPr>
          <w:rtl w:val="0"/>
        </w:rPr>
        <w:t xml:space="preserve">Notes:</w:t>
      </w:r>
    </w:p>
    <w:p w:rsidR="00000000" w:rsidDel="00000000" w:rsidP="00000000" w:rsidRDefault="00000000" w:rsidRPr="00000000" w14:paraId="00000B25">
      <w:pPr>
        <w:numPr>
          <w:ilvl w:val="0"/>
          <w:numId w:val="5"/>
        </w:numPr>
        <w:ind w:left="2520" w:hanging="360"/>
        <w:rPr/>
      </w:pPr>
      <w:sdt>
        <w:sdtPr>
          <w:tag w:val="goog_rdk_835"/>
        </w:sdtPr>
        <w:sdtContent>
          <w:r w:rsidDel="00000000" w:rsidR="00000000" w:rsidRPr="00000000">
            <w:rPr>
              <w:rFonts w:ascii="Arial Unicode MS" w:cs="Arial Unicode MS" w:eastAsia="Arial Unicode MS" w:hAnsi="Arial Unicode MS"/>
              <w:rtl w:val="0"/>
            </w:rPr>
            <w:t xml:space="preserve">Also known as the Cloud Dragon (雲龍)</w:t>
          </w:r>
        </w:sdtContent>
      </w:sdt>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pStyle w:val="Heading4"/>
        <w:ind w:firstLine="720"/>
        <w:rPr/>
      </w:pPr>
      <w:bookmarkStart w:colFirst="0" w:colLast="0" w:name="_heading=h.9qjr0mthizo" w:id="136"/>
      <w:bookmarkEnd w:id="136"/>
      <w:r w:rsidDel="00000000" w:rsidR="00000000" w:rsidRPr="00000000">
        <w:rPr>
          <w:rtl w:val="0"/>
        </w:rPr>
        <w:t xml:space="preserve">Medium O’Connell</w:t>
      </w:r>
    </w:p>
    <w:p w:rsidR="00000000" w:rsidDel="00000000" w:rsidP="00000000" w:rsidRDefault="00000000" w:rsidRPr="00000000" w14:paraId="00000B28">
      <w:pPr>
        <w:rPr/>
      </w:pPr>
      <w:sdt>
        <w:sdtPr>
          <w:tag w:val="goog_rdk_836"/>
        </w:sdtPr>
        <w:sdtContent>
          <w:r w:rsidDel="00000000" w:rsidR="00000000" w:rsidRPr="00000000">
            <w:rPr>
              <w:rFonts w:ascii="Arial Unicode MS" w:cs="Arial Unicode MS" w:eastAsia="Arial Unicode MS" w:hAnsi="Arial Unicode MS"/>
              <w:rtl w:val="0"/>
            </w:rPr>
            <w:tab/>
            <w:tab/>
            <w:t xml:space="preserve">Name in Japanese: ミディアム・オコーネル</w:t>
          </w:r>
        </w:sdtContent>
      </w:sdt>
    </w:p>
    <w:p w:rsidR="00000000" w:rsidDel="00000000" w:rsidP="00000000" w:rsidRDefault="00000000" w:rsidRPr="00000000" w14:paraId="00000B29">
      <w:pPr>
        <w:rPr/>
      </w:pPr>
      <w:r w:rsidDel="00000000" w:rsidR="00000000" w:rsidRPr="00000000">
        <w:rPr>
          <w:rtl w:val="0"/>
        </w:rPr>
        <w:tab/>
        <w:tab/>
        <w:t xml:space="preserve">Japanese speech quirks:</w:t>
      </w:r>
    </w:p>
    <w:p w:rsidR="00000000" w:rsidDel="00000000" w:rsidP="00000000" w:rsidRDefault="00000000" w:rsidRPr="00000000" w14:paraId="00000B2A">
      <w:pPr>
        <w:numPr>
          <w:ilvl w:val="0"/>
          <w:numId w:val="5"/>
        </w:numPr>
        <w:ind w:left="2520" w:hanging="360"/>
        <w:rPr/>
      </w:pPr>
      <w:sdt>
        <w:sdtPr>
          <w:tag w:val="goog_rdk_837"/>
        </w:sdtPr>
        <w:sdtContent>
          <w:r w:rsidDel="00000000" w:rsidR="00000000" w:rsidRPr="00000000">
            <w:rPr>
              <w:rFonts w:ascii="Arial Unicode MS" w:cs="Arial Unicode MS" w:eastAsia="Arial Unicode MS" w:hAnsi="Arial Unicode MS"/>
              <w:rtl w:val="0"/>
            </w:rPr>
            <w:t xml:space="preserve">First person pronoun – “あたし”</w:t>
          </w:r>
        </w:sdtContent>
      </w:sdt>
    </w:p>
    <w:p w:rsidR="00000000" w:rsidDel="00000000" w:rsidP="00000000" w:rsidRDefault="00000000" w:rsidRPr="00000000" w14:paraId="00000B2B">
      <w:pPr>
        <w:ind w:left="1440" w:firstLine="0"/>
        <w:rPr/>
      </w:pPr>
      <w:r w:rsidDel="00000000" w:rsidR="00000000" w:rsidRPr="00000000">
        <w:rPr>
          <w:rtl w:val="0"/>
        </w:rPr>
        <w:t xml:space="preserve">English speech quirks:</w:t>
      </w:r>
    </w:p>
    <w:p w:rsidR="00000000" w:rsidDel="00000000" w:rsidP="00000000" w:rsidRDefault="00000000" w:rsidRPr="00000000" w14:paraId="00000B2C">
      <w:pPr>
        <w:widowControl w:val="0"/>
        <w:numPr>
          <w:ilvl w:val="0"/>
          <w:numId w:val="5"/>
        </w:numPr>
        <w:spacing w:line="240" w:lineRule="auto"/>
        <w:ind w:left="2520" w:hanging="360"/>
        <w:rPr/>
      </w:pPr>
      <w:r w:rsidDel="00000000" w:rsidR="00000000" w:rsidRPr="00000000">
        <w:rPr>
          <w:rtl w:val="0"/>
        </w:rPr>
        <w:t xml:space="preserve">Uses mostly contractions such as “I’m” / “don’t” / “y’all” / “‘cause”, “wanna/gotta”, etc, but does not use “-in’” / “(y’)ain’t” / “’n”</w:t>
      </w:r>
    </w:p>
    <w:p w:rsidR="00000000" w:rsidDel="00000000" w:rsidP="00000000" w:rsidRDefault="00000000" w:rsidRPr="00000000" w14:paraId="00000B2D">
      <w:pPr>
        <w:widowControl w:val="0"/>
        <w:numPr>
          <w:ilvl w:val="0"/>
          <w:numId w:val="5"/>
        </w:numPr>
        <w:spacing w:line="240" w:lineRule="auto"/>
        <w:ind w:left="2520" w:hanging="360"/>
        <w:rPr/>
      </w:pPr>
      <w:r w:rsidDel="00000000" w:rsidR="00000000" w:rsidRPr="00000000">
        <w:rPr>
          <w:rtl w:val="0"/>
        </w:rPr>
        <w:t xml:space="preserve">Relatively simple speaking style, tone should be laid-back</w:t>
      </w:r>
    </w:p>
    <w:p w:rsidR="00000000" w:rsidDel="00000000" w:rsidP="00000000" w:rsidRDefault="00000000" w:rsidRPr="00000000" w14:paraId="00000B2E">
      <w:pPr>
        <w:numPr>
          <w:ilvl w:val="0"/>
          <w:numId w:val="5"/>
        </w:numPr>
        <w:ind w:left="2520" w:hanging="360"/>
        <w:rPr/>
      </w:pPr>
      <w:r w:rsidDel="00000000" w:rsidR="00000000" w:rsidRPr="00000000">
        <w:rPr>
          <w:rtl w:val="0"/>
        </w:rPr>
        <w:t xml:space="preserve">Uses “big bro” for Flop</w:t>
      </w:r>
    </w:p>
    <w:p w:rsidR="00000000" w:rsidDel="00000000" w:rsidP="00000000" w:rsidRDefault="00000000" w:rsidRPr="00000000" w14:paraId="00000B2F">
      <w:pPr>
        <w:ind w:left="1440" w:firstLine="0"/>
        <w:rPr/>
      </w:pPr>
      <w:r w:rsidDel="00000000" w:rsidR="00000000" w:rsidRPr="00000000">
        <w:rPr>
          <w:rtl w:val="0"/>
        </w:rPr>
        <w:t xml:space="preserve">Notes:</w:t>
      </w:r>
    </w:p>
    <w:p w:rsidR="00000000" w:rsidDel="00000000" w:rsidP="00000000" w:rsidRDefault="00000000" w:rsidRPr="00000000" w14:paraId="00000B30">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31">
      <w:pPr>
        <w:rPr>
          <w:b w:val="1"/>
        </w:rPr>
      </w:pPr>
      <w:r w:rsidDel="00000000" w:rsidR="00000000" w:rsidRPr="00000000">
        <w:rPr>
          <w:rtl w:val="0"/>
        </w:rPr>
      </w:r>
    </w:p>
    <w:p w:rsidR="00000000" w:rsidDel="00000000" w:rsidP="00000000" w:rsidRDefault="00000000" w:rsidRPr="00000000" w14:paraId="00000B32">
      <w:pPr>
        <w:pStyle w:val="Heading4"/>
        <w:ind w:left="720" w:firstLine="0"/>
        <w:rPr/>
      </w:pPr>
      <w:bookmarkStart w:colFirst="0" w:colLast="0" w:name="_heading=h.ue5v827zokrs" w:id="137"/>
      <w:bookmarkEnd w:id="137"/>
      <w:r w:rsidDel="00000000" w:rsidR="00000000" w:rsidRPr="00000000">
        <w:rPr>
          <w:rtl w:val="0"/>
        </w:rPr>
        <w:t xml:space="preserve">Natsumi Schwartz</w:t>
      </w:r>
    </w:p>
    <w:p w:rsidR="00000000" w:rsidDel="00000000" w:rsidP="00000000" w:rsidRDefault="00000000" w:rsidRPr="00000000" w14:paraId="00000B33">
      <w:pPr>
        <w:rPr/>
      </w:pPr>
      <w:sdt>
        <w:sdtPr>
          <w:tag w:val="goog_rdk_838"/>
        </w:sdtPr>
        <w:sdtContent>
          <w:r w:rsidDel="00000000" w:rsidR="00000000" w:rsidRPr="00000000">
            <w:rPr>
              <w:rFonts w:ascii="Arial Unicode MS" w:cs="Arial Unicode MS" w:eastAsia="Arial Unicode MS" w:hAnsi="Arial Unicode MS"/>
              <w:rtl w:val="0"/>
            </w:rPr>
            <w:tab/>
            <w:tab/>
            <w:t xml:space="preserve">Name in Japanese: ナツミ・シュバルツ</w:t>
          </w:r>
        </w:sdtContent>
      </w:sdt>
    </w:p>
    <w:p w:rsidR="00000000" w:rsidDel="00000000" w:rsidP="00000000" w:rsidRDefault="00000000" w:rsidRPr="00000000" w14:paraId="00000B34">
      <w:pPr>
        <w:rPr/>
      </w:pPr>
      <w:r w:rsidDel="00000000" w:rsidR="00000000" w:rsidRPr="00000000">
        <w:rPr>
          <w:rtl w:val="0"/>
        </w:rPr>
        <w:tab/>
        <w:tab/>
        <w:t xml:space="preserve">Japanese speech quirks:</w:t>
      </w:r>
    </w:p>
    <w:p w:rsidR="00000000" w:rsidDel="00000000" w:rsidP="00000000" w:rsidRDefault="00000000" w:rsidRPr="00000000" w14:paraId="00000B35">
      <w:pPr>
        <w:numPr>
          <w:ilvl w:val="0"/>
          <w:numId w:val="5"/>
        </w:numPr>
        <w:ind w:left="2520" w:hanging="360"/>
        <w:rPr/>
      </w:pPr>
      <w:sdt>
        <w:sdtPr>
          <w:tag w:val="goog_rdk_839"/>
        </w:sdtPr>
        <w:sdtContent>
          <w:r w:rsidDel="00000000" w:rsidR="00000000" w:rsidRPr="00000000">
            <w:rPr>
              <w:rFonts w:ascii="Arial Unicode MS" w:cs="Arial Unicode MS" w:eastAsia="Arial Unicode MS" w:hAnsi="Arial Unicode MS"/>
              <w:rtl w:val="0"/>
            </w:rPr>
            <w:t xml:space="preserve">First person pronoun – わたくし</w:t>
          </w:r>
        </w:sdtContent>
      </w:sdt>
    </w:p>
    <w:p w:rsidR="00000000" w:rsidDel="00000000" w:rsidP="00000000" w:rsidRDefault="00000000" w:rsidRPr="00000000" w14:paraId="00000B36">
      <w:pPr>
        <w:ind w:left="1440" w:firstLine="0"/>
        <w:rPr/>
      </w:pPr>
      <w:r w:rsidDel="00000000" w:rsidR="00000000" w:rsidRPr="00000000">
        <w:rPr>
          <w:rtl w:val="0"/>
        </w:rPr>
        <w:t xml:space="preserve">English speech quirks:</w:t>
      </w:r>
    </w:p>
    <w:p w:rsidR="00000000" w:rsidDel="00000000" w:rsidP="00000000" w:rsidRDefault="00000000" w:rsidRPr="00000000" w14:paraId="00000B37">
      <w:pPr>
        <w:widowControl w:val="0"/>
        <w:numPr>
          <w:ilvl w:val="0"/>
          <w:numId w:val="5"/>
        </w:numPr>
        <w:spacing w:line="240" w:lineRule="auto"/>
        <w:ind w:left="2520" w:hanging="360"/>
        <w:rPr>
          <w:rFonts w:ascii="Arial" w:cs="Arial" w:eastAsia="Arial" w:hAnsi="Arial"/>
        </w:rPr>
      </w:pPr>
      <w:r w:rsidDel="00000000" w:rsidR="00000000" w:rsidRPr="00000000">
        <w:rPr>
          <w:rtl w:val="0"/>
        </w:rPr>
        <w:t xml:space="preserve">Uses mostly contractions such as “I’m” / “don’t”, etc, but does not use “-in’” / “(y’)ain’t” / “’n” / “y’all”</w:t>
      </w:r>
    </w:p>
    <w:p w:rsidR="00000000" w:rsidDel="00000000" w:rsidP="00000000" w:rsidRDefault="00000000" w:rsidRPr="00000000" w14:paraId="00000B38">
      <w:pPr>
        <w:widowControl w:val="0"/>
        <w:numPr>
          <w:ilvl w:val="0"/>
          <w:numId w:val="5"/>
        </w:numPr>
        <w:spacing w:line="240" w:lineRule="auto"/>
        <w:ind w:left="2520" w:hanging="360"/>
        <w:rPr/>
      </w:pPr>
      <w:r w:rsidDel="00000000" w:rsidR="00000000" w:rsidRPr="00000000">
        <w:rPr>
          <w:rtl w:val="0"/>
        </w:rPr>
        <w:t xml:space="preserve">Relatively simple speaking style, avoid very complicated words</w:t>
      </w:r>
    </w:p>
    <w:p w:rsidR="00000000" w:rsidDel="00000000" w:rsidP="00000000" w:rsidRDefault="00000000" w:rsidRPr="00000000" w14:paraId="00000B39">
      <w:pPr>
        <w:numPr>
          <w:ilvl w:val="0"/>
          <w:numId w:val="5"/>
        </w:numPr>
        <w:ind w:left="2520" w:hanging="360"/>
        <w:rPr/>
      </w:pPr>
      <w:r w:rsidDel="00000000" w:rsidR="00000000" w:rsidRPr="00000000">
        <w:rPr>
          <w:rtl w:val="0"/>
        </w:rPr>
        <w:t xml:space="preserve">Uses a more polite tone when in character compared to Natsuki Subaru</w:t>
      </w:r>
    </w:p>
    <w:p w:rsidR="00000000" w:rsidDel="00000000" w:rsidP="00000000" w:rsidRDefault="00000000" w:rsidRPr="00000000" w14:paraId="00000B3A">
      <w:pPr>
        <w:ind w:left="1440" w:firstLine="0"/>
        <w:rPr/>
      </w:pPr>
      <w:r w:rsidDel="00000000" w:rsidR="00000000" w:rsidRPr="00000000">
        <w:rPr>
          <w:rtl w:val="0"/>
        </w:rPr>
        <w:t xml:space="preserve">Notes:</w:t>
      </w:r>
    </w:p>
    <w:p w:rsidR="00000000" w:rsidDel="00000000" w:rsidP="00000000" w:rsidRDefault="00000000" w:rsidRPr="00000000" w14:paraId="00000B3B">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3C">
      <w:pPr>
        <w:rPr>
          <w:b w:val="1"/>
        </w:rPr>
      </w:pPr>
      <w:r w:rsidDel="00000000" w:rsidR="00000000" w:rsidRPr="00000000">
        <w:rPr>
          <w:rtl w:val="0"/>
        </w:rPr>
      </w:r>
    </w:p>
    <w:p w:rsidR="00000000" w:rsidDel="00000000" w:rsidP="00000000" w:rsidRDefault="00000000" w:rsidRPr="00000000" w14:paraId="00000B3D">
      <w:pPr>
        <w:pStyle w:val="Heading4"/>
        <w:ind w:left="720" w:firstLine="0"/>
        <w:rPr/>
      </w:pPr>
      <w:bookmarkStart w:colFirst="0" w:colLast="0" w:name="_heading=h.xtw9j82wmlhh" w:id="138"/>
      <w:bookmarkEnd w:id="138"/>
      <w:r w:rsidDel="00000000" w:rsidR="00000000" w:rsidRPr="00000000">
        <w:rPr>
          <w:rtl w:val="0"/>
        </w:rPr>
        <w:t xml:space="preserve">Rowan Segmunt</w:t>
      </w:r>
    </w:p>
    <w:p w:rsidR="00000000" w:rsidDel="00000000" w:rsidP="00000000" w:rsidRDefault="00000000" w:rsidRPr="00000000" w14:paraId="00000B3E">
      <w:pPr>
        <w:rPr/>
      </w:pPr>
      <w:sdt>
        <w:sdtPr>
          <w:tag w:val="goog_rdk_840"/>
        </w:sdtPr>
        <w:sdtContent>
          <w:r w:rsidDel="00000000" w:rsidR="00000000" w:rsidRPr="00000000">
            <w:rPr>
              <w:rFonts w:ascii="Arial Unicode MS" w:cs="Arial Unicode MS" w:eastAsia="Arial Unicode MS" w:hAnsi="Arial Unicode MS"/>
              <w:rtl w:val="0"/>
            </w:rPr>
            <w:tab/>
            <w:tab/>
            <w:t xml:space="preserve">Name in Japanese: ロウアン・セグムント</w:t>
          </w:r>
        </w:sdtContent>
      </w:sdt>
    </w:p>
    <w:p w:rsidR="00000000" w:rsidDel="00000000" w:rsidP="00000000" w:rsidRDefault="00000000" w:rsidRPr="00000000" w14:paraId="00000B3F">
      <w:pPr>
        <w:rPr/>
      </w:pPr>
      <w:r w:rsidDel="00000000" w:rsidR="00000000" w:rsidRPr="00000000">
        <w:rPr>
          <w:rtl w:val="0"/>
        </w:rPr>
        <w:tab/>
        <w:tab/>
        <w:t xml:space="preserve">Japanese speech quirks:</w:t>
      </w:r>
    </w:p>
    <w:p w:rsidR="00000000" w:rsidDel="00000000" w:rsidP="00000000" w:rsidRDefault="00000000" w:rsidRPr="00000000" w14:paraId="00000B40">
      <w:pPr>
        <w:numPr>
          <w:ilvl w:val="0"/>
          <w:numId w:val="5"/>
        </w:numPr>
        <w:ind w:left="2520" w:hanging="360"/>
        <w:rPr/>
      </w:pPr>
      <w:sdt>
        <w:sdtPr>
          <w:tag w:val="goog_rdk_841"/>
        </w:sdtPr>
        <w:sdtContent>
          <w:r w:rsidDel="00000000" w:rsidR="00000000" w:rsidRPr="00000000">
            <w:rPr>
              <w:rFonts w:ascii="Arial Unicode MS" w:cs="Arial Unicode MS" w:eastAsia="Arial Unicode MS" w:hAnsi="Arial Unicode MS"/>
              <w:rtl w:val="0"/>
            </w:rPr>
            <w:t xml:space="preserve">First person pronoun – “某”</w:t>
          </w:r>
        </w:sdtContent>
      </w:sdt>
    </w:p>
    <w:p w:rsidR="00000000" w:rsidDel="00000000" w:rsidP="00000000" w:rsidRDefault="00000000" w:rsidRPr="00000000" w14:paraId="00000B41">
      <w:pPr>
        <w:ind w:left="1440" w:firstLine="0"/>
        <w:rPr/>
      </w:pPr>
      <w:r w:rsidDel="00000000" w:rsidR="00000000" w:rsidRPr="00000000">
        <w:rPr>
          <w:rtl w:val="0"/>
        </w:rPr>
        <w:t xml:space="preserve">English speech quirks:</w:t>
      </w:r>
    </w:p>
    <w:p w:rsidR="00000000" w:rsidDel="00000000" w:rsidP="00000000" w:rsidRDefault="00000000" w:rsidRPr="00000000" w14:paraId="00000B42">
      <w:pPr>
        <w:widowControl w:val="0"/>
        <w:numPr>
          <w:ilvl w:val="0"/>
          <w:numId w:val="5"/>
        </w:numPr>
        <w:spacing w:line="240" w:lineRule="auto"/>
        <w:ind w:left="2520" w:hanging="360"/>
        <w:rPr/>
      </w:pPr>
      <w:r w:rsidDel="00000000" w:rsidR="00000000" w:rsidRPr="00000000">
        <w:rPr>
          <w:rtl w:val="0"/>
        </w:rPr>
        <w:t xml:space="preserve">Use contractions whenever possible, such as “don’t(‘cha)” / “’n”/ “(y’)ain’t”, etc, except for words that end in “-ing”</w:t>
      </w:r>
    </w:p>
    <w:p w:rsidR="00000000" w:rsidDel="00000000" w:rsidP="00000000" w:rsidRDefault="00000000" w:rsidRPr="00000000" w14:paraId="00000B43">
      <w:pPr>
        <w:widowControl w:val="0"/>
        <w:numPr>
          <w:ilvl w:val="0"/>
          <w:numId w:val="5"/>
        </w:numPr>
        <w:spacing w:line="240" w:lineRule="auto"/>
        <w:ind w:left="2520" w:hanging="360"/>
        <w:rPr/>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44">
      <w:pPr>
        <w:widowControl w:val="0"/>
        <w:numPr>
          <w:ilvl w:val="0"/>
          <w:numId w:val="5"/>
        </w:numPr>
        <w:spacing w:line="240" w:lineRule="auto"/>
        <w:ind w:left="2520" w:hanging="360"/>
        <w:rPr/>
      </w:pPr>
      <w:r w:rsidDel="00000000" w:rsidR="00000000" w:rsidRPr="00000000">
        <w:rPr>
          <w:rtl w:val="0"/>
        </w:rPr>
        <w:t xml:space="preserve">“your(s)” to be stylized as “yer(s)”</w:t>
      </w:r>
    </w:p>
    <w:p w:rsidR="00000000" w:rsidDel="00000000" w:rsidP="00000000" w:rsidRDefault="00000000" w:rsidRPr="00000000" w14:paraId="00000B45">
      <w:pPr>
        <w:widowControl w:val="0"/>
        <w:numPr>
          <w:ilvl w:val="0"/>
          <w:numId w:val="5"/>
        </w:numPr>
        <w:spacing w:line="240" w:lineRule="auto"/>
        <w:ind w:left="2520" w:hanging="360"/>
        <w:rPr/>
      </w:pPr>
      <w:r w:rsidDel="00000000" w:rsidR="00000000" w:rsidRPr="00000000">
        <w:rPr>
          <w:rtl w:val="0"/>
        </w:rPr>
        <w:t xml:space="preserve">Refers to other men as “buddy”</w:t>
      </w:r>
    </w:p>
    <w:p w:rsidR="00000000" w:rsidDel="00000000" w:rsidP="00000000" w:rsidRDefault="00000000" w:rsidRPr="00000000" w14:paraId="00000B46">
      <w:pPr>
        <w:numPr>
          <w:ilvl w:val="0"/>
          <w:numId w:val="5"/>
        </w:numPr>
        <w:ind w:left="2520" w:hanging="360"/>
        <w:rPr/>
      </w:pPr>
      <w:r w:rsidDel="00000000" w:rsidR="00000000" w:rsidRPr="00000000">
        <w:rPr>
          <w:rtl w:val="0"/>
        </w:rPr>
        <w:t xml:space="preserve">Refers to women as “lady”</w:t>
      </w:r>
    </w:p>
    <w:p w:rsidR="00000000" w:rsidDel="00000000" w:rsidP="00000000" w:rsidRDefault="00000000" w:rsidRPr="00000000" w14:paraId="00000B47">
      <w:pPr>
        <w:numPr>
          <w:ilvl w:val="0"/>
          <w:numId w:val="5"/>
        </w:numPr>
        <w:ind w:left="2520" w:hanging="360"/>
        <w:rPr>
          <w:u w:val="none"/>
        </w:rPr>
      </w:pPr>
      <w:r w:rsidDel="00000000" w:rsidR="00000000" w:rsidRPr="00000000">
        <w:rPr>
          <w:rtl w:val="0"/>
        </w:rPr>
        <w:t xml:space="preserve">Has a propensity for using some old-fashioned speech/terminology in his dialogue.</w:t>
      </w:r>
    </w:p>
    <w:p w:rsidR="00000000" w:rsidDel="00000000" w:rsidP="00000000" w:rsidRDefault="00000000" w:rsidRPr="00000000" w14:paraId="00000B48">
      <w:pPr>
        <w:ind w:left="1440" w:firstLine="0"/>
        <w:rPr/>
      </w:pPr>
      <w:r w:rsidDel="00000000" w:rsidR="00000000" w:rsidRPr="00000000">
        <w:rPr>
          <w:rtl w:val="0"/>
        </w:rPr>
        <w:t xml:space="preserve">Notes:</w:t>
      </w:r>
    </w:p>
    <w:p w:rsidR="00000000" w:rsidDel="00000000" w:rsidP="00000000" w:rsidRDefault="00000000" w:rsidRPr="00000000" w14:paraId="00000B49">
      <w:pPr>
        <w:numPr>
          <w:ilvl w:val="0"/>
          <w:numId w:val="5"/>
        </w:numPr>
        <w:ind w:left="252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B4A">
      <w:pPr>
        <w:rPr>
          <w:b w:val="1"/>
        </w:rPr>
      </w:pPr>
      <w:r w:rsidDel="00000000" w:rsidR="00000000" w:rsidRPr="00000000">
        <w:rPr>
          <w:rtl w:val="0"/>
        </w:rPr>
      </w:r>
    </w:p>
    <w:p w:rsidR="00000000" w:rsidDel="00000000" w:rsidP="00000000" w:rsidRDefault="00000000" w:rsidRPr="00000000" w14:paraId="00000B4B">
      <w:pPr>
        <w:pStyle w:val="Heading4"/>
        <w:ind w:firstLine="720"/>
        <w:rPr/>
      </w:pPr>
      <w:bookmarkStart w:colFirst="0" w:colLast="0" w:name="_heading=h.kc56r6l41n2y" w:id="139"/>
      <w:bookmarkEnd w:id="139"/>
      <w:r w:rsidDel="00000000" w:rsidR="00000000" w:rsidRPr="00000000">
        <w:rPr>
          <w:rtl w:val="0"/>
        </w:rPr>
        <w:t xml:space="preserve">Viva</w:t>
      </w:r>
    </w:p>
    <w:p w:rsidR="00000000" w:rsidDel="00000000" w:rsidP="00000000" w:rsidRDefault="00000000" w:rsidRPr="00000000" w14:paraId="00000B4C">
      <w:pPr>
        <w:rPr/>
      </w:pPr>
      <w:sdt>
        <w:sdtPr>
          <w:tag w:val="goog_rdk_842"/>
        </w:sdtPr>
        <w:sdtContent>
          <w:r w:rsidDel="00000000" w:rsidR="00000000" w:rsidRPr="00000000">
            <w:rPr>
              <w:rFonts w:ascii="Arial Unicode MS" w:cs="Arial Unicode MS" w:eastAsia="Arial Unicode MS" w:hAnsi="Arial Unicode MS"/>
              <w:rtl w:val="0"/>
            </w:rPr>
            <w:tab/>
            <w:tab/>
            <w:t xml:space="preserve">Name in Japanese: ヴィヴァ</w:t>
          </w:r>
        </w:sdtContent>
      </w:sdt>
    </w:p>
    <w:p w:rsidR="00000000" w:rsidDel="00000000" w:rsidP="00000000" w:rsidRDefault="00000000" w:rsidRPr="00000000" w14:paraId="00000B4D">
      <w:pPr>
        <w:ind w:left="720" w:firstLine="720"/>
        <w:rPr/>
      </w:pPr>
      <w:r w:rsidDel="00000000" w:rsidR="00000000" w:rsidRPr="00000000">
        <w:rPr>
          <w:rtl w:val="0"/>
        </w:rPr>
        <w:t xml:space="preserve">Notes:</w:t>
      </w:r>
    </w:p>
    <w:p w:rsidR="00000000" w:rsidDel="00000000" w:rsidP="00000000" w:rsidRDefault="00000000" w:rsidRPr="00000000" w14:paraId="00000B4E">
      <w:pPr>
        <w:numPr>
          <w:ilvl w:val="0"/>
          <w:numId w:val="5"/>
        </w:numPr>
        <w:ind w:left="2520" w:hanging="360"/>
        <w:rPr/>
      </w:pPr>
      <w:sdt>
        <w:sdtPr>
          <w:tag w:val="goog_rdk_843"/>
        </w:sdtPr>
        <w:sdtContent>
          <w:r w:rsidDel="00000000" w:rsidR="00000000" w:rsidRPr="00000000">
            <w:rPr>
              <w:rFonts w:ascii="Arial Unicode MS" w:cs="Arial Unicode MS" w:eastAsia="Arial Unicode MS" w:hAnsi="Arial Unicode MS"/>
              <w:rtl w:val="0"/>
            </w:rPr>
            <w:t xml:space="preserve">Referred to as “『腑分け』のヴィヴァ” (Viva the Dissector)</w:t>
          </w:r>
        </w:sdtContent>
      </w:sdt>
      <w:r w:rsidDel="00000000" w:rsidR="00000000" w:rsidRPr="00000000">
        <w:rPr>
          <w:rtl w:val="0"/>
        </w:rPr>
      </w:r>
    </w:p>
    <w:p w:rsidR="00000000" w:rsidDel="00000000" w:rsidP="00000000" w:rsidRDefault="00000000" w:rsidRPr="00000000" w14:paraId="00000B4F">
      <w:pPr>
        <w:rPr>
          <w:b w:val="1"/>
        </w:rPr>
      </w:pPr>
      <w:r w:rsidDel="00000000" w:rsidR="00000000" w:rsidRPr="00000000">
        <w:rPr>
          <w:rtl w:val="0"/>
        </w:rPr>
      </w:r>
    </w:p>
    <w:p w:rsidR="00000000" w:rsidDel="00000000" w:rsidP="00000000" w:rsidRDefault="00000000" w:rsidRPr="00000000" w14:paraId="00000B50">
      <w:pPr>
        <w:rPr>
          <w:b w:val="1"/>
        </w:rPr>
      </w:pPr>
      <w:r w:rsidDel="00000000" w:rsidR="00000000" w:rsidRPr="00000000">
        <w:rPr>
          <w:rtl w:val="0"/>
        </w:rPr>
      </w:r>
    </w:p>
    <w:p w:rsidR="00000000" w:rsidDel="00000000" w:rsidP="00000000" w:rsidRDefault="00000000" w:rsidRPr="00000000" w14:paraId="00000B51">
      <w:pPr>
        <w:pStyle w:val="Heading2"/>
        <w:rPr/>
      </w:pPr>
      <w:bookmarkStart w:colFirst="0" w:colLast="0" w:name="_heading=h.681pr1yhwb7c" w:id="140"/>
      <w:bookmarkEnd w:id="140"/>
      <w:r w:rsidDel="00000000" w:rsidR="00000000" w:rsidRPr="00000000">
        <w:rPr>
          <w:rtl w:val="0"/>
        </w:rPr>
        <w:t xml:space="preserve">Kararagi</w:t>
      </w:r>
    </w:p>
    <w:p w:rsidR="00000000" w:rsidDel="00000000" w:rsidP="00000000" w:rsidRDefault="00000000" w:rsidRPr="00000000" w14:paraId="00000B52">
      <w:pPr>
        <w:rPr/>
      </w:pPr>
      <w:r w:rsidDel="00000000" w:rsidR="00000000" w:rsidRPr="00000000">
        <w:rPr>
          <w:rtl w:val="0"/>
        </w:rPr>
      </w:r>
    </w:p>
    <w:p w:rsidR="00000000" w:rsidDel="00000000" w:rsidP="00000000" w:rsidRDefault="00000000" w:rsidRPr="00000000" w14:paraId="00000B53">
      <w:pPr>
        <w:pStyle w:val="Heading4"/>
        <w:ind w:left="720" w:firstLine="0"/>
        <w:rPr/>
      </w:pPr>
      <w:bookmarkStart w:colFirst="0" w:colLast="0" w:name="_heading=h.2xg4c9hiryoi" w:id="141"/>
      <w:bookmarkEnd w:id="141"/>
      <w:r w:rsidDel="00000000" w:rsidR="00000000" w:rsidRPr="00000000">
        <w:rPr>
          <w:rtl w:val="0"/>
        </w:rPr>
        <w:t xml:space="preserve">Halibel</w:t>
      </w:r>
    </w:p>
    <w:p w:rsidR="00000000" w:rsidDel="00000000" w:rsidP="00000000" w:rsidRDefault="00000000" w:rsidRPr="00000000" w14:paraId="00000B54">
      <w:pPr>
        <w:rPr/>
      </w:pPr>
      <w:sdt>
        <w:sdtPr>
          <w:tag w:val="goog_rdk_844"/>
        </w:sdtPr>
        <w:sdtContent>
          <w:r w:rsidDel="00000000" w:rsidR="00000000" w:rsidRPr="00000000">
            <w:rPr>
              <w:rFonts w:ascii="Arial Unicode MS" w:cs="Arial Unicode MS" w:eastAsia="Arial Unicode MS" w:hAnsi="Arial Unicode MS"/>
              <w:rtl w:val="0"/>
            </w:rPr>
            <w:tab/>
            <w:tab/>
            <w:t xml:space="preserve">Name in Japanese: ハリベル</w:t>
          </w:r>
        </w:sdtContent>
      </w:sdt>
    </w:p>
    <w:p w:rsidR="00000000" w:rsidDel="00000000" w:rsidP="00000000" w:rsidRDefault="00000000" w:rsidRPr="00000000" w14:paraId="00000B55">
      <w:pPr>
        <w:rPr/>
      </w:pPr>
      <w:r w:rsidDel="00000000" w:rsidR="00000000" w:rsidRPr="00000000">
        <w:rPr>
          <w:rtl w:val="0"/>
        </w:rPr>
        <w:tab/>
        <w:tab/>
        <w:t xml:space="preserve">Japanese speech quirks:</w:t>
      </w:r>
    </w:p>
    <w:p w:rsidR="00000000" w:rsidDel="00000000" w:rsidP="00000000" w:rsidRDefault="00000000" w:rsidRPr="00000000" w14:paraId="00000B56">
      <w:pPr>
        <w:numPr>
          <w:ilvl w:val="0"/>
          <w:numId w:val="5"/>
        </w:numPr>
        <w:ind w:left="2520" w:hanging="360"/>
        <w:rPr/>
      </w:pPr>
      <w:sdt>
        <w:sdtPr>
          <w:tag w:val="goog_rdk_845"/>
        </w:sdtPr>
        <w:sdtContent>
          <w:r w:rsidDel="00000000" w:rsidR="00000000" w:rsidRPr="00000000">
            <w:rPr>
              <w:rFonts w:ascii="Arial Unicode MS" w:cs="Arial Unicode MS" w:eastAsia="Arial Unicode MS" w:hAnsi="Arial Unicode MS"/>
              <w:rtl w:val="0"/>
            </w:rPr>
            <w:t xml:space="preserve">First person pronoun – “僕”</w:t>
          </w:r>
        </w:sdtContent>
      </w:sdt>
    </w:p>
    <w:p w:rsidR="00000000" w:rsidDel="00000000" w:rsidP="00000000" w:rsidRDefault="00000000" w:rsidRPr="00000000" w14:paraId="00000B57">
      <w:pPr>
        <w:numPr>
          <w:ilvl w:val="0"/>
          <w:numId w:val="5"/>
        </w:numPr>
        <w:ind w:left="2520" w:hanging="360"/>
        <w:rPr/>
      </w:pPr>
      <w:r w:rsidDel="00000000" w:rsidR="00000000" w:rsidRPr="00000000">
        <w:rPr>
          <w:rtl w:val="0"/>
        </w:rPr>
        <w:t xml:space="preserve">Kansai dialect</w:t>
      </w:r>
    </w:p>
    <w:p w:rsidR="00000000" w:rsidDel="00000000" w:rsidP="00000000" w:rsidRDefault="00000000" w:rsidRPr="00000000" w14:paraId="00000B58">
      <w:pPr>
        <w:numPr>
          <w:ilvl w:val="0"/>
          <w:numId w:val="5"/>
        </w:numPr>
        <w:ind w:left="2520" w:hanging="360"/>
        <w:rPr>
          <w:u w:val="none"/>
        </w:rPr>
      </w:pPr>
      <w:r w:rsidDel="00000000" w:rsidR="00000000" w:rsidRPr="00000000">
        <w:rPr>
          <w:rtl w:val="0"/>
        </w:rPr>
        <w:t xml:space="preserve">Extremely laidback</w:t>
      </w:r>
    </w:p>
    <w:p w:rsidR="00000000" w:rsidDel="00000000" w:rsidP="00000000" w:rsidRDefault="00000000" w:rsidRPr="00000000" w14:paraId="00000B59">
      <w:pPr>
        <w:ind w:left="1440" w:firstLine="0"/>
        <w:rPr/>
      </w:pPr>
      <w:r w:rsidDel="00000000" w:rsidR="00000000" w:rsidRPr="00000000">
        <w:rPr>
          <w:rtl w:val="0"/>
        </w:rPr>
        <w:t xml:space="preserve">English speech quirks:</w:t>
      </w:r>
    </w:p>
    <w:p w:rsidR="00000000" w:rsidDel="00000000" w:rsidP="00000000" w:rsidRDefault="00000000" w:rsidRPr="00000000" w14:paraId="00000B5A">
      <w:pPr>
        <w:widowControl w:val="0"/>
        <w:numPr>
          <w:ilvl w:val="0"/>
          <w:numId w:val="5"/>
        </w:numPr>
        <w:spacing w:line="240" w:lineRule="auto"/>
        <w:ind w:left="2520" w:hanging="360"/>
      </w:pPr>
      <w:r w:rsidDel="00000000" w:rsidR="00000000" w:rsidRPr="00000000">
        <w:rPr>
          <w:rtl w:val="0"/>
        </w:rPr>
        <w:t xml:space="preserve">Use contractions whenever possible, all of them “I’m” / “don’t(’cha)” / “-in’” / “kinda” / “tho” / “‘bout” / “‘em” / “‘cause” / “(y’)ain’t” / “y’all” / “’n” / “y’know”</w:t>
      </w:r>
    </w:p>
    <w:p w:rsidR="00000000" w:rsidDel="00000000" w:rsidP="00000000" w:rsidRDefault="00000000" w:rsidRPr="00000000" w14:paraId="00000B5B">
      <w:pPr>
        <w:widowControl w:val="0"/>
        <w:numPr>
          <w:ilvl w:val="0"/>
          <w:numId w:val="5"/>
        </w:numPr>
        <w:spacing w:line="240" w:lineRule="auto"/>
        <w:ind w:left="2520" w:hanging="360"/>
      </w:pPr>
      <w:r w:rsidDel="00000000" w:rsidR="00000000" w:rsidRPr="00000000">
        <w:rPr>
          <w:rtl w:val="0"/>
        </w:rPr>
        <w:t xml:space="preserve">Use contractions whenever possible, such as “don’t(‘cha)” / “’n”/ “(y’)ain’t” / “gotta” / “in’” / “y’all”</w:t>
      </w:r>
    </w:p>
    <w:p w:rsidR="00000000" w:rsidDel="00000000" w:rsidP="00000000" w:rsidRDefault="00000000" w:rsidRPr="00000000" w14:paraId="00000B5C">
      <w:pPr>
        <w:widowControl w:val="0"/>
        <w:numPr>
          <w:ilvl w:val="0"/>
          <w:numId w:val="5"/>
        </w:numPr>
        <w:spacing w:line="240" w:lineRule="auto"/>
        <w:ind w:left="2520" w:hanging="360"/>
      </w:pPr>
      <w:bookmarkStart w:colFirst="0" w:colLast="0" w:name="_heading=h.3znysh7" w:id="55"/>
      <w:bookmarkEnd w:id="55"/>
      <w:r w:rsidDel="00000000" w:rsidR="00000000" w:rsidRPr="00000000">
        <w:rPr>
          <w:rtl w:val="0"/>
        </w:rPr>
        <w:t xml:space="preserve">“you” to be stylized as “ya”, except in “you’re” and “you’ve”</w:t>
      </w:r>
    </w:p>
    <w:p w:rsidR="00000000" w:rsidDel="00000000" w:rsidP="00000000" w:rsidRDefault="00000000" w:rsidRPr="00000000" w14:paraId="00000B5D">
      <w:pPr>
        <w:widowControl w:val="0"/>
        <w:numPr>
          <w:ilvl w:val="0"/>
          <w:numId w:val="5"/>
        </w:numPr>
        <w:spacing w:line="240" w:lineRule="auto"/>
        <w:ind w:left="2520" w:hanging="360"/>
      </w:pPr>
      <w:r w:rsidDel="00000000" w:rsidR="00000000" w:rsidRPr="00000000">
        <w:rPr>
          <w:rtl w:val="0"/>
        </w:rPr>
        <w:t xml:space="preserve">“your(s)” to be stylized as “yer(s)”</w:t>
      </w:r>
    </w:p>
    <w:p w:rsidR="00000000" w:rsidDel="00000000" w:rsidP="00000000" w:rsidRDefault="00000000" w:rsidRPr="00000000" w14:paraId="00000B5E">
      <w:pPr>
        <w:ind w:left="1440" w:firstLine="0"/>
        <w:rPr/>
      </w:pPr>
      <w:r w:rsidDel="00000000" w:rsidR="00000000" w:rsidRPr="00000000">
        <w:rPr>
          <w:rtl w:val="0"/>
        </w:rPr>
        <w:t xml:space="preserve">Notes:</w:t>
      </w:r>
    </w:p>
    <w:p w:rsidR="00000000" w:rsidDel="00000000" w:rsidP="00000000" w:rsidRDefault="00000000" w:rsidRPr="00000000" w14:paraId="00000B5F">
      <w:pPr>
        <w:numPr>
          <w:ilvl w:val="0"/>
          <w:numId w:val="5"/>
        </w:numPr>
        <w:ind w:left="2520" w:hanging="360"/>
        <w:rPr/>
      </w:pPr>
      <w:sdt>
        <w:sdtPr>
          <w:tag w:val="goog_rdk_846"/>
        </w:sdtPr>
        <w:sdtContent>
          <w:r w:rsidDel="00000000" w:rsidR="00000000" w:rsidRPr="00000000">
            <w:rPr>
              <w:rFonts w:ascii="Arial Unicode MS" w:cs="Arial Unicode MS" w:eastAsia="Arial Unicode MS" w:hAnsi="Arial Unicode MS"/>
              <w:rtl w:val="0"/>
            </w:rPr>
            <w:t xml:space="preserve">Is also called “礼賛者”, “(The) Admirer”</w:t>
          </w:r>
        </w:sdtContent>
      </w:sdt>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pStyle w:val="Heading2"/>
        <w:rPr/>
      </w:pPr>
      <w:bookmarkStart w:colFirst="0" w:colLast="0" w:name="_heading=h.2nypa3xjynex" w:id="142"/>
      <w:bookmarkEnd w:id="142"/>
      <w:r w:rsidDel="00000000" w:rsidR="00000000" w:rsidRPr="00000000">
        <w:rPr>
          <w:rtl w:val="0"/>
        </w:rPr>
        <w:t xml:space="preserve">Witch Shit IDK</w:t>
      </w:r>
    </w:p>
    <w:p w:rsidR="00000000" w:rsidDel="00000000" w:rsidP="00000000" w:rsidRDefault="00000000" w:rsidRPr="00000000" w14:paraId="00000B62">
      <w:pPr>
        <w:rPr/>
      </w:pPr>
      <w:r w:rsidDel="00000000" w:rsidR="00000000" w:rsidRPr="00000000">
        <w:rPr>
          <w:rtl w:val="0"/>
        </w:rPr>
      </w:r>
    </w:p>
    <w:p w:rsidR="00000000" w:rsidDel="00000000" w:rsidP="00000000" w:rsidRDefault="00000000" w:rsidRPr="00000000" w14:paraId="00000B63">
      <w:pPr>
        <w:pStyle w:val="Heading3"/>
        <w:rPr/>
      </w:pPr>
      <w:bookmarkStart w:colFirst="0" w:colLast="0" w:name="_heading=h.plu33e28kqrd" w:id="143"/>
      <w:bookmarkEnd w:id="143"/>
      <w:r w:rsidDel="00000000" w:rsidR="00000000" w:rsidRPr="00000000">
        <w:rPr>
          <w:rtl w:val="0"/>
        </w:rPr>
        <w:t xml:space="preserve">Sin Archbishops</w:t>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pStyle w:val="Heading4"/>
        <w:rPr/>
      </w:pPr>
      <w:bookmarkStart w:colFirst="0" w:colLast="0" w:name="_heading=h.75bvguf9th5" w:id="144"/>
      <w:bookmarkEnd w:id="144"/>
      <w:r w:rsidDel="00000000" w:rsidR="00000000" w:rsidRPr="00000000">
        <w:rPr>
          <w:rtl w:val="0"/>
        </w:rPr>
        <w:t xml:space="preserve">Capella Emerada Lugunica (WIP)</w:t>
      </w:r>
    </w:p>
    <w:p w:rsidR="00000000" w:rsidDel="00000000" w:rsidP="00000000" w:rsidRDefault="00000000" w:rsidRPr="00000000" w14:paraId="00000B66">
      <w:pPr>
        <w:rPr/>
      </w:pPr>
      <w:r w:rsidDel="00000000" w:rsidR="00000000" w:rsidRPr="00000000">
        <w:rPr>
          <w:rtl w:val="0"/>
        </w:rPr>
        <w:tab/>
        <w:tab/>
        <w:t xml:space="preserve">Name in Japanese:</w:t>
      </w:r>
    </w:p>
    <w:p w:rsidR="00000000" w:rsidDel="00000000" w:rsidP="00000000" w:rsidRDefault="00000000" w:rsidRPr="00000000" w14:paraId="00000B67">
      <w:pPr>
        <w:rPr/>
      </w:pPr>
      <w:r w:rsidDel="00000000" w:rsidR="00000000" w:rsidRPr="00000000">
        <w:rPr>
          <w:rtl w:val="0"/>
        </w:rPr>
        <w:tab/>
        <w:tab/>
        <w:t xml:space="preserve">Japanese speech quirks:</w:t>
      </w:r>
    </w:p>
    <w:p w:rsidR="00000000" w:rsidDel="00000000" w:rsidP="00000000" w:rsidRDefault="00000000" w:rsidRPr="00000000" w14:paraId="00000B6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6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6A">
      <w:pPr>
        <w:ind w:left="1440" w:firstLine="0"/>
        <w:rPr/>
      </w:pPr>
      <w:r w:rsidDel="00000000" w:rsidR="00000000" w:rsidRPr="00000000">
        <w:rPr>
          <w:rtl w:val="0"/>
        </w:rPr>
        <w:t xml:space="preserve">English speech quirks:</w:t>
      </w:r>
    </w:p>
    <w:p w:rsidR="00000000" w:rsidDel="00000000" w:rsidP="00000000" w:rsidRDefault="00000000" w:rsidRPr="00000000" w14:paraId="00000B6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6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6D">
      <w:pPr>
        <w:ind w:left="1440" w:firstLine="0"/>
        <w:rPr/>
      </w:pPr>
      <w:r w:rsidDel="00000000" w:rsidR="00000000" w:rsidRPr="00000000">
        <w:rPr>
          <w:rtl w:val="0"/>
        </w:rPr>
        <w:t xml:space="preserve">Notes:</w:t>
      </w:r>
    </w:p>
    <w:p w:rsidR="00000000" w:rsidDel="00000000" w:rsidP="00000000" w:rsidRDefault="00000000" w:rsidRPr="00000000" w14:paraId="00000B6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6F">
      <w:pPr>
        <w:rPr/>
      </w:pPr>
      <w:r w:rsidDel="00000000" w:rsidR="00000000" w:rsidRPr="00000000">
        <w:rPr>
          <w:rtl w:val="0"/>
        </w:rPr>
      </w:r>
    </w:p>
    <w:p w:rsidR="00000000" w:rsidDel="00000000" w:rsidP="00000000" w:rsidRDefault="00000000" w:rsidRPr="00000000" w14:paraId="00000B70">
      <w:pPr>
        <w:pStyle w:val="Heading4"/>
        <w:rPr/>
      </w:pPr>
      <w:bookmarkStart w:colFirst="0" w:colLast="0" w:name="_heading=h.23ubvvffdj52" w:id="145"/>
      <w:bookmarkEnd w:id="145"/>
      <w:r w:rsidDel="00000000" w:rsidR="00000000" w:rsidRPr="00000000">
        <w:rPr>
          <w:rtl w:val="0"/>
        </w:rPr>
        <w:t xml:space="preserve">Ley Batenkaitos (WIP)</w:t>
      </w:r>
    </w:p>
    <w:p w:rsidR="00000000" w:rsidDel="00000000" w:rsidP="00000000" w:rsidRDefault="00000000" w:rsidRPr="00000000" w14:paraId="00000B71">
      <w:pPr>
        <w:rPr/>
      </w:pPr>
      <w:r w:rsidDel="00000000" w:rsidR="00000000" w:rsidRPr="00000000">
        <w:rPr>
          <w:rtl w:val="0"/>
        </w:rPr>
        <w:tab/>
        <w:tab/>
        <w:t xml:space="preserve">Name in Japanese:</w:t>
      </w:r>
    </w:p>
    <w:p w:rsidR="00000000" w:rsidDel="00000000" w:rsidP="00000000" w:rsidRDefault="00000000" w:rsidRPr="00000000" w14:paraId="00000B72">
      <w:pPr>
        <w:rPr/>
      </w:pPr>
      <w:r w:rsidDel="00000000" w:rsidR="00000000" w:rsidRPr="00000000">
        <w:rPr>
          <w:rtl w:val="0"/>
        </w:rPr>
        <w:tab/>
        <w:tab/>
        <w:t xml:space="preserve">Japanese speech quirks:</w:t>
      </w:r>
    </w:p>
    <w:p w:rsidR="00000000" w:rsidDel="00000000" w:rsidP="00000000" w:rsidRDefault="00000000" w:rsidRPr="00000000" w14:paraId="00000B7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7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75">
      <w:pPr>
        <w:ind w:left="1440" w:firstLine="0"/>
        <w:rPr/>
      </w:pPr>
      <w:r w:rsidDel="00000000" w:rsidR="00000000" w:rsidRPr="00000000">
        <w:rPr>
          <w:rtl w:val="0"/>
        </w:rPr>
        <w:t xml:space="preserve">English speech quirks:</w:t>
      </w:r>
    </w:p>
    <w:p w:rsidR="00000000" w:rsidDel="00000000" w:rsidP="00000000" w:rsidRDefault="00000000" w:rsidRPr="00000000" w14:paraId="00000B7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7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78">
      <w:pPr>
        <w:ind w:left="1440" w:firstLine="0"/>
        <w:rPr/>
      </w:pPr>
      <w:r w:rsidDel="00000000" w:rsidR="00000000" w:rsidRPr="00000000">
        <w:rPr>
          <w:rtl w:val="0"/>
        </w:rPr>
        <w:t xml:space="preserve">Notes:</w:t>
      </w:r>
    </w:p>
    <w:p w:rsidR="00000000" w:rsidDel="00000000" w:rsidP="00000000" w:rsidRDefault="00000000" w:rsidRPr="00000000" w14:paraId="00000B7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7A">
      <w:pPr>
        <w:rPr/>
      </w:pPr>
      <w:r w:rsidDel="00000000" w:rsidR="00000000" w:rsidRPr="00000000">
        <w:rPr>
          <w:rtl w:val="0"/>
        </w:rPr>
      </w:r>
    </w:p>
    <w:p w:rsidR="00000000" w:rsidDel="00000000" w:rsidP="00000000" w:rsidRDefault="00000000" w:rsidRPr="00000000" w14:paraId="00000B7B">
      <w:pPr>
        <w:pStyle w:val="Heading4"/>
        <w:rPr/>
      </w:pPr>
      <w:bookmarkStart w:colFirst="0" w:colLast="0" w:name="_heading=h.92vgioeh8wgc" w:id="146"/>
      <w:bookmarkEnd w:id="146"/>
      <w:r w:rsidDel="00000000" w:rsidR="00000000" w:rsidRPr="00000000">
        <w:rPr>
          <w:rtl w:val="0"/>
        </w:rPr>
        <w:t xml:space="preserve">Louis Arneb (Pre-Arc 7) (WIP)</w:t>
      </w:r>
    </w:p>
    <w:p w:rsidR="00000000" w:rsidDel="00000000" w:rsidP="00000000" w:rsidRDefault="00000000" w:rsidRPr="00000000" w14:paraId="00000B7C">
      <w:pPr>
        <w:rPr/>
      </w:pPr>
      <w:r w:rsidDel="00000000" w:rsidR="00000000" w:rsidRPr="00000000">
        <w:rPr>
          <w:rtl w:val="0"/>
        </w:rPr>
        <w:tab/>
        <w:tab/>
        <w:t xml:space="preserve">Name in Japanese:</w:t>
      </w:r>
    </w:p>
    <w:p w:rsidR="00000000" w:rsidDel="00000000" w:rsidP="00000000" w:rsidRDefault="00000000" w:rsidRPr="00000000" w14:paraId="00000B7D">
      <w:pPr>
        <w:rPr/>
      </w:pPr>
      <w:r w:rsidDel="00000000" w:rsidR="00000000" w:rsidRPr="00000000">
        <w:rPr>
          <w:rtl w:val="0"/>
        </w:rPr>
        <w:tab/>
        <w:tab/>
        <w:t xml:space="preserve">Japanese speech quirks:</w:t>
      </w:r>
    </w:p>
    <w:p w:rsidR="00000000" w:rsidDel="00000000" w:rsidP="00000000" w:rsidRDefault="00000000" w:rsidRPr="00000000" w14:paraId="00000B7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7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0">
      <w:pPr>
        <w:ind w:left="1440" w:firstLine="0"/>
        <w:rPr/>
      </w:pPr>
      <w:r w:rsidDel="00000000" w:rsidR="00000000" w:rsidRPr="00000000">
        <w:rPr>
          <w:rtl w:val="0"/>
        </w:rPr>
        <w:t xml:space="preserve">English speech quirks:</w:t>
      </w:r>
    </w:p>
    <w:p w:rsidR="00000000" w:rsidDel="00000000" w:rsidP="00000000" w:rsidRDefault="00000000" w:rsidRPr="00000000" w14:paraId="00000B8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83">
      <w:pPr>
        <w:ind w:left="1440" w:firstLine="0"/>
        <w:rPr/>
      </w:pPr>
      <w:r w:rsidDel="00000000" w:rsidR="00000000" w:rsidRPr="00000000">
        <w:rPr>
          <w:rtl w:val="0"/>
        </w:rPr>
        <w:t xml:space="preserve">Notes:</w:t>
      </w:r>
    </w:p>
    <w:p w:rsidR="00000000" w:rsidDel="00000000" w:rsidP="00000000" w:rsidRDefault="00000000" w:rsidRPr="00000000" w14:paraId="00000B8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85">
      <w:pPr>
        <w:rPr/>
      </w:pPr>
      <w:r w:rsidDel="00000000" w:rsidR="00000000" w:rsidRPr="00000000">
        <w:rPr>
          <w:rtl w:val="0"/>
        </w:rPr>
      </w:r>
    </w:p>
    <w:p w:rsidR="00000000" w:rsidDel="00000000" w:rsidP="00000000" w:rsidRDefault="00000000" w:rsidRPr="00000000" w14:paraId="00000B86">
      <w:pPr>
        <w:pStyle w:val="Heading4"/>
        <w:rPr/>
      </w:pPr>
      <w:bookmarkStart w:colFirst="0" w:colLast="0" w:name="_heading=h.nic22calt3au" w:id="147"/>
      <w:bookmarkEnd w:id="147"/>
      <w:r w:rsidDel="00000000" w:rsidR="00000000" w:rsidRPr="00000000">
        <w:rPr>
          <w:rtl w:val="0"/>
        </w:rPr>
        <w:t xml:space="preserve">Petelgeuse Romanée-Conti (WIP)</w:t>
      </w:r>
    </w:p>
    <w:p w:rsidR="00000000" w:rsidDel="00000000" w:rsidP="00000000" w:rsidRDefault="00000000" w:rsidRPr="00000000" w14:paraId="00000B87">
      <w:pPr>
        <w:rPr/>
      </w:pPr>
      <w:sdt>
        <w:sdtPr>
          <w:tag w:val="goog_rdk_847"/>
        </w:sdtPr>
        <w:sdtContent>
          <w:r w:rsidDel="00000000" w:rsidR="00000000" w:rsidRPr="00000000">
            <w:rPr>
              <w:rFonts w:ascii="Arial Unicode MS" w:cs="Arial Unicode MS" w:eastAsia="Arial Unicode MS" w:hAnsi="Arial Unicode MS"/>
              <w:rtl w:val="0"/>
            </w:rPr>
            <w:tab/>
            <w:tab/>
            <w:t xml:space="preserve">Name in Japanese: ペテルギウス・ロマネコンティ</w:t>
          </w:r>
        </w:sdtContent>
      </w:sdt>
    </w:p>
    <w:p w:rsidR="00000000" w:rsidDel="00000000" w:rsidP="00000000" w:rsidRDefault="00000000" w:rsidRPr="00000000" w14:paraId="00000B88">
      <w:pPr>
        <w:rPr/>
      </w:pPr>
      <w:r w:rsidDel="00000000" w:rsidR="00000000" w:rsidRPr="00000000">
        <w:rPr>
          <w:rtl w:val="0"/>
        </w:rPr>
        <w:tab/>
        <w:tab/>
        <w:t xml:space="preserve">Japanese speech quirks:</w:t>
      </w:r>
    </w:p>
    <w:p w:rsidR="00000000" w:rsidDel="00000000" w:rsidP="00000000" w:rsidRDefault="00000000" w:rsidRPr="00000000" w14:paraId="00000B8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8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B">
      <w:pPr>
        <w:ind w:left="1440" w:firstLine="0"/>
        <w:rPr/>
      </w:pPr>
      <w:r w:rsidDel="00000000" w:rsidR="00000000" w:rsidRPr="00000000">
        <w:rPr>
          <w:rtl w:val="0"/>
        </w:rPr>
        <w:t xml:space="preserve">English speech quirks:</w:t>
      </w:r>
    </w:p>
    <w:p w:rsidR="00000000" w:rsidDel="00000000" w:rsidP="00000000" w:rsidRDefault="00000000" w:rsidRPr="00000000" w14:paraId="00000B8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8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8E">
      <w:pPr>
        <w:ind w:left="1440" w:firstLine="0"/>
        <w:rPr/>
      </w:pPr>
      <w:r w:rsidDel="00000000" w:rsidR="00000000" w:rsidRPr="00000000">
        <w:rPr>
          <w:rtl w:val="0"/>
        </w:rPr>
        <w:t xml:space="preserve">Notes:</w:t>
      </w:r>
    </w:p>
    <w:p w:rsidR="00000000" w:rsidDel="00000000" w:rsidP="00000000" w:rsidRDefault="00000000" w:rsidRPr="00000000" w14:paraId="00000B8F">
      <w:pPr>
        <w:numPr>
          <w:ilvl w:val="0"/>
          <w:numId w:val="5"/>
        </w:numPr>
        <w:ind w:left="2520" w:hanging="360"/>
      </w:pPr>
      <w:sdt>
        <w:sdtPr>
          <w:tag w:val="goog_rdk_848"/>
        </w:sdtPr>
        <w:sdtContent>
          <w:r w:rsidDel="00000000" w:rsidR="00000000" w:rsidRPr="00000000">
            <w:rPr>
              <w:rFonts w:ascii="Arial Unicode MS" w:cs="Arial Unicode MS" w:eastAsia="Arial Unicode MS" w:hAnsi="Arial Unicode MS"/>
              <w:rtl w:val="0"/>
            </w:rPr>
            <w:t xml:space="preserve">Also called “ジュース” (translated as “Juice”) by some characters (Beatrice, Emilia, Fortuna)</w:t>
          </w:r>
        </w:sdtContent>
      </w:sdt>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pStyle w:val="Heading4"/>
        <w:rPr/>
      </w:pPr>
      <w:bookmarkStart w:colFirst="0" w:colLast="0" w:name="_heading=h.8s7vky9cnncg" w:id="148"/>
      <w:bookmarkEnd w:id="148"/>
      <w:r w:rsidDel="00000000" w:rsidR="00000000" w:rsidRPr="00000000">
        <w:rPr>
          <w:rtl w:val="0"/>
        </w:rPr>
        <w:t xml:space="preserve">Regulus Corneas (WIP)</w:t>
      </w:r>
    </w:p>
    <w:p w:rsidR="00000000" w:rsidDel="00000000" w:rsidP="00000000" w:rsidRDefault="00000000" w:rsidRPr="00000000" w14:paraId="00000B92">
      <w:pPr>
        <w:rPr/>
      </w:pPr>
      <w:r w:rsidDel="00000000" w:rsidR="00000000" w:rsidRPr="00000000">
        <w:rPr>
          <w:rtl w:val="0"/>
        </w:rPr>
        <w:tab/>
        <w:tab/>
        <w:t xml:space="preserve">Name in Japanese:</w:t>
      </w:r>
    </w:p>
    <w:p w:rsidR="00000000" w:rsidDel="00000000" w:rsidP="00000000" w:rsidRDefault="00000000" w:rsidRPr="00000000" w14:paraId="00000B93">
      <w:pPr>
        <w:rPr/>
      </w:pPr>
      <w:r w:rsidDel="00000000" w:rsidR="00000000" w:rsidRPr="00000000">
        <w:rPr>
          <w:rtl w:val="0"/>
        </w:rPr>
        <w:tab/>
        <w:tab/>
        <w:t xml:space="preserve">Japanese speech quirks:</w:t>
      </w:r>
    </w:p>
    <w:p w:rsidR="00000000" w:rsidDel="00000000" w:rsidP="00000000" w:rsidRDefault="00000000" w:rsidRPr="00000000" w14:paraId="00000B9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9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6">
      <w:pPr>
        <w:ind w:left="1440" w:firstLine="0"/>
        <w:rPr/>
      </w:pPr>
      <w:r w:rsidDel="00000000" w:rsidR="00000000" w:rsidRPr="00000000">
        <w:rPr>
          <w:rtl w:val="0"/>
        </w:rPr>
        <w:t xml:space="preserve">English speech quirks:</w:t>
      </w:r>
    </w:p>
    <w:p w:rsidR="00000000" w:rsidDel="00000000" w:rsidP="00000000" w:rsidRDefault="00000000" w:rsidRPr="00000000" w14:paraId="00000B9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9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99">
      <w:pPr>
        <w:ind w:left="1440" w:firstLine="0"/>
        <w:rPr/>
      </w:pPr>
      <w:r w:rsidDel="00000000" w:rsidR="00000000" w:rsidRPr="00000000">
        <w:rPr>
          <w:rtl w:val="0"/>
        </w:rPr>
        <w:t xml:space="preserve">Notes:</w:t>
      </w:r>
    </w:p>
    <w:p w:rsidR="00000000" w:rsidDel="00000000" w:rsidP="00000000" w:rsidRDefault="00000000" w:rsidRPr="00000000" w14:paraId="00000B9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pStyle w:val="Heading4"/>
        <w:rPr/>
      </w:pPr>
      <w:bookmarkStart w:colFirst="0" w:colLast="0" w:name="_heading=h.cjidyqiljrni" w:id="149"/>
      <w:bookmarkEnd w:id="149"/>
      <w:r w:rsidDel="00000000" w:rsidR="00000000" w:rsidRPr="00000000">
        <w:rPr>
          <w:rtl w:val="0"/>
        </w:rPr>
        <w:t xml:space="preserve">Roy Alphard (WIP)</w:t>
      </w:r>
    </w:p>
    <w:p w:rsidR="00000000" w:rsidDel="00000000" w:rsidP="00000000" w:rsidRDefault="00000000" w:rsidRPr="00000000" w14:paraId="00000B9D">
      <w:pPr>
        <w:rPr/>
      </w:pPr>
      <w:r w:rsidDel="00000000" w:rsidR="00000000" w:rsidRPr="00000000">
        <w:rPr>
          <w:rtl w:val="0"/>
        </w:rPr>
        <w:tab/>
        <w:tab/>
        <w:t xml:space="preserve">Name in Japanese:</w:t>
      </w:r>
    </w:p>
    <w:p w:rsidR="00000000" w:rsidDel="00000000" w:rsidP="00000000" w:rsidRDefault="00000000" w:rsidRPr="00000000" w14:paraId="00000B9E">
      <w:pPr>
        <w:rPr/>
      </w:pPr>
      <w:r w:rsidDel="00000000" w:rsidR="00000000" w:rsidRPr="00000000">
        <w:rPr>
          <w:rtl w:val="0"/>
        </w:rPr>
        <w:tab/>
        <w:tab/>
        <w:t xml:space="preserve">Japanese speech quirks:</w:t>
      </w:r>
    </w:p>
    <w:p w:rsidR="00000000" w:rsidDel="00000000" w:rsidP="00000000" w:rsidRDefault="00000000" w:rsidRPr="00000000" w14:paraId="00000B9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A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1">
      <w:pPr>
        <w:ind w:left="1440" w:firstLine="0"/>
        <w:rPr/>
      </w:pPr>
      <w:r w:rsidDel="00000000" w:rsidR="00000000" w:rsidRPr="00000000">
        <w:rPr>
          <w:rtl w:val="0"/>
        </w:rPr>
        <w:t xml:space="preserve">English speech quirks:</w:t>
      </w:r>
    </w:p>
    <w:p w:rsidR="00000000" w:rsidDel="00000000" w:rsidP="00000000" w:rsidRDefault="00000000" w:rsidRPr="00000000" w14:paraId="00000BA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A4">
      <w:pPr>
        <w:ind w:left="1440" w:firstLine="0"/>
        <w:rPr/>
      </w:pPr>
      <w:r w:rsidDel="00000000" w:rsidR="00000000" w:rsidRPr="00000000">
        <w:rPr>
          <w:rtl w:val="0"/>
        </w:rPr>
        <w:t xml:space="preserve">Notes:</w:t>
      </w:r>
    </w:p>
    <w:p w:rsidR="00000000" w:rsidDel="00000000" w:rsidP="00000000" w:rsidRDefault="00000000" w:rsidRPr="00000000" w14:paraId="00000BA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A6">
      <w:pPr>
        <w:rPr/>
      </w:pPr>
      <w:r w:rsidDel="00000000" w:rsidR="00000000" w:rsidRPr="00000000">
        <w:rPr>
          <w:rtl w:val="0"/>
        </w:rPr>
      </w:r>
    </w:p>
    <w:p w:rsidR="00000000" w:rsidDel="00000000" w:rsidP="00000000" w:rsidRDefault="00000000" w:rsidRPr="00000000" w14:paraId="00000BA7">
      <w:pPr>
        <w:pStyle w:val="Heading4"/>
        <w:rPr/>
      </w:pPr>
      <w:bookmarkStart w:colFirst="0" w:colLast="0" w:name="_heading=h.taxslo2npp0i" w:id="150"/>
      <w:bookmarkEnd w:id="150"/>
      <w:r w:rsidDel="00000000" w:rsidR="00000000" w:rsidRPr="00000000">
        <w:rPr>
          <w:rtl w:val="0"/>
        </w:rPr>
        <w:t xml:space="preserve">Sirius Romanée-Conti (WIP)</w:t>
      </w:r>
    </w:p>
    <w:p w:rsidR="00000000" w:rsidDel="00000000" w:rsidP="00000000" w:rsidRDefault="00000000" w:rsidRPr="00000000" w14:paraId="00000BA8">
      <w:pPr>
        <w:rPr/>
      </w:pPr>
      <w:r w:rsidDel="00000000" w:rsidR="00000000" w:rsidRPr="00000000">
        <w:rPr>
          <w:rtl w:val="0"/>
        </w:rPr>
        <w:tab/>
        <w:tab/>
        <w:t xml:space="preserve">Name in Japanese:</w:t>
      </w:r>
    </w:p>
    <w:p w:rsidR="00000000" w:rsidDel="00000000" w:rsidP="00000000" w:rsidRDefault="00000000" w:rsidRPr="00000000" w14:paraId="00000BA9">
      <w:pPr>
        <w:rPr/>
      </w:pPr>
      <w:r w:rsidDel="00000000" w:rsidR="00000000" w:rsidRPr="00000000">
        <w:rPr>
          <w:rtl w:val="0"/>
        </w:rPr>
        <w:tab/>
        <w:tab/>
        <w:t xml:space="preserve">Japanese speech quirks:</w:t>
      </w:r>
    </w:p>
    <w:p w:rsidR="00000000" w:rsidDel="00000000" w:rsidP="00000000" w:rsidRDefault="00000000" w:rsidRPr="00000000" w14:paraId="00000BA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A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C">
      <w:pPr>
        <w:ind w:left="1440" w:firstLine="0"/>
        <w:rPr/>
      </w:pPr>
      <w:r w:rsidDel="00000000" w:rsidR="00000000" w:rsidRPr="00000000">
        <w:rPr>
          <w:rtl w:val="0"/>
        </w:rPr>
        <w:t xml:space="preserve">English speech quirks:</w:t>
      </w:r>
    </w:p>
    <w:p w:rsidR="00000000" w:rsidDel="00000000" w:rsidP="00000000" w:rsidRDefault="00000000" w:rsidRPr="00000000" w14:paraId="00000BA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A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AF">
      <w:pPr>
        <w:ind w:left="1440" w:firstLine="0"/>
        <w:rPr/>
      </w:pPr>
      <w:r w:rsidDel="00000000" w:rsidR="00000000" w:rsidRPr="00000000">
        <w:rPr>
          <w:rtl w:val="0"/>
        </w:rPr>
        <w:t xml:space="preserve">Notes:</w:t>
      </w:r>
    </w:p>
    <w:p w:rsidR="00000000" w:rsidDel="00000000" w:rsidP="00000000" w:rsidRDefault="00000000" w:rsidRPr="00000000" w14:paraId="00000BB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r w:rsidDel="00000000" w:rsidR="00000000" w:rsidRPr="00000000">
        <w:rPr>
          <w:rtl w:val="0"/>
        </w:rPr>
      </w:r>
    </w:p>
    <w:p w:rsidR="00000000" w:rsidDel="00000000" w:rsidP="00000000" w:rsidRDefault="00000000" w:rsidRPr="00000000" w14:paraId="00000BB3">
      <w:pPr>
        <w:pStyle w:val="Heading3"/>
        <w:rPr/>
      </w:pPr>
      <w:bookmarkStart w:colFirst="0" w:colLast="0" w:name="_heading=h.x75fu51qw27i" w:id="151"/>
      <w:bookmarkEnd w:id="151"/>
      <w:r w:rsidDel="00000000" w:rsidR="00000000" w:rsidRPr="00000000">
        <w:rPr>
          <w:rtl w:val="0"/>
        </w:rPr>
        <w:t xml:space="preserve">Witches of Sin</w:t>
      </w:r>
    </w:p>
    <w:p w:rsidR="00000000" w:rsidDel="00000000" w:rsidP="00000000" w:rsidRDefault="00000000" w:rsidRPr="00000000" w14:paraId="00000BB4">
      <w:pPr>
        <w:rPr/>
      </w:pPr>
      <w:r w:rsidDel="00000000" w:rsidR="00000000" w:rsidRPr="00000000">
        <w:rPr>
          <w:rtl w:val="0"/>
        </w:rPr>
      </w:r>
    </w:p>
    <w:p w:rsidR="00000000" w:rsidDel="00000000" w:rsidP="00000000" w:rsidRDefault="00000000" w:rsidRPr="00000000" w14:paraId="00000BB5">
      <w:pPr>
        <w:pStyle w:val="Heading4"/>
        <w:rPr/>
      </w:pPr>
      <w:bookmarkStart w:colFirst="0" w:colLast="0" w:name="_heading=h.35q029grp719" w:id="152"/>
      <w:bookmarkEnd w:id="152"/>
      <w:r w:rsidDel="00000000" w:rsidR="00000000" w:rsidRPr="00000000">
        <w:rPr>
          <w:rtl w:val="0"/>
        </w:rPr>
        <w:t xml:space="preserve">Carmilla (WIP)</w:t>
      </w:r>
    </w:p>
    <w:p w:rsidR="00000000" w:rsidDel="00000000" w:rsidP="00000000" w:rsidRDefault="00000000" w:rsidRPr="00000000" w14:paraId="00000BB6">
      <w:pPr>
        <w:rPr/>
      </w:pPr>
      <w:r w:rsidDel="00000000" w:rsidR="00000000" w:rsidRPr="00000000">
        <w:rPr>
          <w:rtl w:val="0"/>
        </w:rPr>
        <w:tab/>
        <w:tab/>
        <w:t xml:space="preserve">Name in Japanese:</w:t>
      </w:r>
    </w:p>
    <w:p w:rsidR="00000000" w:rsidDel="00000000" w:rsidP="00000000" w:rsidRDefault="00000000" w:rsidRPr="00000000" w14:paraId="00000BB7">
      <w:pPr>
        <w:rPr/>
      </w:pPr>
      <w:r w:rsidDel="00000000" w:rsidR="00000000" w:rsidRPr="00000000">
        <w:rPr>
          <w:rtl w:val="0"/>
        </w:rPr>
        <w:tab/>
        <w:tab/>
        <w:t xml:space="preserve">Japanese speech quirks:</w:t>
      </w:r>
    </w:p>
    <w:p w:rsidR="00000000" w:rsidDel="00000000" w:rsidP="00000000" w:rsidRDefault="00000000" w:rsidRPr="00000000" w14:paraId="00000BB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B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BA">
      <w:pPr>
        <w:ind w:left="1440" w:firstLine="0"/>
        <w:rPr/>
      </w:pPr>
      <w:r w:rsidDel="00000000" w:rsidR="00000000" w:rsidRPr="00000000">
        <w:rPr>
          <w:rtl w:val="0"/>
        </w:rPr>
        <w:t xml:space="preserve">English speech quirks:</w:t>
      </w:r>
    </w:p>
    <w:p w:rsidR="00000000" w:rsidDel="00000000" w:rsidP="00000000" w:rsidRDefault="00000000" w:rsidRPr="00000000" w14:paraId="00000BB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B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BD">
      <w:pPr>
        <w:ind w:left="1440" w:firstLine="0"/>
        <w:rPr/>
      </w:pPr>
      <w:r w:rsidDel="00000000" w:rsidR="00000000" w:rsidRPr="00000000">
        <w:rPr>
          <w:rtl w:val="0"/>
        </w:rPr>
        <w:t xml:space="preserve">Notes:</w:t>
      </w:r>
    </w:p>
    <w:p w:rsidR="00000000" w:rsidDel="00000000" w:rsidP="00000000" w:rsidRDefault="00000000" w:rsidRPr="00000000" w14:paraId="00000BB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pStyle w:val="Heading4"/>
        <w:rPr/>
      </w:pPr>
      <w:bookmarkStart w:colFirst="0" w:colLast="0" w:name="_heading=h.vm5odl10hizy" w:id="153"/>
      <w:bookmarkEnd w:id="153"/>
      <w:r w:rsidDel="00000000" w:rsidR="00000000" w:rsidRPr="00000000">
        <w:rPr>
          <w:rtl w:val="0"/>
        </w:rPr>
        <w:t xml:space="preserve">Daphne (WIP)</w:t>
      </w:r>
    </w:p>
    <w:p w:rsidR="00000000" w:rsidDel="00000000" w:rsidP="00000000" w:rsidRDefault="00000000" w:rsidRPr="00000000" w14:paraId="00000BC1">
      <w:pPr>
        <w:rPr/>
      </w:pPr>
      <w:r w:rsidDel="00000000" w:rsidR="00000000" w:rsidRPr="00000000">
        <w:rPr>
          <w:rtl w:val="0"/>
        </w:rPr>
        <w:tab/>
        <w:tab/>
        <w:t xml:space="preserve">Name in Japanese:</w:t>
      </w:r>
    </w:p>
    <w:p w:rsidR="00000000" w:rsidDel="00000000" w:rsidP="00000000" w:rsidRDefault="00000000" w:rsidRPr="00000000" w14:paraId="00000BC2">
      <w:pPr>
        <w:rPr/>
      </w:pPr>
      <w:r w:rsidDel="00000000" w:rsidR="00000000" w:rsidRPr="00000000">
        <w:rPr>
          <w:rtl w:val="0"/>
        </w:rPr>
        <w:tab/>
        <w:tab/>
        <w:t xml:space="preserve">Japanese speech quirks:</w:t>
      </w:r>
    </w:p>
    <w:p w:rsidR="00000000" w:rsidDel="00000000" w:rsidP="00000000" w:rsidRDefault="00000000" w:rsidRPr="00000000" w14:paraId="00000BC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C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5">
      <w:pPr>
        <w:ind w:left="1440" w:firstLine="0"/>
        <w:rPr/>
      </w:pPr>
      <w:r w:rsidDel="00000000" w:rsidR="00000000" w:rsidRPr="00000000">
        <w:rPr>
          <w:rtl w:val="0"/>
        </w:rPr>
        <w:t xml:space="preserve">English speech quirks:</w:t>
      </w:r>
    </w:p>
    <w:p w:rsidR="00000000" w:rsidDel="00000000" w:rsidP="00000000" w:rsidRDefault="00000000" w:rsidRPr="00000000" w14:paraId="00000BC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C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C8">
      <w:pPr>
        <w:ind w:left="1440" w:firstLine="0"/>
        <w:rPr/>
      </w:pPr>
      <w:r w:rsidDel="00000000" w:rsidR="00000000" w:rsidRPr="00000000">
        <w:rPr>
          <w:rtl w:val="0"/>
        </w:rPr>
        <w:t xml:space="preserve">Notes:</w:t>
      </w:r>
    </w:p>
    <w:p w:rsidR="00000000" w:rsidDel="00000000" w:rsidP="00000000" w:rsidRDefault="00000000" w:rsidRPr="00000000" w14:paraId="00000BC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pStyle w:val="Heading4"/>
        <w:rPr/>
      </w:pPr>
      <w:bookmarkStart w:colFirst="0" w:colLast="0" w:name="_heading=h.udgo5pt1w5cq" w:id="154"/>
      <w:bookmarkEnd w:id="154"/>
      <w:r w:rsidDel="00000000" w:rsidR="00000000" w:rsidRPr="00000000">
        <w:rPr>
          <w:rtl w:val="0"/>
        </w:rPr>
        <w:t xml:space="preserve">Echidna (WIP)</w:t>
      </w:r>
    </w:p>
    <w:p w:rsidR="00000000" w:rsidDel="00000000" w:rsidP="00000000" w:rsidRDefault="00000000" w:rsidRPr="00000000" w14:paraId="00000BCC">
      <w:pPr>
        <w:rPr/>
      </w:pPr>
      <w:r w:rsidDel="00000000" w:rsidR="00000000" w:rsidRPr="00000000">
        <w:rPr>
          <w:rtl w:val="0"/>
        </w:rPr>
        <w:tab/>
        <w:tab/>
        <w:t xml:space="preserve">Name in Japanese:</w:t>
      </w:r>
    </w:p>
    <w:p w:rsidR="00000000" w:rsidDel="00000000" w:rsidP="00000000" w:rsidRDefault="00000000" w:rsidRPr="00000000" w14:paraId="00000BCD">
      <w:pPr>
        <w:rPr/>
      </w:pPr>
      <w:r w:rsidDel="00000000" w:rsidR="00000000" w:rsidRPr="00000000">
        <w:rPr>
          <w:rtl w:val="0"/>
        </w:rPr>
        <w:tab/>
        <w:tab/>
        <w:t xml:space="preserve">Japanese speech quirks:</w:t>
      </w:r>
    </w:p>
    <w:p w:rsidR="00000000" w:rsidDel="00000000" w:rsidP="00000000" w:rsidRDefault="00000000" w:rsidRPr="00000000" w14:paraId="00000BC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C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0">
      <w:pPr>
        <w:ind w:left="1440" w:firstLine="0"/>
        <w:rPr/>
      </w:pPr>
      <w:r w:rsidDel="00000000" w:rsidR="00000000" w:rsidRPr="00000000">
        <w:rPr>
          <w:rtl w:val="0"/>
        </w:rPr>
        <w:t xml:space="preserve">English speech quirks:</w:t>
      </w:r>
    </w:p>
    <w:p w:rsidR="00000000" w:rsidDel="00000000" w:rsidP="00000000" w:rsidRDefault="00000000" w:rsidRPr="00000000" w14:paraId="00000BD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D3">
      <w:pPr>
        <w:ind w:left="1440" w:firstLine="0"/>
        <w:rPr/>
      </w:pPr>
      <w:r w:rsidDel="00000000" w:rsidR="00000000" w:rsidRPr="00000000">
        <w:rPr>
          <w:rtl w:val="0"/>
        </w:rPr>
        <w:t xml:space="preserve">Notes:</w:t>
      </w:r>
    </w:p>
    <w:p w:rsidR="00000000" w:rsidDel="00000000" w:rsidP="00000000" w:rsidRDefault="00000000" w:rsidRPr="00000000" w14:paraId="00000BD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D5">
      <w:pPr>
        <w:rPr/>
      </w:pPr>
      <w:r w:rsidDel="00000000" w:rsidR="00000000" w:rsidRPr="00000000">
        <w:rPr>
          <w:rtl w:val="0"/>
        </w:rPr>
      </w:r>
    </w:p>
    <w:p w:rsidR="00000000" w:rsidDel="00000000" w:rsidP="00000000" w:rsidRDefault="00000000" w:rsidRPr="00000000" w14:paraId="00000BD6">
      <w:pPr>
        <w:pStyle w:val="Heading4"/>
        <w:rPr/>
      </w:pPr>
      <w:bookmarkStart w:colFirst="0" w:colLast="0" w:name="_heading=h.lptg4e6utocu" w:id="155"/>
      <w:bookmarkEnd w:id="155"/>
      <w:r w:rsidDel="00000000" w:rsidR="00000000" w:rsidRPr="00000000">
        <w:rPr>
          <w:rtl w:val="0"/>
        </w:rPr>
        <w:t xml:space="preserve">Hector (WIP)</w:t>
      </w:r>
    </w:p>
    <w:p w:rsidR="00000000" w:rsidDel="00000000" w:rsidP="00000000" w:rsidRDefault="00000000" w:rsidRPr="00000000" w14:paraId="00000BD7">
      <w:pPr>
        <w:rPr/>
      </w:pPr>
      <w:r w:rsidDel="00000000" w:rsidR="00000000" w:rsidRPr="00000000">
        <w:rPr>
          <w:rtl w:val="0"/>
        </w:rPr>
        <w:tab/>
        <w:tab/>
        <w:t xml:space="preserve">Name in Japanese:</w:t>
      </w:r>
    </w:p>
    <w:p w:rsidR="00000000" w:rsidDel="00000000" w:rsidP="00000000" w:rsidRDefault="00000000" w:rsidRPr="00000000" w14:paraId="00000BD8">
      <w:pPr>
        <w:rPr/>
      </w:pPr>
      <w:r w:rsidDel="00000000" w:rsidR="00000000" w:rsidRPr="00000000">
        <w:rPr>
          <w:rtl w:val="0"/>
        </w:rPr>
        <w:tab/>
        <w:tab/>
        <w:t xml:space="preserve">Japanese speech quirks:</w:t>
      </w:r>
    </w:p>
    <w:p w:rsidR="00000000" w:rsidDel="00000000" w:rsidP="00000000" w:rsidRDefault="00000000" w:rsidRPr="00000000" w14:paraId="00000BD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D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B">
      <w:pPr>
        <w:ind w:left="1440" w:firstLine="0"/>
        <w:rPr/>
      </w:pPr>
      <w:r w:rsidDel="00000000" w:rsidR="00000000" w:rsidRPr="00000000">
        <w:rPr>
          <w:rtl w:val="0"/>
        </w:rPr>
        <w:t xml:space="preserve">English speech quirks:</w:t>
      </w:r>
    </w:p>
    <w:p w:rsidR="00000000" w:rsidDel="00000000" w:rsidP="00000000" w:rsidRDefault="00000000" w:rsidRPr="00000000" w14:paraId="00000BD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D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DE">
      <w:pPr>
        <w:ind w:left="1440" w:firstLine="0"/>
        <w:rPr/>
      </w:pPr>
      <w:r w:rsidDel="00000000" w:rsidR="00000000" w:rsidRPr="00000000">
        <w:rPr>
          <w:rtl w:val="0"/>
        </w:rPr>
        <w:t xml:space="preserve">Notes:</w:t>
      </w:r>
    </w:p>
    <w:p w:rsidR="00000000" w:rsidDel="00000000" w:rsidP="00000000" w:rsidRDefault="00000000" w:rsidRPr="00000000" w14:paraId="00000BD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E0">
      <w:pPr>
        <w:rPr/>
      </w:pPr>
      <w:r w:rsidDel="00000000" w:rsidR="00000000" w:rsidRPr="00000000">
        <w:rPr>
          <w:rtl w:val="0"/>
        </w:rPr>
      </w:r>
    </w:p>
    <w:p w:rsidR="00000000" w:rsidDel="00000000" w:rsidP="00000000" w:rsidRDefault="00000000" w:rsidRPr="00000000" w14:paraId="00000BE1">
      <w:pPr>
        <w:pStyle w:val="Heading4"/>
        <w:rPr/>
      </w:pPr>
      <w:bookmarkStart w:colFirst="0" w:colLast="0" w:name="_heading=h.955gbo1kmjh" w:id="156"/>
      <w:bookmarkEnd w:id="156"/>
      <w:r w:rsidDel="00000000" w:rsidR="00000000" w:rsidRPr="00000000">
        <w:rPr>
          <w:rtl w:val="0"/>
        </w:rPr>
        <w:t xml:space="preserve">Minerva (WIP)</w:t>
      </w:r>
    </w:p>
    <w:p w:rsidR="00000000" w:rsidDel="00000000" w:rsidP="00000000" w:rsidRDefault="00000000" w:rsidRPr="00000000" w14:paraId="00000BE2">
      <w:pPr>
        <w:rPr/>
      </w:pPr>
      <w:r w:rsidDel="00000000" w:rsidR="00000000" w:rsidRPr="00000000">
        <w:rPr>
          <w:rtl w:val="0"/>
        </w:rPr>
        <w:tab/>
        <w:tab/>
        <w:t xml:space="preserve">Name in Japanese:</w:t>
      </w:r>
    </w:p>
    <w:p w:rsidR="00000000" w:rsidDel="00000000" w:rsidP="00000000" w:rsidRDefault="00000000" w:rsidRPr="00000000" w14:paraId="00000BE3">
      <w:pPr>
        <w:rPr/>
      </w:pPr>
      <w:r w:rsidDel="00000000" w:rsidR="00000000" w:rsidRPr="00000000">
        <w:rPr>
          <w:rtl w:val="0"/>
        </w:rPr>
        <w:tab/>
        <w:tab/>
        <w:t xml:space="preserve">Japanese speech quirks:</w:t>
      </w:r>
    </w:p>
    <w:p w:rsidR="00000000" w:rsidDel="00000000" w:rsidP="00000000" w:rsidRDefault="00000000" w:rsidRPr="00000000" w14:paraId="00000BE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E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6">
      <w:pPr>
        <w:ind w:left="1440" w:firstLine="0"/>
        <w:rPr/>
      </w:pPr>
      <w:r w:rsidDel="00000000" w:rsidR="00000000" w:rsidRPr="00000000">
        <w:rPr>
          <w:rtl w:val="0"/>
        </w:rPr>
        <w:t xml:space="preserve">English speech quirks:</w:t>
      </w:r>
    </w:p>
    <w:p w:rsidR="00000000" w:rsidDel="00000000" w:rsidP="00000000" w:rsidRDefault="00000000" w:rsidRPr="00000000" w14:paraId="00000BE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E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E9">
      <w:pPr>
        <w:ind w:left="1440" w:firstLine="0"/>
        <w:rPr/>
      </w:pPr>
      <w:r w:rsidDel="00000000" w:rsidR="00000000" w:rsidRPr="00000000">
        <w:rPr>
          <w:rtl w:val="0"/>
        </w:rPr>
        <w:t xml:space="preserve">Notes:</w:t>
      </w:r>
    </w:p>
    <w:p w:rsidR="00000000" w:rsidDel="00000000" w:rsidP="00000000" w:rsidRDefault="00000000" w:rsidRPr="00000000" w14:paraId="00000BEA">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pStyle w:val="Heading4"/>
        <w:rPr/>
      </w:pPr>
      <w:bookmarkStart w:colFirst="0" w:colLast="0" w:name="_heading=h.nkpw053ndbw9" w:id="157"/>
      <w:bookmarkEnd w:id="157"/>
      <w:r w:rsidDel="00000000" w:rsidR="00000000" w:rsidRPr="00000000">
        <w:rPr>
          <w:rtl w:val="0"/>
        </w:rPr>
        <w:t xml:space="preserve">Pandora (WIP)</w:t>
      </w:r>
    </w:p>
    <w:p w:rsidR="00000000" w:rsidDel="00000000" w:rsidP="00000000" w:rsidRDefault="00000000" w:rsidRPr="00000000" w14:paraId="00000BED">
      <w:pPr>
        <w:rPr/>
      </w:pPr>
      <w:r w:rsidDel="00000000" w:rsidR="00000000" w:rsidRPr="00000000">
        <w:rPr>
          <w:rtl w:val="0"/>
        </w:rPr>
        <w:tab/>
        <w:tab/>
        <w:t xml:space="preserve">Name in Japanese:</w:t>
      </w:r>
    </w:p>
    <w:p w:rsidR="00000000" w:rsidDel="00000000" w:rsidP="00000000" w:rsidRDefault="00000000" w:rsidRPr="00000000" w14:paraId="00000BEE">
      <w:pPr>
        <w:rPr/>
      </w:pPr>
      <w:r w:rsidDel="00000000" w:rsidR="00000000" w:rsidRPr="00000000">
        <w:rPr>
          <w:rtl w:val="0"/>
        </w:rPr>
        <w:tab/>
        <w:tab/>
        <w:t xml:space="preserve">Japanese speech quirks:</w:t>
      </w:r>
    </w:p>
    <w:p w:rsidR="00000000" w:rsidDel="00000000" w:rsidP="00000000" w:rsidRDefault="00000000" w:rsidRPr="00000000" w14:paraId="00000BEF">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F0">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1">
      <w:pPr>
        <w:ind w:left="1440" w:firstLine="0"/>
        <w:rPr/>
      </w:pPr>
      <w:r w:rsidDel="00000000" w:rsidR="00000000" w:rsidRPr="00000000">
        <w:rPr>
          <w:rtl w:val="0"/>
        </w:rPr>
        <w:t xml:space="preserve">English speech quirks:</w:t>
      </w:r>
    </w:p>
    <w:p w:rsidR="00000000" w:rsidDel="00000000" w:rsidP="00000000" w:rsidRDefault="00000000" w:rsidRPr="00000000" w14:paraId="00000BF2">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3">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F4">
      <w:pPr>
        <w:ind w:left="1440" w:firstLine="0"/>
        <w:rPr/>
      </w:pPr>
      <w:r w:rsidDel="00000000" w:rsidR="00000000" w:rsidRPr="00000000">
        <w:rPr>
          <w:rtl w:val="0"/>
        </w:rPr>
        <w:t xml:space="preserve">Notes:</w:t>
      </w:r>
    </w:p>
    <w:p w:rsidR="00000000" w:rsidDel="00000000" w:rsidP="00000000" w:rsidRDefault="00000000" w:rsidRPr="00000000" w14:paraId="00000BF5">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pStyle w:val="Heading4"/>
        <w:rPr/>
      </w:pPr>
      <w:bookmarkStart w:colFirst="0" w:colLast="0" w:name="_heading=h.uffem3u0yj13" w:id="158"/>
      <w:bookmarkEnd w:id="158"/>
      <w:r w:rsidDel="00000000" w:rsidR="00000000" w:rsidRPr="00000000">
        <w:rPr>
          <w:rtl w:val="0"/>
        </w:rPr>
        <w:t xml:space="preserve">Satella (WIP)</w:t>
      </w:r>
    </w:p>
    <w:p w:rsidR="00000000" w:rsidDel="00000000" w:rsidP="00000000" w:rsidRDefault="00000000" w:rsidRPr="00000000" w14:paraId="00000BF8">
      <w:pPr>
        <w:rPr/>
      </w:pPr>
      <w:r w:rsidDel="00000000" w:rsidR="00000000" w:rsidRPr="00000000">
        <w:rPr>
          <w:rtl w:val="0"/>
        </w:rPr>
        <w:tab/>
        <w:tab/>
        <w:t xml:space="preserve">Name in Japanese:</w:t>
      </w:r>
    </w:p>
    <w:p w:rsidR="00000000" w:rsidDel="00000000" w:rsidP="00000000" w:rsidRDefault="00000000" w:rsidRPr="00000000" w14:paraId="00000BF9">
      <w:pPr>
        <w:rPr/>
      </w:pPr>
      <w:r w:rsidDel="00000000" w:rsidR="00000000" w:rsidRPr="00000000">
        <w:rPr>
          <w:rtl w:val="0"/>
        </w:rPr>
        <w:tab/>
        <w:tab/>
        <w:t xml:space="preserve">Japanese speech quirks:</w:t>
      </w:r>
    </w:p>
    <w:p w:rsidR="00000000" w:rsidDel="00000000" w:rsidP="00000000" w:rsidRDefault="00000000" w:rsidRPr="00000000" w14:paraId="00000BFA">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BF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C">
      <w:pPr>
        <w:ind w:left="1440" w:firstLine="0"/>
        <w:rPr/>
      </w:pPr>
      <w:r w:rsidDel="00000000" w:rsidR="00000000" w:rsidRPr="00000000">
        <w:rPr>
          <w:rtl w:val="0"/>
        </w:rPr>
        <w:t xml:space="preserve">English speech quirks:</w:t>
      </w:r>
    </w:p>
    <w:p w:rsidR="00000000" w:rsidDel="00000000" w:rsidP="00000000" w:rsidRDefault="00000000" w:rsidRPr="00000000" w14:paraId="00000BFD">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BFE">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BFF">
      <w:pPr>
        <w:ind w:left="1440" w:firstLine="0"/>
        <w:rPr/>
      </w:pPr>
      <w:r w:rsidDel="00000000" w:rsidR="00000000" w:rsidRPr="00000000">
        <w:rPr>
          <w:rtl w:val="0"/>
        </w:rPr>
        <w:t xml:space="preserve">Notes:</w:t>
      </w:r>
    </w:p>
    <w:p w:rsidR="00000000" w:rsidDel="00000000" w:rsidP="00000000" w:rsidRDefault="00000000" w:rsidRPr="00000000" w14:paraId="00000C00">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01">
      <w:pPr>
        <w:rPr/>
      </w:pPr>
      <w:r w:rsidDel="00000000" w:rsidR="00000000" w:rsidRPr="00000000">
        <w:rPr>
          <w:rtl w:val="0"/>
        </w:rPr>
      </w:r>
    </w:p>
    <w:p w:rsidR="00000000" w:rsidDel="00000000" w:rsidP="00000000" w:rsidRDefault="00000000" w:rsidRPr="00000000" w14:paraId="00000C02">
      <w:pPr>
        <w:pStyle w:val="Heading4"/>
        <w:rPr/>
      </w:pPr>
      <w:bookmarkStart w:colFirst="0" w:colLast="0" w:name="_heading=h.3hhp9yc3q57p" w:id="159"/>
      <w:bookmarkEnd w:id="159"/>
      <w:r w:rsidDel="00000000" w:rsidR="00000000" w:rsidRPr="00000000">
        <w:rPr>
          <w:rtl w:val="0"/>
        </w:rPr>
        <w:t xml:space="preserve">Sekhmet (WIP)</w:t>
      </w:r>
    </w:p>
    <w:p w:rsidR="00000000" w:rsidDel="00000000" w:rsidP="00000000" w:rsidRDefault="00000000" w:rsidRPr="00000000" w14:paraId="00000C03">
      <w:pPr>
        <w:rPr/>
      </w:pPr>
      <w:r w:rsidDel="00000000" w:rsidR="00000000" w:rsidRPr="00000000">
        <w:rPr>
          <w:rtl w:val="0"/>
        </w:rPr>
        <w:tab/>
        <w:tab/>
        <w:t xml:space="preserve">Name in Japanese:</w:t>
      </w:r>
    </w:p>
    <w:p w:rsidR="00000000" w:rsidDel="00000000" w:rsidP="00000000" w:rsidRDefault="00000000" w:rsidRPr="00000000" w14:paraId="00000C04">
      <w:pPr>
        <w:rPr/>
      </w:pPr>
      <w:r w:rsidDel="00000000" w:rsidR="00000000" w:rsidRPr="00000000">
        <w:rPr>
          <w:rtl w:val="0"/>
        </w:rPr>
        <w:tab/>
        <w:tab/>
        <w:t xml:space="preserve">Japanese speech quirks:</w:t>
      </w:r>
    </w:p>
    <w:p w:rsidR="00000000" w:rsidDel="00000000" w:rsidP="00000000" w:rsidRDefault="00000000" w:rsidRPr="00000000" w14:paraId="00000C05">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0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7">
      <w:pPr>
        <w:ind w:left="1440" w:firstLine="0"/>
        <w:rPr/>
      </w:pPr>
      <w:r w:rsidDel="00000000" w:rsidR="00000000" w:rsidRPr="00000000">
        <w:rPr>
          <w:rtl w:val="0"/>
        </w:rPr>
        <w:t xml:space="preserve">English speech quirks:</w:t>
      </w:r>
    </w:p>
    <w:p w:rsidR="00000000" w:rsidDel="00000000" w:rsidP="00000000" w:rsidRDefault="00000000" w:rsidRPr="00000000" w14:paraId="00000C08">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09">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0A">
      <w:pPr>
        <w:ind w:left="1440" w:firstLine="0"/>
        <w:rPr/>
      </w:pPr>
      <w:r w:rsidDel="00000000" w:rsidR="00000000" w:rsidRPr="00000000">
        <w:rPr>
          <w:rtl w:val="0"/>
        </w:rPr>
        <w:t xml:space="preserve">Notes:</w:t>
      </w:r>
    </w:p>
    <w:p w:rsidR="00000000" w:rsidDel="00000000" w:rsidP="00000000" w:rsidRDefault="00000000" w:rsidRPr="00000000" w14:paraId="00000C0B">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0C">
      <w:pPr>
        <w:rPr/>
      </w:pPr>
      <w:r w:rsidDel="00000000" w:rsidR="00000000" w:rsidRPr="00000000">
        <w:rPr>
          <w:rtl w:val="0"/>
        </w:rPr>
      </w:r>
    </w:p>
    <w:p w:rsidR="00000000" w:rsidDel="00000000" w:rsidP="00000000" w:rsidRDefault="00000000" w:rsidRPr="00000000" w14:paraId="00000C0D">
      <w:pPr>
        <w:pStyle w:val="Heading4"/>
        <w:rPr/>
      </w:pPr>
      <w:bookmarkStart w:colFirst="0" w:colLast="0" w:name="_heading=h.94x64urcmi9s" w:id="160"/>
      <w:bookmarkEnd w:id="160"/>
      <w:r w:rsidDel="00000000" w:rsidR="00000000" w:rsidRPr="00000000">
        <w:rPr>
          <w:rtl w:val="0"/>
        </w:rPr>
        <w:t xml:space="preserve">Typhon (WIP)</w:t>
      </w:r>
    </w:p>
    <w:p w:rsidR="00000000" w:rsidDel="00000000" w:rsidP="00000000" w:rsidRDefault="00000000" w:rsidRPr="00000000" w14:paraId="00000C0E">
      <w:pPr>
        <w:rPr/>
      </w:pPr>
      <w:r w:rsidDel="00000000" w:rsidR="00000000" w:rsidRPr="00000000">
        <w:rPr>
          <w:rtl w:val="0"/>
        </w:rPr>
        <w:tab/>
        <w:tab/>
        <w:t xml:space="preserve">Name in Japanese:</w:t>
      </w:r>
    </w:p>
    <w:p w:rsidR="00000000" w:rsidDel="00000000" w:rsidP="00000000" w:rsidRDefault="00000000" w:rsidRPr="00000000" w14:paraId="00000C0F">
      <w:pPr>
        <w:rPr/>
      </w:pPr>
      <w:r w:rsidDel="00000000" w:rsidR="00000000" w:rsidRPr="00000000">
        <w:rPr>
          <w:rtl w:val="0"/>
        </w:rPr>
        <w:tab/>
        <w:tab/>
        <w:t xml:space="preserve">Japanese speech quirks:</w:t>
      </w:r>
    </w:p>
    <w:p w:rsidR="00000000" w:rsidDel="00000000" w:rsidP="00000000" w:rsidRDefault="00000000" w:rsidRPr="00000000" w14:paraId="00000C10">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1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2">
      <w:pPr>
        <w:ind w:left="1440" w:firstLine="0"/>
        <w:rPr/>
      </w:pPr>
      <w:r w:rsidDel="00000000" w:rsidR="00000000" w:rsidRPr="00000000">
        <w:rPr>
          <w:rtl w:val="0"/>
        </w:rPr>
        <w:t xml:space="preserve">English speech quirks:</w:t>
      </w:r>
    </w:p>
    <w:p w:rsidR="00000000" w:rsidDel="00000000" w:rsidP="00000000" w:rsidRDefault="00000000" w:rsidRPr="00000000" w14:paraId="00000C13">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14">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15">
      <w:pPr>
        <w:ind w:left="1440" w:firstLine="0"/>
        <w:rPr/>
      </w:pPr>
      <w:r w:rsidDel="00000000" w:rsidR="00000000" w:rsidRPr="00000000">
        <w:rPr>
          <w:rtl w:val="0"/>
        </w:rPr>
        <w:t xml:space="preserve">Notes:</w:t>
      </w:r>
    </w:p>
    <w:p w:rsidR="00000000" w:rsidDel="00000000" w:rsidP="00000000" w:rsidRDefault="00000000" w:rsidRPr="00000000" w14:paraId="00000C16">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17">
      <w:pPr>
        <w:rPr/>
      </w:pPr>
      <w:r w:rsidDel="00000000" w:rsidR="00000000" w:rsidRPr="00000000">
        <w:rPr>
          <w:rtl w:val="0"/>
        </w:rPr>
      </w:r>
    </w:p>
    <w:p w:rsidR="00000000" w:rsidDel="00000000" w:rsidP="00000000" w:rsidRDefault="00000000" w:rsidRPr="00000000" w14:paraId="00000C18">
      <w:pPr>
        <w:pStyle w:val="Heading3"/>
        <w:rPr/>
      </w:pPr>
      <w:bookmarkStart w:colFirst="0" w:colLast="0" w:name="_heading=h.wgj15jrwp78r" w:id="161"/>
      <w:bookmarkEnd w:id="161"/>
      <w:r w:rsidDel="00000000" w:rsidR="00000000" w:rsidRPr="00000000">
        <w:rPr>
          <w:rtl w:val="0"/>
        </w:rPr>
        <w:t xml:space="preserve">Others</w:t>
      </w:r>
    </w:p>
    <w:p w:rsidR="00000000" w:rsidDel="00000000" w:rsidP="00000000" w:rsidRDefault="00000000" w:rsidRPr="00000000" w14:paraId="00000C19">
      <w:pPr>
        <w:rPr/>
      </w:pPr>
      <w:r w:rsidDel="00000000" w:rsidR="00000000" w:rsidRPr="00000000">
        <w:rPr>
          <w:rtl w:val="0"/>
        </w:rPr>
      </w:r>
    </w:p>
    <w:p w:rsidR="00000000" w:rsidDel="00000000" w:rsidP="00000000" w:rsidRDefault="00000000" w:rsidRPr="00000000" w14:paraId="00000C1A">
      <w:pPr>
        <w:pStyle w:val="Heading4"/>
        <w:ind w:left="720" w:firstLine="0"/>
        <w:rPr/>
      </w:pPr>
      <w:bookmarkStart w:colFirst="0" w:colLast="0" w:name="_heading=h.8tn6hb6dzza3" w:id="162"/>
      <w:bookmarkEnd w:id="162"/>
      <w:r w:rsidDel="00000000" w:rsidR="00000000" w:rsidRPr="00000000">
        <w:rPr>
          <w:rtl w:val="0"/>
        </w:rPr>
        <w:t xml:space="preserve">Sphinx</w:t>
      </w:r>
    </w:p>
    <w:p w:rsidR="00000000" w:rsidDel="00000000" w:rsidP="00000000" w:rsidRDefault="00000000" w:rsidRPr="00000000" w14:paraId="00000C1B">
      <w:pPr>
        <w:rPr/>
      </w:pPr>
      <w:sdt>
        <w:sdtPr>
          <w:tag w:val="goog_rdk_849"/>
        </w:sdtPr>
        <w:sdtContent>
          <w:r w:rsidDel="00000000" w:rsidR="00000000" w:rsidRPr="00000000">
            <w:rPr>
              <w:rFonts w:ascii="Arial Unicode MS" w:cs="Arial Unicode MS" w:eastAsia="Arial Unicode MS" w:hAnsi="Arial Unicode MS"/>
              <w:rtl w:val="0"/>
            </w:rPr>
            <w:tab/>
            <w:tab/>
            <w:t xml:space="preserve">Name in Japanese: スピンクス</w:t>
          </w:r>
        </w:sdtContent>
      </w:sdt>
    </w:p>
    <w:p w:rsidR="00000000" w:rsidDel="00000000" w:rsidP="00000000" w:rsidRDefault="00000000" w:rsidRPr="00000000" w14:paraId="00000C1C">
      <w:pPr>
        <w:rPr/>
      </w:pPr>
      <w:r w:rsidDel="00000000" w:rsidR="00000000" w:rsidRPr="00000000">
        <w:rPr>
          <w:rtl w:val="0"/>
        </w:rPr>
        <w:tab/>
        <w:tab/>
        <w:t xml:space="preserve">Japanese speech quirks:</w:t>
      </w:r>
    </w:p>
    <w:p w:rsidR="00000000" w:rsidDel="00000000" w:rsidP="00000000" w:rsidRDefault="00000000" w:rsidRPr="00000000" w14:paraId="00000C1D">
      <w:pPr>
        <w:numPr>
          <w:ilvl w:val="0"/>
          <w:numId w:val="5"/>
        </w:numPr>
        <w:ind w:left="2520" w:hanging="360"/>
        <w:rPr/>
      </w:pPr>
      <w:sdt>
        <w:sdtPr>
          <w:tag w:val="goog_rdk_850"/>
        </w:sdtPr>
        <w:sdtContent>
          <w:r w:rsidDel="00000000" w:rsidR="00000000" w:rsidRPr="00000000">
            <w:rPr>
              <w:rFonts w:ascii="Arial Unicode MS" w:cs="Arial Unicode MS" w:eastAsia="Arial Unicode MS" w:hAnsi="Arial Unicode MS"/>
              <w:rtl w:val="0"/>
            </w:rPr>
            <w:t xml:space="preserve">First person pronoun – “私”, later “</w:t>
          </w:r>
        </w:sdtContent>
      </w:sdt>
      <w:sdt>
        <w:sdtPr>
          <w:tag w:val="goog_rdk_851"/>
        </w:sdtPr>
        <w:sdtContent>
          <w:r w:rsidDel="00000000" w:rsidR="00000000" w:rsidRPr="00000000">
            <w:rPr>
              <w:rFonts w:ascii="Arial Unicode MS" w:cs="Arial Unicode MS" w:eastAsia="Arial Unicode MS" w:hAnsi="Arial Unicode MS"/>
              <w:color w:val="0f1419"/>
              <w:sz w:val="23"/>
              <w:szCs w:val="23"/>
              <w:highlight w:val="white"/>
              <w:rtl w:val="0"/>
            </w:rPr>
            <w:t xml:space="preserve">ワタシ”</w:t>
          </w:r>
        </w:sdtContent>
      </w:sdt>
      <w:r w:rsidDel="00000000" w:rsidR="00000000" w:rsidRPr="00000000">
        <w:rPr>
          <w:rtl w:val="0"/>
        </w:rPr>
      </w:r>
    </w:p>
    <w:p w:rsidR="00000000" w:rsidDel="00000000" w:rsidP="00000000" w:rsidRDefault="00000000" w:rsidRPr="00000000" w14:paraId="00000C1E">
      <w:pPr>
        <w:numPr>
          <w:ilvl w:val="0"/>
          <w:numId w:val="5"/>
        </w:numPr>
        <w:ind w:left="2520" w:hanging="360"/>
        <w:rPr/>
      </w:pPr>
      <w:r w:rsidDel="00000000" w:rsidR="00000000" w:rsidRPr="00000000">
        <w:rPr>
          <w:rtl w:val="0"/>
        </w:rPr>
        <w:t xml:space="preserve">Speaks robotically, without emotion</w:t>
      </w:r>
    </w:p>
    <w:p w:rsidR="00000000" w:rsidDel="00000000" w:rsidP="00000000" w:rsidRDefault="00000000" w:rsidRPr="00000000" w14:paraId="00000C1F">
      <w:pPr>
        <w:ind w:left="1440" w:firstLine="0"/>
        <w:rPr/>
      </w:pPr>
      <w:r w:rsidDel="00000000" w:rsidR="00000000" w:rsidRPr="00000000">
        <w:rPr>
          <w:rtl w:val="0"/>
        </w:rPr>
        <w:t xml:space="preserve">English speech quirks</w:t>
      </w:r>
      <w:r w:rsidDel="00000000" w:rsidR="00000000" w:rsidRPr="00000000">
        <w:rPr>
          <w:rtl w:val="0"/>
        </w:rPr>
        <w:t xml:space="preserve">:</w:t>
      </w:r>
    </w:p>
    <w:p w:rsidR="00000000" w:rsidDel="00000000" w:rsidP="00000000" w:rsidRDefault="00000000" w:rsidRPr="00000000" w14:paraId="00000C20">
      <w:pPr>
        <w:numPr>
          <w:ilvl w:val="0"/>
          <w:numId w:val="5"/>
        </w:numPr>
        <w:ind w:left="2520" w:hanging="360"/>
        <w:rPr/>
      </w:pPr>
      <w:r w:rsidDel="00000000" w:rsidR="00000000" w:rsidRPr="00000000">
        <w:rPr>
          <w:rtl w:val="0"/>
        </w:rPr>
        <w:t xml:space="preserve">No contractions whatsoever</w:t>
      </w:r>
    </w:p>
    <w:p w:rsidR="00000000" w:rsidDel="00000000" w:rsidP="00000000" w:rsidRDefault="00000000" w:rsidRPr="00000000" w14:paraId="00000C21">
      <w:pPr>
        <w:numPr>
          <w:ilvl w:val="0"/>
          <w:numId w:val="5"/>
        </w:numPr>
        <w:ind w:left="2520" w:hanging="360"/>
        <w:rPr/>
      </w:pPr>
      <w:r w:rsidDel="00000000" w:rsidR="00000000" w:rsidRPr="00000000">
        <w:rPr>
          <w:rtl w:val="0"/>
        </w:rPr>
        <w:t xml:space="preserve">Stiff and robotic, but should sound polite-ish</w:t>
      </w:r>
    </w:p>
    <w:p w:rsidR="00000000" w:rsidDel="00000000" w:rsidP="00000000" w:rsidRDefault="00000000" w:rsidRPr="00000000" w14:paraId="00000C22">
      <w:pPr>
        <w:ind w:left="1440" w:firstLine="0"/>
        <w:rPr/>
      </w:pPr>
      <w:r w:rsidDel="00000000" w:rsidR="00000000" w:rsidRPr="00000000">
        <w:rPr>
          <w:rtl w:val="0"/>
        </w:rPr>
        <w:t xml:space="preserve">Notes:</w:t>
      </w:r>
    </w:p>
    <w:p w:rsidR="00000000" w:rsidDel="00000000" w:rsidP="00000000" w:rsidRDefault="00000000" w:rsidRPr="00000000" w14:paraId="00000C23">
      <w:pPr>
        <w:numPr>
          <w:ilvl w:val="0"/>
          <w:numId w:val="5"/>
        </w:numPr>
        <w:ind w:left="2520" w:hanging="360"/>
        <w:rPr/>
      </w:pPr>
      <w:sdt>
        <w:sdtPr>
          <w:tag w:val="goog_rdk_852"/>
        </w:sdtPr>
        <w:sdtContent>
          <w:r w:rsidDel="00000000" w:rsidR="00000000" w:rsidRPr="00000000">
            <w:rPr>
              <w:rFonts w:ascii="Arial Unicode MS" w:cs="Arial Unicode MS" w:eastAsia="Arial Unicode MS" w:hAnsi="Arial Unicode MS"/>
              <w:rtl w:val="0"/>
            </w:rPr>
            <w:t xml:space="preserve">Has a trait of speaking like “要・X”, to be localized as “X: Required”</w:t>
          </w:r>
        </w:sdtContent>
      </w:sdt>
    </w:p>
    <w:p w:rsidR="00000000" w:rsidDel="00000000" w:rsidP="00000000" w:rsidRDefault="00000000" w:rsidRPr="00000000" w14:paraId="00000C24">
      <w:pPr>
        <w:rPr/>
      </w:pPr>
      <w:r w:rsidDel="00000000" w:rsidR="00000000" w:rsidRPr="00000000">
        <w:rPr>
          <w:rtl w:val="0"/>
        </w:rPr>
      </w:r>
    </w:p>
    <w:p w:rsidR="00000000" w:rsidDel="00000000" w:rsidP="00000000" w:rsidRDefault="00000000" w:rsidRPr="00000000" w14:paraId="00000C25">
      <w:pPr>
        <w:pStyle w:val="Heading4"/>
        <w:rPr/>
      </w:pPr>
      <w:bookmarkStart w:colFirst="0" w:colLast="0" w:name="_heading=h.mpodsx4pid62" w:id="163"/>
      <w:bookmarkEnd w:id="163"/>
      <w:r w:rsidDel="00000000" w:rsidR="00000000" w:rsidRPr="00000000">
        <w:rPr>
          <w:rtl w:val="0"/>
        </w:rPr>
        <w:t xml:space="preserve">Liliana Masquerade</w:t>
      </w:r>
    </w:p>
    <w:p w:rsidR="00000000" w:rsidDel="00000000" w:rsidP="00000000" w:rsidRDefault="00000000" w:rsidRPr="00000000" w14:paraId="00000C26">
      <w:pPr>
        <w:rPr/>
      </w:pPr>
      <w:sdt>
        <w:sdtPr>
          <w:tag w:val="goog_rdk_853"/>
        </w:sdtPr>
        <w:sdtContent>
          <w:r w:rsidDel="00000000" w:rsidR="00000000" w:rsidRPr="00000000">
            <w:rPr>
              <w:rFonts w:ascii="Arial Unicode MS" w:cs="Arial Unicode MS" w:eastAsia="Arial Unicode MS" w:hAnsi="Arial Unicode MS"/>
              <w:rtl w:val="0"/>
            </w:rPr>
            <w:tab/>
            <w:tab/>
            <w:t xml:space="preserve">Name in Japanese: リリアナ・マスカレード</w:t>
          </w:r>
        </w:sdtContent>
      </w:sdt>
    </w:p>
    <w:p w:rsidR="00000000" w:rsidDel="00000000" w:rsidP="00000000" w:rsidRDefault="00000000" w:rsidRPr="00000000" w14:paraId="00000C27">
      <w:pPr>
        <w:rPr/>
      </w:pPr>
      <w:r w:rsidDel="00000000" w:rsidR="00000000" w:rsidRPr="00000000">
        <w:rPr>
          <w:rtl w:val="0"/>
        </w:rPr>
        <w:tab/>
        <w:tab/>
        <w:t xml:space="preserve">Japanese speech quirks:</w:t>
      </w:r>
    </w:p>
    <w:p w:rsidR="00000000" w:rsidDel="00000000" w:rsidP="00000000" w:rsidRDefault="00000000" w:rsidRPr="00000000" w14:paraId="00000C2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2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A">
      <w:pPr>
        <w:ind w:left="1440" w:firstLine="0"/>
        <w:rPr/>
      </w:pPr>
      <w:r w:rsidDel="00000000" w:rsidR="00000000" w:rsidRPr="00000000">
        <w:rPr>
          <w:rtl w:val="0"/>
        </w:rPr>
        <w:t xml:space="preserve">English speech quirks:</w:t>
      </w:r>
    </w:p>
    <w:p w:rsidR="00000000" w:rsidDel="00000000" w:rsidP="00000000" w:rsidRDefault="00000000" w:rsidRPr="00000000" w14:paraId="00000C2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2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2D">
      <w:pPr>
        <w:ind w:left="1440" w:firstLine="0"/>
        <w:rPr/>
      </w:pPr>
      <w:r w:rsidDel="00000000" w:rsidR="00000000" w:rsidRPr="00000000">
        <w:rPr>
          <w:rtl w:val="0"/>
        </w:rPr>
        <w:t xml:space="preserve">Notes:</w:t>
      </w:r>
    </w:p>
    <w:p w:rsidR="00000000" w:rsidDel="00000000" w:rsidP="00000000" w:rsidRDefault="00000000" w:rsidRPr="00000000" w14:paraId="00000C2E">
      <w:pPr>
        <w:numPr>
          <w:ilvl w:val="0"/>
          <w:numId w:val="5"/>
        </w:numPr>
        <w:spacing w:line="276" w:lineRule="auto"/>
        <w:ind w:left="2520" w:hanging="360"/>
      </w:pPr>
      <w:r w:rsidDel="00000000" w:rsidR="00000000" w:rsidRPr="00000000">
        <w:rPr>
          <w:rtl w:val="0"/>
        </w:rPr>
        <w:t xml:space="preserve">Has two signature lines whenever she gets a new song:</w:t>
      </w:r>
    </w:p>
    <w:p w:rsidR="00000000" w:rsidDel="00000000" w:rsidP="00000000" w:rsidRDefault="00000000" w:rsidRPr="00000000" w14:paraId="00000C2F">
      <w:pPr>
        <w:numPr>
          <w:ilvl w:val="1"/>
          <w:numId w:val="5"/>
        </w:numPr>
        <w:spacing w:line="276" w:lineRule="auto"/>
        <w:ind w:left="3240" w:hanging="360"/>
      </w:pPr>
      <w:sdt>
        <w:sdtPr>
          <w:tag w:val="goog_rdk_854"/>
        </w:sdtPr>
        <w:sdtContent>
          <w:r w:rsidDel="00000000" w:rsidR="00000000" w:rsidRPr="00000000">
            <w:rPr>
              <w:rFonts w:ascii="Arial Unicode MS" w:cs="Arial Unicode MS" w:eastAsia="Arial Unicode MS" w:hAnsi="Arial Unicode MS"/>
              <w:rtl w:val="0"/>
            </w:rPr>
            <w:t xml:space="preserve">“閃きました” - “Inspiration flashed”</w:t>
          </w:r>
        </w:sdtContent>
      </w:sdt>
    </w:p>
    <w:p w:rsidR="00000000" w:rsidDel="00000000" w:rsidP="00000000" w:rsidRDefault="00000000" w:rsidRPr="00000000" w14:paraId="00000C30">
      <w:pPr>
        <w:numPr>
          <w:ilvl w:val="1"/>
          <w:numId w:val="5"/>
        </w:numPr>
        <w:spacing w:line="276" w:lineRule="auto"/>
        <w:ind w:left="3240" w:hanging="360"/>
      </w:pPr>
      <w:sdt>
        <w:sdtPr>
          <w:tag w:val="goog_rdk_855"/>
        </w:sdtPr>
        <w:sdtContent>
          <w:r w:rsidDel="00000000" w:rsidR="00000000" w:rsidRPr="00000000">
            <w:rPr>
              <w:rFonts w:ascii="Arial Unicode MS" w:cs="Arial Unicode MS" w:eastAsia="Arial Unicode MS" w:hAnsi="Arial Unicode MS"/>
              <w:rtl w:val="0"/>
            </w:rPr>
            <w:t xml:space="preserve">“聞いてください” - “Please listen”</w:t>
          </w:r>
        </w:sdtContent>
      </w:sdt>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pStyle w:val="Heading2"/>
        <w:rPr/>
      </w:pPr>
      <w:bookmarkStart w:colFirst="0" w:colLast="0" w:name="_heading=h.ga2qcud0ujwb" w:id="164"/>
      <w:bookmarkEnd w:id="164"/>
      <w:r w:rsidDel="00000000" w:rsidR="00000000" w:rsidRPr="00000000">
        <w:rPr>
          <w:rtl w:val="0"/>
        </w:rPr>
        <w:t xml:space="preserve">Copypaste backup because I’m a lazy bastard</w:t>
      </w:r>
    </w:p>
    <w:p w:rsidR="00000000" w:rsidDel="00000000" w:rsidP="00000000" w:rsidRDefault="00000000" w:rsidRPr="00000000" w14:paraId="00000C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5">
      <w:pPr>
        <w:pStyle w:val="Heading4"/>
        <w:rPr/>
      </w:pPr>
      <w:bookmarkStart w:colFirst="0" w:colLast="0" w:name="_heading=h.d3btvh9j1hdt" w:id="165"/>
      <w:bookmarkEnd w:id="165"/>
      <w:r w:rsidDel="00000000" w:rsidR="00000000" w:rsidRPr="00000000">
        <w:rPr>
          <w:rtl w:val="0"/>
        </w:rPr>
        <w:t xml:space="preserve">Name</w:t>
      </w:r>
    </w:p>
    <w:p w:rsidR="00000000" w:rsidDel="00000000" w:rsidP="00000000" w:rsidRDefault="00000000" w:rsidRPr="00000000" w14:paraId="00000C36">
      <w:pPr>
        <w:rPr/>
      </w:pPr>
      <w:r w:rsidDel="00000000" w:rsidR="00000000" w:rsidRPr="00000000">
        <w:rPr>
          <w:rtl w:val="0"/>
        </w:rPr>
        <w:tab/>
        <w:tab/>
        <w:t xml:space="preserve">Name in Japanese:</w:t>
      </w:r>
    </w:p>
    <w:p w:rsidR="00000000" w:rsidDel="00000000" w:rsidP="00000000" w:rsidRDefault="00000000" w:rsidRPr="00000000" w14:paraId="00000C37">
      <w:pPr>
        <w:rPr/>
      </w:pPr>
      <w:r w:rsidDel="00000000" w:rsidR="00000000" w:rsidRPr="00000000">
        <w:rPr>
          <w:rtl w:val="0"/>
        </w:rPr>
        <w:tab/>
        <w:tab/>
        <w:t xml:space="preserve">Japanese speech quirks:</w:t>
      </w:r>
    </w:p>
    <w:p w:rsidR="00000000" w:rsidDel="00000000" w:rsidP="00000000" w:rsidRDefault="00000000" w:rsidRPr="00000000" w14:paraId="00000C38">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39">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A">
      <w:pPr>
        <w:ind w:left="1440" w:firstLine="0"/>
        <w:rPr/>
      </w:pPr>
      <w:r w:rsidDel="00000000" w:rsidR="00000000" w:rsidRPr="00000000">
        <w:rPr>
          <w:rtl w:val="0"/>
        </w:rPr>
        <w:t xml:space="preserve">English speech quirks:</w:t>
      </w:r>
    </w:p>
    <w:p w:rsidR="00000000" w:rsidDel="00000000" w:rsidP="00000000" w:rsidRDefault="00000000" w:rsidRPr="00000000" w14:paraId="00000C3B">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3C">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3D">
      <w:pPr>
        <w:ind w:left="1440" w:firstLine="0"/>
        <w:rPr/>
      </w:pPr>
      <w:r w:rsidDel="00000000" w:rsidR="00000000" w:rsidRPr="00000000">
        <w:rPr>
          <w:rtl w:val="0"/>
        </w:rPr>
        <w:t xml:space="preserve">Notes:</w:t>
      </w:r>
    </w:p>
    <w:p w:rsidR="00000000" w:rsidDel="00000000" w:rsidP="00000000" w:rsidRDefault="00000000" w:rsidRPr="00000000" w14:paraId="00000C3E">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pStyle w:val="Heading4"/>
        <w:rPr/>
      </w:pPr>
      <w:bookmarkStart w:colFirst="0" w:colLast="0" w:name="_heading=h.2hxkv3bx1ora" w:id="166"/>
      <w:bookmarkEnd w:id="166"/>
      <w:r w:rsidDel="00000000" w:rsidR="00000000" w:rsidRPr="00000000">
        <w:rPr>
          <w:rtl w:val="0"/>
        </w:rPr>
        <w:t xml:space="preserve">Name</w:t>
      </w:r>
    </w:p>
    <w:p w:rsidR="00000000" w:rsidDel="00000000" w:rsidP="00000000" w:rsidRDefault="00000000" w:rsidRPr="00000000" w14:paraId="00000C41">
      <w:pPr>
        <w:rPr/>
      </w:pPr>
      <w:r w:rsidDel="00000000" w:rsidR="00000000" w:rsidRPr="00000000">
        <w:rPr>
          <w:rtl w:val="0"/>
        </w:rPr>
        <w:tab/>
        <w:tab/>
        <w:t xml:space="preserve">Name in Japanese:</w:t>
      </w:r>
    </w:p>
    <w:p w:rsidR="00000000" w:rsidDel="00000000" w:rsidP="00000000" w:rsidRDefault="00000000" w:rsidRPr="00000000" w14:paraId="00000C42">
      <w:pPr>
        <w:rPr/>
      </w:pPr>
      <w:r w:rsidDel="00000000" w:rsidR="00000000" w:rsidRPr="00000000">
        <w:rPr>
          <w:rtl w:val="0"/>
        </w:rPr>
        <w:tab/>
        <w:tab/>
        <w:t xml:space="preserve">Japanese speech quirks:</w:t>
      </w:r>
    </w:p>
    <w:p w:rsidR="00000000" w:rsidDel="00000000" w:rsidP="00000000" w:rsidRDefault="00000000" w:rsidRPr="00000000" w14:paraId="00000C43">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44">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5">
      <w:pPr>
        <w:ind w:left="1440" w:firstLine="0"/>
        <w:rPr/>
      </w:pPr>
      <w:r w:rsidDel="00000000" w:rsidR="00000000" w:rsidRPr="00000000">
        <w:rPr>
          <w:rtl w:val="0"/>
        </w:rPr>
        <w:t xml:space="preserve">English speech quirks:</w:t>
      </w:r>
    </w:p>
    <w:p w:rsidR="00000000" w:rsidDel="00000000" w:rsidP="00000000" w:rsidRDefault="00000000" w:rsidRPr="00000000" w14:paraId="00000C46">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47">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48">
      <w:pPr>
        <w:ind w:left="1440" w:firstLine="0"/>
        <w:rPr/>
      </w:pPr>
      <w:r w:rsidDel="00000000" w:rsidR="00000000" w:rsidRPr="00000000">
        <w:rPr>
          <w:rtl w:val="0"/>
        </w:rPr>
        <w:t xml:space="preserve">Notes:</w:t>
      </w:r>
    </w:p>
    <w:p w:rsidR="00000000" w:rsidDel="00000000" w:rsidP="00000000" w:rsidRDefault="00000000" w:rsidRPr="00000000" w14:paraId="00000C49">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4A">
      <w:pPr>
        <w:rPr/>
      </w:pPr>
      <w:r w:rsidDel="00000000" w:rsidR="00000000" w:rsidRPr="00000000">
        <w:rPr>
          <w:rtl w:val="0"/>
        </w:rPr>
      </w:r>
    </w:p>
    <w:p w:rsidR="00000000" w:rsidDel="00000000" w:rsidP="00000000" w:rsidRDefault="00000000" w:rsidRPr="00000000" w14:paraId="00000C4B">
      <w:pPr>
        <w:pStyle w:val="Heading4"/>
        <w:rPr/>
      </w:pPr>
      <w:bookmarkStart w:colFirst="0" w:colLast="0" w:name="_heading=h.v623fd8j8yyi" w:id="167"/>
      <w:bookmarkEnd w:id="167"/>
      <w:r w:rsidDel="00000000" w:rsidR="00000000" w:rsidRPr="00000000">
        <w:rPr>
          <w:rtl w:val="0"/>
        </w:rPr>
        <w:t xml:space="preserve">Name</w:t>
      </w:r>
    </w:p>
    <w:p w:rsidR="00000000" w:rsidDel="00000000" w:rsidP="00000000" w:rsidRDefault="00000000" w:rsidRPr="00000000" w14:paraId="00000C4C">
      <w:pPr>
        <w:rPr/>
      </w:pPr>
      <w:r w:rsidDel="00000000" w:rsidR="00000000" w:rsidRPr="00000000">
        <w:rPr>
          <w:rtl w:val="0"/>
        </w:rPr>
        <w:tab/>
        <w:tab/>
        <w:t xml:space="preserve">Name in Japanese:</w:t>
      </w:r>
    </w:p>
    <w:p w:rsidR="00000000" w:rsidDel="00000000" w:rsidP="00000000" w:rsidRDefault="00000000" w:rsidRPr="00000000" w14:paraId="00000C4D">
      <w:pPr>
        <w:rPr/>
      </w:pPr>
      <w:r w:rsidDel="00000000" w:rsidR="00000000" w:rsidRPr="00000000">
        <w:rPr>
          <w:rtl w:val="0"/>
        </w:rPr>
        <w:tab/>
        <w:tab/>
        <w:t xml:space="preserve">Japanese speech quirks:</w:t>
      </w:r>
    </w:p>
    <w:p w:rsidR="00000000" w:rsidDel="00000000" w:rsidP="00000000" w:rsidRDefault="00000000" w:rsidRPr="00000000" w14:paraId="00000C4E">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4F">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0">
      <w:pPr>
        <w:ind w:left="1440" w:firstLine="0"/>
        <w:rPr/>
      </w:pPr>
      <w:r w:rsidDel="00000000" w:rsidR="00000000" w:rsidRPr="00000000">
        <w:rPr>
          <w:rtl w:val="0"/>
        </w:rPr>
        <w:t xml:space="preserve">English speech quirks:</w:t>
      </w:r>
    </w:p>
    <w:p w:rsidR="00000000" w:rsidDel="00000000" w:rsidP="00000000" w:rsidRDefault="00000000" w:rsidRPr="00000000" w14:paraId="00000C51">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2">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53">
      <w:pPr>
        <w:ind w:left="1440" w:firstLine="0"/>
        <w:rPr/>
      </w:pPr>
      <w:r w:rsidDel="00000000" w:rsidR="00000000" w:rsidRPr="00000000">
        <w:rPr>
          <w:rtl w:val="0"/>
        </w:rPr>
        <w:t xml:space="preserve">Notes:</w:t>
      </w:r>
    </w:p>
    <w:p w:rsidR="00000000" w:rsidDel="00000000" w:rsidP="00000000" w:rsidRDefault="00000000" w:rsidRPr="00000000" w14:paraId="00000C54">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pStyle w:val="Heading4"/>
        <w:rPr/>
      </w:pPr>
      <w:bookmarkStart w:colFirst="0" w:colLast="0" w:name="_heading=h.yv594mev5qyw" w:id="168"/>
      <w:bookmarkEnd w:id="168"/>
      <w:r w:rsidDel="00000000" w:rsidR="00000000" w:rsidRPr="00000000">
        <w:rPr>
          <w:rtl w:val="0"/>
        </w:rPr>
        <w:t xml:space="preserve">Name</w:t>
      </w:r>
    </w:p>
    <w:p w:rsidR="00000000" w:rsidDel="00000000" w:rsidP="00000000" w:rsidRDefault="00000000" w:rsidRPr="00000000" w14:paraId="00000C57">
      <w:pPr>
        <w:rPr/>
      </w:pPr>
      <w:r w:rsidDel="00000000" w:rsidR="00000000" w:rsidRPr="00000000">
        <w:rPr>
          <w:rtl w:val="0"/>
        </w:rPr>
        <w:tab/>
        <w:tab/>
        <w:t xml:space="preserve">Name in Japanese:</w:t>
      </w:r>
    </w:p>
    <w:p w:rsidR="00000000" w:rsidDel="00000000" w:rsidP="00000000" w:rsidRDefault="00000000" w:rsidRPr="00000000" w14:paraId="00000C58">
      <w:pPr>
        <w:rPr/>
      </w:pPr>
      <w:r w:rsidDel="00000000" w:rsidR="00000000" w:rsidRPr="00000000">
        <w:rPr>
          <w:rtl w:val="0"/>
        </w:rPr>
        <w:tab/>
        <w:tab/>
        <w:t xml:space="preserve">Japanese speech quirks:</w:t>
      </w:r>
    </w:p>
    <w:p w:rsidR="00000000" w:rsidDel="00000000" w:rsidP="00000000" w:rsidRDefault="00000000" w:rsidRPr="00000000" w14:paraId="00000C59">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5A">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B">
      <w:pPr>
        <w:ind w:left="1440" w:firstLine="0"/>
        <w:rPr/>
      </w:pPr>
      <w:r w:rsidDel="00000000" w:rsidR="00000000" w:rsidRPr="00000000">
        <w:rPr>
          <w:rtl w:val="0"/>
        </w:rPr>
        <w:t xml:space="preserve">English speech quirks:</w:t>
      </w:r>
    </w:p>
    <w:p w:rsidR="00000000" w:rsidDel="00000000" w:rsidP="00000000" w:rsidRDefault="00000000" w:rsidRPr="00000000" w14:paraId="00000C5C">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5D">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5E">
      <w:pPr>
        <w:ind w:left="1440" w:firstLine="0"/>
        <w:rPr/>
      </w:pPr>
      <w:r w:rsidDel="00000000" w:rsidR="00000000" w:rsidRPr="00000000">
        <w:rPr>
          <w:rtl w:val="0"/>
        </w:rPr>
        <w:t xml:space="preserve">Notes:</w:t>
      </w:r>
    </w:p>
    <w:p w:rsidR="00000000" w:rsidDel="00000000" w:rsidP="00000000" w:rsidRDefault="00000000" w:rsidRPr="00000000" w14:paraId="00000C5F">
      <w:pPr>
        <w:numPr>
          <w:ilvl w:val="0"/>
          <w:numId w:val="5"/>
        </w:numPr>
        <w:ind w:left="2520" w:hanging="360"/>
      </w:pPr>
      <w:r w:rsidDel="00000000" w:rsidR="00000000" w:rsidRPr="00000000">
        <w:rPr>
          <w:rtl w:val="0"/>
        </w:rPr>
        <w:t xml:space="preserve">None</w:t>
      </w:r>
    </w:p>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C61">
      <w:pPr>
        <w:pStyle w:val="Heading4"/>
        <w:rPr/>
      </w:pPr>
      <w:bookmarkStart w:colFirst="0" w:colLast="0" w:name="_heading=h.f5jmnt7new3a" w:id="169"/>
      <w:bookmarkEnd w:id="169"/>
      <w:r w:rsidDel="00000000" w:rsidR="00000000" w:rsidRPr="00000000">
        <w:rPr>
          <w:rtl w:val="0"/>
        </w:rPr>
        <w:t xml:space="preserve">Name</w:t>
      </w:r>
    </w:p>
    <w:p w:rsidR="00000000" w:rsidDel="00000000" w:rsidP="00000000" w:rsidRDefault="00000000" w:rsidRPr="00000000" w14:paraId="00000C62">
      <w:pPr>
        <w:rPr/>
      </w:pPr>
      <w:r w:rsidDel="00000000" w:rsidR="00000000" w:rsidRPr="00000000">
        <w:rPr>
          <w:rtl w:val="0"/>
        </w:rPr>
        <w:tab/>
        <w:tab/>
        <w:t xml:space="preserve">Name in Japanese:</w:t>
      </w:r>
    </w:p>
    <w:p w:rsidR="00000000" w:rsidDel="00000000" w:rsidP="00000000" w:rsidRDefault="00000000" w:rsidRPr="00000000" w14:paraId="00000C63">
      <w:pPr>
        <w:rPr/>
      </w:pPr>
      <w:r w:rsidDel="00000000" w:rsidR="00000000" w:rsidRPr="00000000">
        <w:rPr>
          <w:rtl w:val="0"/>
        </w:rPr>
        <w:tab/>
        <w:tab/>
        <w:t xml:space="preserve">Japanese speech quirks:</w:t>
      </w:r>
    </w:p>
    <w:p w:rsidR="00000000" w:rsidDel="00000000" w:rsidP="00000000" w:rsidRDefault="00000000" w:rsidRPr="00000000" w14:paraId="00000C64">
      <w:pPr>
        <w:numPr>
          <w:ilvl w:val="0"/>
          <w:numId w:val="5"/>
        </w:numPr>
        <w:ind w:left="2520" w:hanging="360"/>
      </w:pPr>
      <w:r w:rsidDel="00000000" w:rsidR="00000000" w:rsidRPr="00000000">
        <w:rPr>
          <w:rtl w:val="0"/>
        </w:rPr>
        <w:t xml:space="preserve">First person pronoun – “”</w:t>
      </w:r>
    </w:p>
    <w:p w:rsidR="00000000" w:rsidDel="00000000" w:rsidP="00000000" w:rsidRDefault="00000000" w:rsidRPr="00000000" w14:paraId="00000C65">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6">
      <w:pPr>
        <w:ind w:left="1440" w:firstLine="0"/>
        <w:rPr/>
      </w:pPr>
      <w:r w:rsidDel="00000000" w:rsidR="00000000" w:rsidRPr="00000000">
        <w:rPr>
          <w:rtl w:val="0"/>
        </w:rPr>
        <w:t xml:space="preserve">English speech quirks:</w:t>
      </w:r>
    </w:p>
    <w:p w:rsidR="00000000" w:rsidDel="00000000" w:rsidP="00000000" w:rsidRDefault="00000000" w:rsidRPr="00000000" w14:paraId="00000C67">
      <w:pPr>
        <w:numPr>
          <w:ilvl w:val="0"/>
          <w:numId w:val="5"/>
        </w:numPr>
        <w:ind w:left="2520" w:hanging="360"/>
      </w:pPr>
      <w:r w:rsidDel="00000000" w:rsidR="00000000" w:rsidRPr="00000000">
        <w:rPr>
          <w:rtl w:val="0"/>
        </w:rPr>
        <w:t xml:space="preserve">X</w:t>
      </w:r>
    </w:p>
    <w:p w:rsidR="00000000" w:rsidDel="00000000" w:rsidP="00000000" w:rsidRDefault="00000000" w:rsidRPr="00000000" w14:paraId="00000C68">
      <w:pPr>
        <w:numPr>
          <w:ilvl w:val="0"/>
          <w:numId w:val="5"/>
        </w:numPr>
        <w:ind w:left="2520" w:hanging="360"/>
      </w:pPr>
      <w:r w:rsidDel="00000000" w:rsidR="00000000" w:rsidRPr="00000000">
        <w:rPr>
          <w:rtl w:val="0"/>
        </w:rPr>
        <w:t xml:space="preserve">Y</w:t>
      </w:r>
    </w:p>
    <w:p w:rsidR="00000000" w:rsidDel="00000000" w:rsidP="00000000" w:rsidRDefault="00000000" w:rsidRPr="00000000" w14:paraId="00000C69">
      <w:pPr>
        <w:ind w:left="1440" w:firstLine="0"/>
        <w:rPr/>
      </w:pPr>
      <w:r w:rsidDel="00000000" w:rsidR="00000000" w:rsidRPr="00000000">
        <w:rPr>
          <w:rtl w:val="0"/>
        </w:rPr>
        <w:t xml:space="preserve">Notes:</w:t>
      </w:r>
    </w:p>
    <w:p w:rsidR="00000000" w:rsidDel="00000000" w:rsidP="00000000" w:rsidRDefault="00000000" w:rsidRPr="00000000" w14:paraId="00000C6A">
      <w:pPr>
        <w:numPr>
          <w:ilvl w:val="0"/>
          <w:numId w:val="5"/>
        </w:numPr>
        <w:ind w:left="2520" w:hanging="360"/>
      </w:pPr>
      <w:r w:rsidDel="00000000" w:rsidR="00000000" w:rsidRPr="00000000">
        <w:rPr>
          <w:rtl w:val="0"/>
        </w:rPr>
        <w:t xml:space="preserve">None</w:t>
      </w:r>
      <w:r w:rsidDel="00000000" w:rsidR="00000000" w:rsidRPr="00000000">
        <w:rPr>
          <w:rtl w:val="0"/>
        </w:rPr>
      </w:r>
    </w:p>
    <w:sectPr>
      <w:headerReference r:id="rId10" w:type="default"/>
      <w:footerReference r:id="rId1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Shadow" w:id="0" w:date="2025-01-05T06:47:25Z">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Loose vote preferred Karum to Kuram</w:t>
      </w:r>
    </w:p>
  </w:comment>
  <w:comment w:author="Phanta Minum" w:id="1" w:date="2023-04-04T21:25:21Z">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https://docs.google.com/spreadsheets/d/1NyI4xID75sY3UvjT9iQPLIJvMCh0luh0AJYsDdD2KJU/edit</w:t>
      </w:r>
    </w:p>
  </w:comment>
  <w:comment w:author="Phanta Minum" w:id="2" w:date="2023-04-04T21:24:47Z">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https://docs.google.com/document/d/1RzYdBuq2q20YTqHjQyE4HMIq0gGpsPvYTcXZlOMB1Nk/edit</w:t>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to Spec for this lil' database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C6D" w15:done="0"/>
  <w15:commentEx w15:paraId="00000C6E" w15:done="0"/>
  <w15:commentEx w15:paraId="00000C7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lvl w:ilvl="0">
      <w:start w:val="1"/>
      <w:numFmt w:val="bullet"/>
      <w:lvlText w:val="●"/>
      <w:lvlJc w:val="left"/>
      <w:pPr>
        <w:ind w:left="2520" w:hanging="360"/>
      </w:pPr>
      <w:rPr>
        <w:rFonts w:ascii="Noto Sans Symbols" w:cs="Noto Sans Symbols" w:eastAsia="Noto Sans Symbols" w:hAnsi="Noto Sans Symbols"/>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u w:val="single"/>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ind w:firstLine="720"/>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5BFF"/>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62323"/>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oneminuteenglish.org/en/louis-apostrophe/#:~:text=Other%20style%20guides%2C%20such%20as,in%20British%20English%20than%20Loui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Opz8J3nj2mKIgzuCpKl5HXZ4/g==">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wKAzExMRIVChMIBCoPCgtBQUFCV0R5VU82RRABGhwKAzExMhIVChMIBCoPCgtBQUFCV0R5VU82RRABGhwKAzExMxIVChMIBCoPCgtBQUFCV0R5VU82RRABGhwKAzExNBIVChMIBCoPCgtBQUFCV0R5VU82RRABGhwKAzExNRIVChMIBCoPCgtBQUFCV0R5VU82RRABGhwKAzExNhIVChMIBCoPCgtBQUFCV0R5VU82RRABGhwKAzExNxIVChMIBCoPCgtBQUFCV0R5VU82RRABGhwKAzExOBIVChMIBCoPCgtBQUFCV0R5VU82RRAB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2022-01-07T20:46:00Z</dcterms:created>
</cp:coreProperties>
</file>