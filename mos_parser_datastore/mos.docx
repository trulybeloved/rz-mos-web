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0"/>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id w:val="245973254"/>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American English.</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Prefer concatenated compound words over hyphenated (e.g. “midair” instead of “mid-air”)</w:t>
      </w:r>
    </w:p>
    <w:p w:rsidR="00000000" w:rsidDel="00000000" w:rsidP="00000000" w:rsidRDefault="00000000" w:rsidRPr="00000000" w14:paraId="00000009">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A">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Loanwords not normally used in English should be italicized (e.g. </w:t>
      </w:r>
      <w:r w:rsidDel="00000000" w:rsidR="00000000" w:rsidRPr="00000000">
        <w:rPr>
          <w:i w:val="1"/>
          <w:rtl w:val="0"/>
        </w:rPr>
        <w:t xml:space="preserve">kimono</w:t>
      </w:r>
      <w:r w:rsidDel="00000000" w:rsidR="00000000" w:rsidRPr="00000000">
        <w:rPr>
          <w:rtl w:val="0"/>
        </w:rPr>
        <w:t xml:space="preserve">, </w:t>
      </w:r>
      <w:r w:rsidDel="00000000" w:rsidR="00000000" w:rsidRPr="00000000">
        <w:rPr>
          <w:i w:val="1"/>
          <w:rtl w:val="0"/>
        </w:rPr>
        <w:t xml:space="preserve">kiseru</w:t>
      </w:r>
      <w:r w:rsidDel="00000000" w:rsidR="00000000" w:rsidRPr="00000000">
        <w:rPr>
          <w:rtl w:val="0"/>
        </w:rPr>
        <w:t xml:space="preserve">).</w:t>
      </w:r>
    </w:p>
    <w:p w:rsidR="00000000" w:rsidDel="00000000" w:rsidP="00000000" w:rsidRDefault="00000000" w:rsidRPr="00000000" w14:paraId="0000000D">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10">
      <w:pPr>
        <w:numPr>
          <w:ilvl w:val="2"/>
          <w:numId w:val="3"/>
        </w:numPr>
        <w:ind w:left="2160" w:hanging="360"/>
        <w:rPr>
          <w:u w:val="none"/>
        </w:rPr>
      </w:pPr>
      <w:sdt>
        <w:sdtPr>
          <w:id w:val="330342184"/>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11">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2">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3">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5">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6">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7">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E">
      <w:pPr>
        <w:numPr>
          <w:ilvl w:val="1"/>
          <w:numId w:val="3"/>
        </w:numPr>
        <w:ind w:left="1440" w:hanging="360"/>
        <w:rPr/>
      </w:pPr>
      <w:sdt>
        <w:sdtPr>
          <w:id w:val="-1409650250"/>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F">
      <w:pPr>
        <w:ind w:left="1440" w:firstLine="720"/>
        <w:rPr/>
      </w:pPr>
      <w:r w:rsidDel="00000000" w:rsidR="00000000" w:rsidRPr="00000000">
        <w:rPr>
          <w:rtl w:val="0"/>
        </w:rPr>
        <w:t xml:space="preserve">Speaker Name: [Dialogue, “Quote”] </w:t>
      </w:r>
    </w:p>
    <w:p w:rsidR="00000000" w:rsidDel="00000000" w:rsidP="00000000" w:rsidRDefault="00000000" w:rsidRPr="00000000" w14:paraId="00000020">
      <w:pPr>
        <w:numPr>
          <w:ilvl w:val="1"/>
          <w:numId w:val="3"/>
        </w:numPr>
        <w:ind w:left="1440" w:hanging="360"/>
        <w:rPr/>
      </w:pPr>
      <w:sdt>
        <w:sdtPr>
          <w:id w:val="-109981533"/>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21">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4">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maid, table, etc should NOT be underlined. Some of these will be described below.</w:t>
      </w:r>
    </w:p>
    <w:p w:rsidR="00000000" w:rsidDel="00000000" w:rsidP="00000000" w:rsidRDefault="00000000" w:rsidRPr="00000000" w14:paraId="00000025">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7">
      <w:pPr>
        <w:numPr>
          <w:ilvl w:val="1"/>
          <w:numId w:val="3"/>
        </w:numPr>
        <w:ind w:left="1440" w:hanging="360"/>
        <w:rPr/>
      </w:pPr>
      <w:sdt>
        <w:sdtPr>
          <w:id w:val="302034771"/>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9">
      <w:pPr>
        <w:numPr>
          <w:ilvl w:val="3"/>
          <w:numId w:val="3"/>
        </w:numPr>
        <w:ind w:left="2880" w:hanging="360"/>
        <w:rPr/>
      </w:pPr>
      <w:sdt>
        <w:sdtPr>
          <w:id w:val="-1642537744"/>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A">
      <w:pPr>
        <w:numPr>
          <w:ilvl w:val="3"/>
          <w:numId w:val="3"/>
        </w:numPr>
        <w:ind w:left="2880" w:hanging="360"/>
        <w:rPr/>
      </w:pPr>
      <w:sdt>
        <w:sdtPr>
          <w:id w:val="-784906088"/>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B">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C">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D">
      <w:pPr>
        <w:numPr>
          <w:ilvl w:val="4"/>
          <w:numId w:val="3"/>
        </w:numPr>
        <w:ind w:left="3600" w:hanging="360"/>
        <w:rPr>
          <w:u w:val="none"/>
        </w:rPr>
      </w:pPr>
      <w:sdt>
        <w:sdtPr>
          <w:id w:val="-409747880"/>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E">
      <w:pPr>
        <w:numPr>
          <w:ilvl w:val="4"/>
          <w:numId w:val="3"/>
        </w:numPr>
        <w:ind w:left="3600" w:hanging="360"/>
        <w:rPr>
          <w:u w:val="none"/>
        </w:rPr>
      </w:pPr>
      <w:sdt>
        <w:sdtPr>
          <w:id w:val="-509991280"/>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F">
      <w:pPr>
        <w:numPr>
          <w:ilvl w:val="4"/>
          <w:numId w:val="3"/>
        </w:numPr>
        <w:ind w:left="3600" w:hanging="360"/>
        <w:rPr>
          <w:u w:val="none"/>
        </w:rPr>
      </w:pPr>
      <w:sdt>
        <w:sdtPr>
          <w:id w:val="-619055676"/>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30">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31">
      <w:pPr>
        <w:numPr>
          <w:ilvl w:val="4"/>
          <w:numId w:val="3"/>
        </w:numPr>
        <w:ind w:left="3600" w:hanging="360"/>
      </w:pPr>
      <w:sdt>
        <w:sdtPr>
          <w:id w:val="2110757642"/>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32">
      <w:pPr>
        <w:numPr>
          <w:ilvl w:val="4"/>
          <w:numId w:val="3"/>
        </w:numPr>
        <w:ind w:left="3600" w:hanging="360"/>
      </w:pPr>
      <w:sdt>
        <w:sdtPr>
          <w:id w:val="47306715"/>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3">
      <w:pPr>
        <w:numPr>
          <w:ilvl w:val="4"/>
          <w:numId w:val="3"/>
        </w:numPr>
        <w:ind w:left="3600" w:hanging="360"/>
      </w:pPr>
      <w:sdt>
        <w:sdtPr>
          <w:id w:val="-194927176"/>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4">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5">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6">
      <w:pPr>
        <w:numPr>
          <w:ilvl w:val="1"/>
          <w:numId w:val="3"/>
        </w:numPr>
        <w:ind w:left="1440" w:hanging="360"/>
        <w:rPr>
          <w:u w:val="none"/>
        </w:rPr>
      </w:pPr>
      <w:sdt>
        <w:sdtPr>
          <w:id w:val="-762638248"/>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A">
      <w:pPr>
        <w:numPr>
          <w:ilvl w:val="3"/>
          <w:numId w:val="3"/>
        </w:numPr>
        <w:ind w:left="2880" w:hanging="360"/>
        <w:rPr>
          <w:u w:val="none"/>
        </w:rPr>
      </w:pPr>
      <w:sdt>
        <w:sdtPr>
          <w:id w:val="620562312"/>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B">
      <w:pPr>
        <w:numPr>
          <w:ilvl w:val="3"/>
          <w:numId w:val="3"/>
        </w:numPr>
        <w:ind w:left="2880" w:hanging="360"/>
        <w:rPr>
          <w:u w:val="none"/>
        </w:rPr>
      </w:pPr>
      <w:sdt>
        <w:sdtPr>
          <w:id w:val="-857810519"/>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D">
      <w:pPr>
        <w:numPr>
          <w:ilvl w:val="3"/>
          <w:numId w:val="3"/>
        </w:numPr>
        <w:ind w:left="2880" w:hanging="360"/>
        <w:rPr>
          <w:u w:val="none"/>
        </w:rPr>
      </w:pPr>
      <w:sdt>
        <w:sdtPr>
          <w:id w:val="-1740785435"/>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E">
      <w:pPr>
        <w:numPr>
          <w:ilvl w:val="3"/>
          <w:numId w:val="3"/>
        </w:numPr>
        <w:ind w:left="2880" w:hanging="360"/>
        <w:rPr>
          <w:u w:val="none"/>
        </w:rPr>
      </w:pPr>
      <w:sdt>
        <w:sdtPr>
          <w:id w:val="169448709"/>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F">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40">
      <w:pPr>
        <w:numPr>
          <w:ilvl w:val="3"/>
          <w:numId w:val="3"/>
        </w:numPr>
        <w:ind w:left="2880" w:hanging="360"/>
        <w:rPr>
          <w:u w:val="none"/>
        </w:rPr>
      </w:pPr>
      <w:sdt>
        <w:sdtPr>
          <w:id w:val="-923430681"/>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41">
      <w:pPr>
        <w:numPr>
          <w:ilvl w:val="3"/>
          <w:numId w:val="3"/>
        </w:numPr>
        <w:ind w:left="2880" w:hanging="360"/>
        <w:rPr>
          <w:u w:val="none"/>
        </w:rPr>
      </w:pPr>
      <w:sdt>
        <w:sdtPr>
          <w:id w:val="-933709268"/>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4">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5">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6">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9">
      <w:pPr>
        <w:numPr>
          <w:ilvl w:val="1"/>
          <w:numId w:val="4"/>
        </w:numPr>
        <w:ind w:left="1800" w:hanging="360"/>
        <w:rPr>
          <w:b w:val="1"/>
        </w:rPr>
      </w:pPr>
      <w:sdt>
        <w:sdtPr>
          <w:id w:val="-145540424"/>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A">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B">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C">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D">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F">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50">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51">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52">
      <w:pPr>
        <w:numPr>
          <w:ilvl w:val="2"/>
          <w:numId w:val="4"/>
        </w:numPr>
        <w:ind w:left="2520" w:hanging="360"/>
        <w:rPr>
          <w:u w:val="none"/>
        </w:rPr>
      </w:pPr>
      <w:sdt>
        <w:sdtPr>
          <w:id w:val="-1014803848"/>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9">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A">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color w:val="000000"/>
              </w:rPr>
            </w:pPr>
            <w:sdt>
              <w:sdtPr>
                <w:id w:val="-1239628748"/>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61">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color w:val="000000"/>
              </w:rPr>
            </w:pPr>
            <w:sdt>
              <w:sdtPr>
                <w:id w:val="-1686998081"/>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5">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6">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7">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8">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color w:val="000000"/>
              </w:rPr>
            </w:pPr>
            <w:sdt>
              <w:sdtPr>
                <w:id w:val="-510500713"/>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C">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D">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color w:val="000000"/>
              </w:rPr>
            </w:pPr>
            <w:sdt>
              <w:sdtPr>
                <w:id w:val="-1711116792"/>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71">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color w:val="000000"/>
              </w:rPr>
            </w:pPr>
            <w:sdt>
              <w:sdtPr>
                <w:id w:val="1002647280"/>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5">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6">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7">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8">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9">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A">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B">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C">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color w:val="000000"/>
              </w:rPr>
            </w:pPr>
            <w:sdt>
              <w:sdtPr>
                <w:id w:val="-1055088512"/>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80">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color w:val="000000"/>
              </w:rPr>
            </w:pPr>
            <w:sdt>
              <w:sdtPr>
                <w:id w:val="-60351899"/>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4">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5">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6">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7">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9">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A">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B">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color w:val="000000"/>
              </w:rPr>
            </w:pPr>
            <w:sdt>
              <w:sdtPr>
                <w:id w:val="1700079737"/>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F">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90">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91">
            <w:pPr>
              <w:widowControl w:val="0"/>
              <w:spacing w:line="240" w:lineRule="auto"/>
              <w:rPr/>
            </w:pPr>
            <w:r w:rsidDel="00000000" w:rsidR="00000000" w:rsidRPr="00000000">
              <w:rPr>
                <w:rtl w:val="0"/>
              </w:rPr>
              <w:t xml:space="preserve">Emilia</w:t>
            </w:r>
          </w:p>
          <w:p w:rsidR="00000000" w:rsidDel="00000000" w:rsidP="00000000" w:rsidRDefault="00000000" w:rsidRPr="00000000" w14:paraId="00000092">
            <w:pPr>
              <w:widowControl w:val="0"/>
              <w:spacing w:line="240" w:lineRule="auto"/>
              <w:rPr/>
            </w:pPr>
            <w:r w:rsidDel="00000000" w:rsidR="00000000" w:rsidRPr="00000000">
              <w:rPr>
                <w:rtl w:val="0"/>
              </w:rPr>
              <w:t xml:space="preserve">Felt</w:t>
            </w:r>
          </w:p>
          <w:p w:rsidR="00000000" w:rsidDel="00000000" w:rsidP="00000000" w:rsidRDefault="00000000" w:rsidRPr="00000000" w14:paraId="00000093">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color w:val="000000"/>
              </w:rPr>
            </w:pPr>
            <w:sdt>
              <w:sdtPr>
                <w:id w:val="133047989"/>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7">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color w:val="000000"/>
              </w:rPr>
            </w:pPr>
            <w:sdt>
              <w:sdtPr>
                <w:id w:val="1807147737"/>
                <w:tag w:val="goog_rdk_31"/>
              </w:sdtPr>
              <w:sdtContent>
                <w:r w:rsidDel="00000000" w:rsidR="00000000" w:rsidRPr="00000000">
                  <w:rPr>
                    <w:rFonts w:ascii="Arial Unicode MS" w:cs="Arial Unicode MS" w:eastAsia="Arial Unicode MS" w:hAnsi="Arial Unicode MS"/>
                    <w:color w:val="2c3e50"/>
                    <w:sz w:val="24"/>
                    <w:szCs w:val="24"/>
                    <w:highlight w:val="white"/>
                    <w:rtl w:val="0"/>
                  </w:rPr>
                  <w:t xml:space="preserve">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rPr>
                <w:color w:val="000000"/>
              </w:rPr>
            </w:pPr>
            <w:r w:rsidDel="00000000" w:rsidR="00000000" w:rsidRPr="00000000">
              <w:rPr>
                <w:rtl w:val="0"/>
              </w:rPr>
              <w:t xml:space="preserve">Commander</w:t>
            </w:r>
            <w:r w:rsidDel="00000000" w:rsidR="00000000" w:rsidRPr="00000000">
              <w:rPr>
                <w:rtl w:val="0"/>
              </w:rPr>
            </w:r>
          </w:p>
        </w:tc>
        <w:tc>
          <w:tcPr>
            <w:vAlign w:val="center"/>
          </w:tcPr>
          <w:p w:rsidR="00000000" w:rsidDel="00000000" w:rsidP="00000000" w:rsidRDefault="00000000" w:rsidRPr="00000000" w14:paraId="0000009B">
            <w:pPr>
              <w:widowControl w:val="0"/>
              <w:spacing w:line="240" w:lineRule="auto"/>
              <w:rPr/>
            </w:pPr>
            <w:r w:rsidDel="00000000" w:rsidR="00000000" w:rsidRPr="00000000">
              <w:rPr>
                <w:rtl w:val="0"/>
              </w:rPr>
              <w:t xml:space="preserve">Marcos Gildark</w:t>
            </w:r>
          </w:p>
          <w:p w:rsidR="00000000" w:rsidDel="00000000" w:rsidP="00000000" w:rsidRDefault="00000000" w:rsidRPr="00000000" w14:paraId="0000009C">
            <w:pPr>
              <w:widowControl w:val="0"/>
              <w:spacing w:line="240" w:lineRule="auto"/>
              <w:rPr/>
            </w:pPr>
            <w:r w:rsidDel="00000000" w:rsidR="00000000" w:rsidRPr="00000000">
              <w:rPr>
                <w:rtl w:val="0"/>
              </w:rPr>
              <w:t xml:space="preserve">Wilhelm van Astrea (formerly)</w:t>
            </w:r>
          </w:p>
        </w:tc>
        <w:tc>
          <w:tcPr>
            <w:vAlign w:val="center"/>
          </w:tcPr>
          <w:p w:rsidR="00000000" w:rsidDel="00000000" w:rsidP="00000000" w:rsidRDefault="00000000" w:rsidRPr="00000000" w14:paraId="0000009D">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color w:val="000000"/>
              </w:rPr>
            </w:pPr>
            <w:sdt>
              <w:sdtPr>
                <w:id w:val="-1683570639"/>
                <w:tag w:val="goog_rdk_32"/>
              </w:sdtPr>
              <w:sdtContent>
                <w:r w:rsidDel="00000000" w:rsidR="00000000" w:rsidRPr="00000000">
                  <w:rPr>
                    <w:rFonts w:ascii="Arial Unicode MS" w:cs="Arial Unicode MS" w:eastAsia="Arial Unicode MS" w:hAnsi="Arial Unicode MS"/>
                    <w:rtl w:val="0"/>
                  </w:rPr>
                  <w:t xml:space="preserve">副団長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color w:val="000000"/>
              </w:rPr>
            </w:pPr>
            <w:r w:rsidDel="00000000" w:rsidR="00000000" w:rsidRPr="00000000">
              <w:rPr>
                <w:rtl w:val="0"/>
              </w:rPr>
              <w:t xml:space="preserve">Deputy Commander</w:t>
            </w:r>
            <w:r w:rsidDel="00000000" w:rsidR="00000000" w:rsidRPr="00000000">
              <w:rPr>
                <w:rtl w:val="0"/>
              </w:rPr>
            </w:r>
          </w:p>
        </w:tc>
        <w:tc>
          <w:tcPr>
            <w:vAlign w:val="center"/>
          </w:tcPr>
          <w:p w:rsidR="00000000" w:rsidDel="00000000" w:rsidP="00000000" w:rsidRDefault="00000000" w:rsidRPr="00000000" w14:paraId="000000A0">
            <w:pPr>
              <w:widowControl w:val="0"/>
              <w:spacing w:line="240" w:lineRule="auto"/>
              <w:rPr/>
            </w:pPr>
            <w:r w:rsidDel="00000000" w:rsidR="00000000" w:rsidRPr="00000000">
              <w:rPr>
                <w:rtl w:val="0"/>
              </w:rPr>
              <w:t xml:space="preserve">Heinkel Astrea</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id w:val="-334795218"/>
                <w:tag w:val="goog_rdk_33"/>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A5">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A6">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A7">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A8">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A9">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AA">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AB">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C">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id w:val="1088544282"/>
                <w:tag w:val="goog_rdk_34"/>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color w:val="000000"/>
              </w:rPr>
            </w:pPr>
            <w:sdt>
              <w:sdtPr>
                <w:id w:val="-745266483"/>
                <w:tag w:val="goog_rdk_35"/>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B6">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B7">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B8">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B9">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sdt>
              <w:sdtPr>
                <w:id w:val="269816155"/>
                <w:tag w:val="goog_rdk_36"/>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D">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E">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sdt>
              <w:sdtPr>
                <w:id w:val="-1174127862"/>
                <w:tag w:val="goog_rdk_37"/>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C2">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C4">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rPr/>
            </w:pPr>
            <w:sdt>
              <w:sdtPr>
                <w:id w:val="1416088823"/>
                <w:tag w:val="goog_rdk_38"/>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pPr>
            <w:sdt>
              <w:sdtPr>
                <w:id w:val="1792775526"/>
                <w:tag w:val="goog_rdk_39"/>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pPr>
            <w:sdt>
              <w:sdtPr>
                <w:id w:val="-1457880369"/>
                <w:tag w:val="goog_rdk_40"/>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color w:val="000000"/>
              </w:rPr>
            </w:pPr>
            <w:sdt>
              <w:sdtPr>
                <w:id w:val="1665453333"/>
                <w:tag w:val="goog_rdk_41"/>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F">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D0">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D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D2">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D3">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color w:val="000000"/>
              </w:rPr>
            </w:pPr>
            <w:sdt>
              <w:sdtPr>
                <w:id w:val="-1173658422"/>
                <w:tag w:val="goog_rdk_42"/>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D8">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D9">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sdt>
              <w:sdtPr>
                <w:id w:val="1469094251"/>
                <w:tag w:val="goog_rdk_43"/>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D">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rPr/>
            </w:pPr>
            <w:sdt>
              <w:sdtPr>
                <w:id w:val="8773071"/>
                <w:tag w:val="goog_rdk_44"/>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E1">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E2">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rPr/>
            </w:pPr>
            <w:sdt>
              <w:sdtPr>
                <w:id w:val="-1768708516"/>
                <w:tag w:val="goog_rdk_45"/>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E7">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pPr>
            <w:sdt>
              <w:sdtPr>
                <w:id w:val="-1832445500"/>
                <w:tag w:val="goog_rdk_46"/>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rPr/>
            </w:pPr>
            <w:sdt>
              <w:sdtPr>
                <w:id w:val="600531023"/>
                <w:tag w:val="goog_rdk_47"/>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pPr>
            <w:sdt>
              <w:sdtPr>
                <w:id w:val="1752378828"/>
                <w:tag w:val="goog_rdk_48"/>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76" w:lineRule="auto"/>
              <w:rPr/>
            </w:pPr>
            <w:sdt>
              <w:sdtPr>
                <w:id w:val="-1501470924"/>
                <w:tag w:val="goog_rdk_49"/>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F8">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id w:val="635156208"/>
                <w:tag w:val="goog_rdk_50"/>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76" w:lineRule="auto"/>
              <w:rPr/>
            </w:pPr>
            <w:sdt>
              <w:sdtPr>
                <w:id w:val="-882087294"/>
                <w:tag w:val="goog_rdk_51"/>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76" w:lineRule="auto"/>
              <w:rPr/>
            </w:pPr>
            <w:sdt>
              <w:sdtPr>
                <w:id w:val="2092040051"/>
                <w:tag w:val="goog_rdk_52"/>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76" w:lineRule="auto"/>
              <w:rPr/>
            </w:pPr>
            <w:sdt>
              <w:sdtPr>
                <w:id w:val="-1698084524"/>
                <w:tag w:val="goog_rdk_53"/>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108">
            <w:pPr>
              <w:widowControl w:val="0"/>
              <w:spacing w:line="240" w:lineRule="auto"/>
              <w:rPr/>
            </w:pPr>
            <w:r w:rsidDel="00000000" w:rsidR="00000000" w:rsidRPr="00000000">
              <w:rPr>
                <w:rtl w:val="0"/>
              </w:rPr>
              <w:t xml:space="preserve">Doltero Amule</w:t>
            </w:r>
          </w:p>
        </w:tc>
        <w:tc>
          <w:tcPr>
            <w:vAlign w:val="center"/>
          </w:tcPr>
          <w:p w:rsidR="00000000" w:rsidDel="00000000" w:rsidP="00000000" w:rsidRDefault="00000000" w:rsidRPr="00000000" w14:paraId="000001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76" w:lineRule="auto"/>
              <w:rPr/>
            </w:pPr>
            <w:sdt>
              <w:sdtPr>
                <w:id w:val="-1211365961"/>
                <w:tag w:val="goog_rdk_54"/>
              </w:sdtPr>
              <w:sdtContent>
                <w:r w:rsidDel="00000000" w:rsidR="00000000" w:rsidRPr="00000000">
                  <w:rPr>
                    <w:rFonts w:ascii="Arial Unicode MS" w:cs="Arial Unicode MS" w:eastAsia="Arial Unicode MS" w:hAnsi="Arial Unicode MS"/>
                    <w:rtl w:val="0"/>
                  </w:rPr>
                  <w:t xml:space="preserve">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r w:rsidDel="00000000" w:rsidR="00000000" w:rsidRPr="00000000">
              <w:rPr>
                <w:rtl w:val="0"/>
              </w:rPr>
              <w:t xml:space="preserve">Boulder</w:t>
            </w:r>
          </w:p>
        </w:tc>
        <w:tc>
          <w:tcP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10D">
            <w:pPr>
              <w:widowControl w:val="0"/>
              <w:spacing w:line="240" w:lineRule="auto"/>
              <w:rPr/>
            </w:pPr>
            <w:r w:rsidDel="00000000" w:rsidR="00000000" w:rsidRPr="00000000">
              <w:rPr>
                <w:rtl w:val="0"/>
              </w:rPr>
            </w:r>
          </w:p>
        </w:tc>
      </w:tr>
    </w:tbl>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1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sdt>
              <w:sdtPr>
                <w:id w:val="768921615"/>
                <w:tag w:val="goog_rdk_55"/>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sdt>
              <w:sdtPr>
                <w:id w:val="-364581139"/>
                <w:tag w:val="goog_rdk_56"/>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sdt>
              <w:sdtPr>
                <w:id w:val="1865671347"/>
                <w:tag w:val="goog_rdk_57"/>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sdt>
              <w:sdtPr>
                <w:id w:val="498517064"/>
                <w:tag w:val="goog_rdk_58"/>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sdt>
              <w:sdtPr>
                <w:id w:val="1902992569"/>
                <w:tag w:val="goog_rdk_59"/>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sdt>
              <w:sdtPr>
                <w:id w:val="2027193963"/>
                <w:tag w:val="goog_rdk_60"/>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sdt>
              <w:sdtPr>
                <w:id w:val="-530246000"/>
                <w:tag w:val="goog_rdk_61"/>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sdt>
              <w:sdtPr>
                <w:id w:val="-1131877024"/>
                <w:tag w:val="goog_rdk_62"/>
              </w:sdtPr>
              <w:sdtContent>
                <w:commentRangeStart w:id="0"/>
              </w:sdtContent>
            </w:sdt>
            <w:r w:rsidDel="00000000" w:rsidR="00000000" w:rsidRPr="00000000">
              <w:rPr>
                <w:rtl w:val="0"/>
              </w:rPr>
              <w:t xml:space="preserve">Unclear if it’s a group</w:t>
            </w:r>
            <w:commentRangeEnd w:id="0"/>
            <w:r w:rsidDel="00000000" w:rsidR="00000000" w:rsidRPr="00000000">
              <w:commentReference w:id="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sdt>
              <w:sdtPr>
                <w:id w:val="369522872"/>
                <w:tag w:val="goog_rdk_63"/>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2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sdt>
              <w:sdtPr>
                <w:id w:val="1127181630"/>
                <w:tag w:val="goog_rdk_64"/>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sdt>
              <w:sdtPr>
                <w:id w:val="171987378"/>
                <w:tag w:val="goog_rdk_65"/>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sdt>
              <w:sdtPr>
                <w:id w:val="1489128488"/>
                <w:tag w:val="goog_rdk_66"/>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sdt>
              <w:sdtPr>
                <w:id w:val="1247470832"/>
                <w:tag w:val="goog_rdk_67"/>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sdt>
              <w:sdtPr>
                <w:id w:val="-718150435"/>
                <w:tag w:val="goog_rdk_68"/>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sdt>
              <w:sdtPr>
                <w:id w:val="650929013"/>
                <w:tag w:val="goog_rdk_69"/>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sdt>
              <w:sdtPr>
                <w:id w:val="952525825"/>
                <w:tag w:val="goog_rdk_70"/>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sdt>
              <w:sdtPr>
                <w:id w:val="-1740684126"/>
                <w:tag w:val="goog_rdk_71"/>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sdt>
              <w:sdtPr>
                <w:id w:val="-1766942423"/>
                <w:tag w:val="goog_rdk_72"/>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sdt>
              <w:sdtPr>
                <w:id w:val="-272551592"/>
                <w:tag w:val="goog_rdk_73"/>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sdt>
              <w:sdtPr>
                <w:id w:val="-1594644246"/>
                <w:tag w:val="goog_rdk_74"/>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sdt>
              <w:sdtPr>
                <w:id w:val="575174632"/>
                <w:tag w:val="goog_rdk_75"/>
              </w:sdtPr>
              <w:sdtContent>
                <w:r w:rsidDel="00000000" w:rsidR="00000000" w:rsidRPr="00000000">
                  <w:rPr>
                    <w:rFonts w:ascii="Arial Unicode MS" w:cs="Arial Unicode MS" w:eastAsia="Arial Unicode MS" w:hAnsi="Arial Unicode MS"/>
                    <w:highlight w:val="white"/>
                    <w:rtl w:val="0"/>
                  </w:rPr>
                  <w:t xml:space="preserve">禁術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forbidden arts / forbidden technique</w:t>
            </w:r>
          </w:p>
        </w:tc>
        <w:tc>
          <w:tcPr>
            <w:vAlign w:val="center"/>
          </w:tcPr>
          <w:p w:rsidR="00000000" w:rsidDel="00000000" w:rsidP="00000000" w:rsidRDefault="00000000" w:rsidRPr="00000000" w14:paraId="00000150">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sdt>
              <w:sdtPr>
                <w:id w:val="-2077049419"/>
                <w:tag w:val="goog_rdk_76"/>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sdt>
              <w:sdtPr>
                <w:id w:val="-2144782056"/>
                <w:tag w:val="goog_rdk_77"/>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pPr>
            <w:sdt>
              <w:sdtPr>
                <w:id w:val="-1644494342"/>
                <w:tag w:val="goog_rdk_78"/>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pPr>
            <w:sdt>
              <w:sdtPr>
                <w:id w:val="2096285249"/>
                <w:tag w:val="goog_rdk_79"/>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id w:val="-1212187476"/>
                <w:tag w:val="goog_rdk_80"/>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id w:val="381739671"/>
                <w:tag w:val="goog_rdk_81"/>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id w:val="1731306348"/>
                <w:tag w:val="goog_rdk_82"/>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id w:val="-1533814336"/>
                <w:tag w:val="goog_rdk_83"/>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6C">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sdt>
              <w:sdtPr>
                <w:id w:val="-1395477139"/>
                <w:tag w:val="goog_rdk_84"/>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sdt>
              <w:sdtPr>
                <w:id w:val="-990010551"/>
                <w:tag w:val="goog_rdk_85"/>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sdt>
              <w:sdtPr>
                <w:id w:val="1607938978"/>
                <w:tag w:val="goog_rdk_86"/>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sdt>
              <w:sdtPr>
                <w:id w:val="-1331591306"/>
                <w:tag w:val="goog_rdk_87"/>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sdt>
              <w:sdtPr>
                <w:id w:val="2086210208"/>
                <w:tag w:val="goog_rdk_88"/>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sdt>
              <w:sdtPr>
                <w:id w:val="-370741027"/>
                <w:tag w:val="goog_rdk_89"/>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sdt>
              <w:sdtPr>
                <w:id w:val="-477478564"/>
                <w:tag w:val="goog_rdk_90"/>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id w:val="-1407750927"/>
                <w:tag w:val="goog_rdk_91"/>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sdt>
              <w:sdtPr>
                <w:id w:val="-2040315561"/>
                <w:tag w:val="goog_rdk_92"/>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id w:val="1395327495"/>
                <w:tag w:val="goog_rdk_93"/>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sdt>
              <w:sdtPr>
                <w:id w:val="-1754985587"/>
                <w:tag w:val="goog_rdk_94"/>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id w:val="1778735134"/>
                <w:tag w:val="goog_rdk_95"/>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sdt>
              <w:sdtPr>
                <w:id w:val="548990838"/>
                <w:tag w:val="goog_rdk_96"/>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sdt>
              <w:sdtPr>
                <w:id w:val="35218184"/>
                <w:tag w:val="goog_rdk_97"/>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sdt>
              <w:sdtPr>
                <w:id w:val="-293824961"/>
                <w:tag w:val="goog_rdk_98"/>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pPr>
            <w:sdt>
              <w:sdtPr>
                <w:id w:val="1150321703"/>
                <w:tag w:val="goog_rdk_99"/>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id w:val="-358451007"/>
                <w:tag w:val="goog_rdk_100"/>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sdt>
              <w:sdtPr>
                <w:id w:val="-580036743"/>
                <w:tag w:val="goog_rdk_101"/>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sdt>
              <w:sdtPr>
                <w:id w:val="-306441787"/>
                <w:tag w:val="goog_rdk_102"/>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sdt>
              <w:sdtPr>
                <w:id w:val="1945215270"/>
                <w:tag w:val="goog_rdk_103"/>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sdt>
              <w:sdtPr>
                <w:id w:val="1468293243"/>
                <w:tag w:val="goog_rdk_104"/>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A6">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rPr/>
            </w:pPr>
            <w:sdt>
              <w:sdtPr>
                <w:id w:val="202509288"/>
                <w:tag w:val="goog_rdk_105"/>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pPr>
            <w:sdt>
              <w:sdtPr>
                <w:id w:val="5673466"/>
                <w:tag w:val="goog_rdk_106"/>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pPr>
            <w:sdt>
              <w:sdtPr>
                <w:id w:val="305770725"/>
                <w:tag w:val="goog_rdk_107"/>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id w:val="-618273833"/>
                <w:tag w:val="goog_rdk_108"/>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id w:val="1347066285"/>
                <w:tag w:val="goog_rdk_109"/>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id w:val="-615967958"/>
                <w:tag w:val="goog_rdk_110"/>
              </w:sdtPr>
              <w:sdtContent>
                <w:r w:rsidDel="00000000" w:rsidR="00000000" w:rsidRPr="00000000">
                  <w:rPr>
                    <w:rFonts w:ascii="Arial Unicode MS" w:cs="Arial Unicode MS" w:eastAsia="Arial Unicode MS" w:hAnsi="Arial Unicode MS"/>
                    <w:rtl w:val="0"/>
                  </w:rPr>
                  <w:t xml:space="preserve">魔造具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Magicreation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id w:val="-270028568"/>
                <w:tag w:val="goog_rdk_111"/>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rPr/>
            </w:pPr>
            <w:sdt>
              <w:sdtPr>
                <w:id w:val="-474158039"/>
                <w:tag w:val="goog_rdk_112"/>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rPr/>
            </w:pPr>
            <w:r w:rsidDel="00000000" w:rsidR="00000000" w:rsidRPr="00000000">
              <w:rPr>
                <w:rtl w:val="0"/>
              </w:rPr>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C0">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sdt>
              <w:sdtPr>
                <w:id w:val="2112346183"/>
                <w:tag w:val="goog_rdk_113"/>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sdt>
              <w:sdtPr>
                <w:id w:val="61264367"/>
                <w:tag w:val="goog_rdk_114"/>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sdt>
              <w:sdtPr>
                <w:id w:val="345576505"/>
                <w:tag w:val="goog_rdk_115"/>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sdt>
              <w:sdtPr>
                <w:id w:val="1998146382"/>
                <w:tag w:val="goog_rdk_116"/>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sdt>
              <w:sdtPr>
                <w:id w:val="292946352"/>
                <w:tag w:val="goog_rdk_117"/>
              </w:sdtPr>
              <w:sdtContent>
                <w:r w:rsidDel="00000000" w:rsidR="00000000" w:rsidRPr="00000000">
                  <w:rPr>
                    <w:rFonts w:ascii="Arial Unicode MS" w:cs="Arial Unicode MS" w:eastAsia="Arial Unicode MS" w:hAnsi="Arial Unicode MS"/>
                    <w:color w:val="3a3a3a"/>
                    <w:sz w:val="21"/>
                    <w:szCs w:val="21"/>
                    <w:highlight w:val="white"/>
                    <w:rtl w:val="0"/>
                  </w:rPr>
                  <w:t xml:space="preserve">オル・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rPr/>
            </w:pPr>
            <w:r w:rsidDel="00000000" w:rsidR="00000000" w:rsidRPr="00000000">
              <w:rPr>
                <w:rtl w:val="0"/>
              </w:rPr>
              <w:t xml:space="preserve">Ol</w:t>
            </w:r>
          </w:p>
        </w:tc>
        <w:tc>
          <w:tcPr>
            <w:vAlign w:val="center"/>
          </w:tcPr>
          <w:p w:rsidR="00000000" w:rsidDel="00000000" w:rsidP="00000000" w:rsidRDefault="00000000" w:rsidRPr="00000000" w14:paraId="000001D2">
            <w:pPr>
              <w:widowControl w:val="0"/>
              <w:spacing w:line="240" w:lineRule="auto"/>
              <w:rPr/>
            </w:pPr>
            <w:r w:rsidDel="00000000" w:rsidR="00000000" w:rsidRPr="00000000">
              <w:rPr>
                <w:rtl w:val="0"/>
              </w:rPr>
              <w:t xml:space="preserve">Used only with 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sdt>
              <w:sdtPr>
                <w:id w:val="-2002128537"/>
                <w:tag w:val="goog_rdk_118"/>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sdt>
              <w:sdtPr>
                <w:id w:val="643763785"/>
                <w:tag w:val="goog_rdk_119"/>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sdt>
              <w:sdtPr>
                <w:id w:val="-645313768"/>
                <w:tag w:val="goog_rdk_120"/>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pPr>
            <w:sdt>
              <w:sdtPr>
                <w:id w:val="25960925"/>
                <w:tag w:val="goog_rdk_121"/>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sdt>
              <w:sdtPr>
                <w:id w:val="-406687402"/>
                <w:tag w:val="goog_rdk_122"/>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sdt>
              <w:sdtPr>
                <w:id w:val="-108876328"/>
                <w:tag w:val="goog_rdk_123"/>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sdt>
              <w:sdtPr>
                <w:id w:val="508660376"/>
                <w:tag w:val="goog_rdk_124"/>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sdt>
              <w:sdtPr>
                <w:id w:val="514284488"/>
                <w:tag w:val="goog_rdk_125"/>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sdt>
              <w:sdtPr>
                <w:id w:val="-568495003"/>
                <w:tag w:val="goog_rdk_126"/>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sdt>
              <w:sdtPr>
                <w:id w:val="969000753"/>
                <w:tag w:val="goog_rdk_127"/>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sdt>
              <w:sdtPr>
                <w:id w:val="-489542093"/>
                <w:tag w:val="goog_rdk_128"/>
              </w:sdtPr>
              <w:sdtContent>
                <w:r w:rsidDel="00000000" w:rsidR="00000000" w:rsidRPr="00000000">
                  <w:rPr>
                    <w:rFonts w:ascii="Arial Unicode MS" w:cs="Arial Unicode MS" w:eastAsia="Arial Unicode MS" w:hAnsi="Arial Unicode MS"/>
                    <w:rtl w:val="0"/>
                  </w:rPr>
                  <w:t xml:space="preserve">クラム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rPr/>
            </w:pPr>
            <w:r w:rsidDel="00000000" w:rsidR="00000000" w:rsidRPr="00000000">
              <w:rPr>
                <w:rtl w:val="0"/>
              </w:rPr>
              <w:t xml:space="preserve">Karum</w:t>
            </w:r>
          </w:p>
        </w:tc>
        <w:tc>
          <w:tcPr>
            <w:vAlign w:val="center"/>
          </w:tcPr>
          <w:p w:rsidR="00000000" w:rsidDel="00000000" w:rsidP="00000000" w:rsidRDefault="00000000" w:rsidRPr="00000000" w14:paraId="000001F3">
            <w:pPr>
              <w:widowControl w:val="0"/>
              <w:spacing w:line="240" w:lineRule="auto"/>
              <w:rPr/>
            </w:pPr>
            <w:sdt>
              <w:sdtPr>
                <w:id w:val="-1187251207"/>
                <w:tag w:val="goog_rdk_129"/>
              </w:sdtPr>
              <w:sdtContent>
                <w:r w:rsidDel="00000000" w:rsidR="00000000" w:rsidRPr="00000000">
                  <w:rPr>
                    <w:rFonts w:ascii="Arial Unicode MS" w:cs="Arial Unicode MS" w:eastAsia="Arial Unicode MS" w:hAnsi="Arial Unicode MS"/>
                    <w:rtl w:val="0"/>
                  </w:rPr>
                  <w:t xml:space="preserve">ムラク but flipped</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sdt>
              <w:sdtPr>
                <w:id w:val="543086534"/>
                <w:tag w:val="goog_rdk_130"/>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sdt>
              <w:sdtPr>
                <w:id w:val="1968090515"/>
                <w:tag w:val="goog_rdk_131"/>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sdt>
              <w:sdtPr>
                <w:id w:val="-1095541538"/>
                <w:tag w:val="goog_rdk_132"/>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sdt>
              <w:sdtPr>
                <w:id w:val="-790210514"/>
                <w:tag w:val="goog_rdk_133"/>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sdt>
              <w:sdtPr>
                <w:id w:val="-1903748923"/>
                <w:tag w:val="goog_rdk_134"/>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pPr>
            <w:sdt>
              <w:sdtPr>
                <w:id w:val="-786645010"/>
                <w:tag w:val="goog_rdk_135"/>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2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sdt>
              <w:sdtPr>
                <w:id w:val="615714798"/>
                <w:tag w:val="goog_rdk_136"/>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2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sdt>
              <w:sdtPr>
                <w:id w:val="-1025145360"/>
                <w:tag w:val="goog_rdk_137"/>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2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sdt>
              <w:sdtPr>
                <w:id w:val="2134870828"/>
                <w:tag w:val="goog_rdk_138"/>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2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sdt>
              <w:sdtPr>
                <w:id w:val="1430503859"/>
                <w:tag w:val="goog_rdk_139"/>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2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sdt>
              <w:sdtPr>
                <w:id w:val="-1997656159"/>
                <w:tag w:val="goog_rdk_140"/>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pPr>
            <w:sdt>
              <w:sdtPr>
                <w:id w:val="1229576566"/>
                <w:tag w:val="goog_rdk_141"/>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color w:val="000000"/>
              </w:rPr>
            </w:pPr>
            <w:sdt>
              <w:sdtPr>
                <w:id w:val="721870972"/>
                <w:tag w:val="goog_rdk_142"/>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rPr/>
            </w:pPr>
            <w:sdt>
              <w:sdtPr>
                <w:id w:val="260310343"/>
                <w:tag w:val="goog_rdk_143"/>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pPr>
            <w:sdt>
              <w:sdtPr>
                <w:id w:val="-1564539907"/>
                <w:tag w:val="goog_rdk_144"/>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id w:val="-1618920929"/>
                <w:tag w:val="goog_rdk_145"/>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id w:val="351796641"/>
                <w:tag w:val="goog_rdk_146"/>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id w:val="1094019009"/>
                <w:tag w:val="goog_rdk_147"/>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id w:val="-1987383022"/>
                <w:tag w:val="goog_rdk_148"/>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rPr/>
            </w:pPr>
            <w:sdt>
              <w:sdtPr>
                <w:id w:val="-869579439"/>
                <w:tag w:val="goog_rdk_149"/>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2F">
            <w:pPr>
              <w:widowControl w:val="0"/>
              <w:spacing w:line="240" w:lineRule="auto"/>
              <w:rPr/>
            </w:pPr>
            <w:r w:rsidDel="00000000" w:rsidR="00000000" w:rsidRPr="00000000">
              <w:rPr>
                <w:rtl w:val="0"/>
              </w:rPr>
              <w:t xml:space="preserve">No capitalization</w:t>
            </w:r>
          </w:p>
        </w:tc>
      </w:tr>
      <w:sdt>
        <w:sdtPr>
          <w:id w:val="-1015421154"/>
          <w:tag w:val="goog_rdk_151"/>
        </w:sdtPr>
        <w:sdtContent>
          <w:tr>
            <w:trPr>
              <w:cantSplit w:val="0"/>
              <w:tblHeader w:val="0"/>
              <w:ins w:author="cirdan lunae" w:id="0" w:date="2025-06-08T20:22:55Z"/>
            </w:trPr>
            <w:tc>
              <w:tcPr>
                <w:shd w:fill="auto" w:val="clear"/>
                <w:tcMar>
                  <w:top w:w="100.0" w:type="dxa"/>
                  <w:left w:w="100.0" w:type="dxa"/>
                  <w:bottom w:w="100.0" w:type="dxa"/>
                  <w:right w:w="100.0" w:type="dxa"/>
                </w:tcMar>
                <w:vAlign w:val="center"/>
              </w:tcPr>
              <w:sdt>
                <w:sdtPr>
                  <w:id w:val="-481369818"/>
                  <w:tag w:val="goog_rdk_155"/>
                </w:sdtPr>
                <w:sdtContent>
                  <w:p w:rsidR="00000000" w:rsidDel="00000000" w:rsidP="00000000" w:rsidRDefault="00000000" w:rsidRPr="00000000" w14:paraId="00000230">
                    <w:pPr>
                      <w:spacing w:line="276" w:lineRule="auto"/>
                      <w:rPr>
                        <w:ins w:author="cirdan lunae" w:id="0" w:date="2025-06-08T20:22:55Z"/>
                        <w:rPrChange w:author="cirdan lunae" w:id="1" w:date="2025-06-08T20:22:55Z">
                          <w:rPr/>
                        </w:rPrChange>
                      </w:rPr>
                    </w:pPr>
                    <w:sdt>
                      <w:sdtPr>
                        <w:id w:val="1025083222"/>
                        <w:tag w:val="goog_rdk_152"/>
                      </w:sdtPr>
                      <w:sdtContent>
                        <w:ins w:author="cirdan lunae" w:id="0" w:date="2025-06-08T20:22:55Z"/>
                        <w:sdt>
                          <w:sdtPr>
                            <w:id w:val="1667186391"/>
                            <w:tag w:val="goog_rdk_153"/>
                          </w:sdtPr>
                          <w:sdtContent>
                            <w:ins w:author="cirdan lunae" w:id="0" w:date="2025-06-08T20:22:55Z">
                              <w:r w:rsidDel="00000000" w:rsidR="00000000" w:rsidRPr="00000000">
                                <w:rPr>
                                  <w:rtl w:val="0"/>
                                  <w:rPrChange w:author="cirdan lunae" w:id="1" w:date="2025-06-08T20:22:55Z">
                                    <w:rPr/>
                                  </w:rPrChange>
                                </w:rPr>
                                <w:t xml:space="preserve">圧縮</w:t>
                              </w:r>
                            </w:ins>
                          </w:sdtContent>
                        </w:sdt>
                        <w:ins w:author="cirdan lunae" w:id="0" w:date="2025-06-08T20:22:55Z">
                          <w:sdt>
                            <w:sdtPr>
                              <w:id w:val="96558862"/>
                              <w:tag w:val="goog_rdk_154"/>
                            </w:sdtPr>
                            <w:sdtContent>
                              <w:r w:rsidDel="00000000" w:rsidR="00000000" w:rsidRPr="00000000">
                                <w:rPr>
                                  <w:rtl w:val="0"/>
                                </w:rPr>
                              </w:r>
                            </w:sdtContent>
                          </w:sdt>
                        </w:ins>
                      </w:sdtContent>
                    </w:sdt>
                  </w:p>
                </w:sdtContent>
              </w:sdt>
            </w:tc>
            <w:tc>
              <w:tcPr>
                <w:shd w:fill="auto" w:val="clear"/>
                <w:tcMar>
                  <w:top w:w="100.0" w:type="dxa"/>
                  <w:left w:w="100.0" w:type="dxa"/>
                  <w:bottom w:w="100.0" w:type="dxa"/>
                  <w:right w:w="100.0" w:type="dxa"/>
                </w:tcMar>
                <w:vAlign w:val="center"/>
              </w:tcPr>
              <w:sdt>
                <w:sdtPr>
                  <w:id w:val="-1503440746"/>
                  <w:tag w:val="goog_rdk_158"/>
                </w:sdtPr>
                <w:sdtContent>
                  <w:p w:rsidR="00000000" w:rsidDel="00000000" w:rsidP="00000000" w:rsidRDefault="00000000" w:rsidRPr="00000000" w14:paraId="00000231">
                    <w:pPr>
                      <w:widowControl w:val="0"/>
                      <w:spacing w:line="240" w:lineRule="auto"/>
                      <w:rPr>
                        <w:ins w:author="cirdan lunae" w:id="0" w:date="2025-06-08T20:22:55Z"/>
                        <w:rPrChange w:author="cirdan lunae" w:id="1" w:date="2025-06-08T20:22:55Z">
                          <w:rPr/>
                        </w:rPrChange>
                      </w:rPr>
                    </w:pPr>
                    <w:sdt>
                      <w:sdtPr>
                        <w:id w:val="-1882335813"/>
                        <w:tag w:val="goog_rdk_156"/>
                      </w:sdtPr>
                      <w:sdtContent>
                        <w:ins w:author="cirdan lunae" w:id="0" w:date="2025-06-08T20:22:55Z"/>
                        <w:sdt>
                          <w:sdtPr>
                            <w:id w:val="496130927"/>
                            <w:tag w:val="goog_rdk_157"/>
                          </w:sdtPr>
                          <w:sdtContent>
                            <w:ins w:author="cirdan lunae" w:id="0" w:date="2025-06-08T20:22:55Z">
                              <w:r w:rsidDel="00000000" w:rsidR="00000000" w:rsidRPr="00000000">
                                <w:rPr>
                                  <w:rtl w:val="0"/>
                                  <w:rPrChange w:author="cirdan lunae" w:id="1" w:date="2025-06-08T20:22:55Z">
                                    <w:rPr/>
                                  </w:rPrChange>
                                </w:rPr>
                                <w:t xml:space="preserve">Compression</w:t>
                              </w:r>
                            </w:ins>
                          </w:sdtContent>
                        </w:sdt>
                        <w:ins w:author="cirdan lunae" w:id="0" w:date="2025-06-08T20:22:55Z"/>
                      </w:sdtContent>
                    </w:sdt>
                  </w:p>
                </w:sdtContent>
              </w:sdt>
            </w:tc>
            <w:tc>
              <w:tcPr>
                <w:vAlign w:val="center"/>
              </w:tcPr>
              <w:sdt>
                <w:sdtPr>
                  <w:id w:val="-1477287898"/>
                  <w:tag w:val="goog_rdk_161"/>
                </w:sdtPr>
                <w:sdtContent>
                  <w:p w:rsidR="00000000" w:rsidDel="00000000" w:rsidP="00000000" w:rsidRDefault="00000000" w:rsidRPr="00000000" w14:paraId="00000232">
                    <w:pPr>
                      <w:widowControl w:val="0"/>
                      <w:spacing w:line="240" w:lineRule="auto"/>
                      <w:rPr>
                        <w:ins w:author="cirdan lunae" w:id="0" w:date="2025-06-08T20:22:55Z"/>
                        <w:rPrChange w:author="cirdan lunae" w:id="1" w:date="2025-06-08T20:22:55Z">
                          <w:rPr/>
                        </w:rPrChange>
                      </w:rPr>
                    </w:pPr>
                    <w:sdt>
                      <w:sdtPr>
                        <w:id w:val="-731335425"/>
                        <w:tag w:val="goog_rdk_159"/>
                      </w:sdtPr>
                      <w:sdtContent>
                        <w:ins w:author="cirdan lunae" w:id="0" w:date="2025-06-08T20:22:55Z"/>
                        <w:sdt>
                          <w:sdtPr>
                            <w:id w:val="2137287820"/>
                            <w:tag w:val="goog_rdk_160"/>
                          </w:sdtPr>
                          <w:sdtContent>
                            <w:ins w:author="cirdan lunae" w:id="0" w:date="2025-06-08T20:22:55Z">
                              <w:r w:rsidDel="00000000" w:rsidR="00000000" w:rsidRPr="00000000">
                                <w:rPr>
                                  <w:rtl w:val="0"/>
                                  <w:rPrChange w:author="cirdan lunae" w:id="1" w:date="2025-06-08T20:22:55Z">
                                    <w:rPr/>
                                  </w:rPrChange>
                                </w:rPr>
                                <w:t xml:space="preserve">Maybe this could be under Authority? It's not exactly Clind's Authority's name, but rather what it does.</w:t>
                              </w:r>
                            </w:ins>
                          </w:sdtContent>
                        </w:sdt>
                        <w:ins w:author="cirdan lunae" w:id="0" w:date="2025-06-08T20:22:55Z"/>
                      </w:sdtContent>
                    </w:sdt>
                  </w:p>
                </w:sdtContent>
              </w:sdt>
            </w:tc>
          </w:tr>
        </w:sdtContent>
      </w:sdt>
    </w:tbl>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36">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pPr>
            <w:sdt>
              <w:sdtPr>
                <w:id w:val="-646251355"/>
                <w:tag w:val="goog_rdk_162"/>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pPr>
            <w:sdt>
              <w:sdtPr>
                <w:id w:val="992081580"/>
                <w:tag w:val="goog_rdk_163"/>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pPr>
            <w:sdt>
              <w:sdtPr>
                <w:id w:val="-293921045"/>
                <w:tag w:val="goog_rdk_164"/>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rPr/>
            </w:pPr>
            <w:sdt>
              <w:sdtPr>
                <w:id w:val="-615184270"/>
                <w:tag w:val="goog_rdk_165"/>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pPr>
            <w:sdt>
              <w:sdtPr>
                <w:id w:val="1027031141"/>
                <w:tag w:val="goog_rdk_166"/>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48">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sdt>
              <w:sdtPr>
                <w:id w:val="1764058890"/>
                <w:tag w:val="goog_rdk_167"/>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pPr>
            <w:sdt>
              <w:sdtPr>
                <w:id w:val="-1943289672"/>
                <w:tag w:val="goog_rdk_168"/>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line="240" w:lineRule="auto"/>
              <w:rPr/>
            </w:pPr>
            <w:sdt>
              <w:sdtPr>
                <w:id w:val="-737392264"/>
                <w:tag w:val="goog_rdk_169"/>
              </w:sdtPr>
              <w:sdtContent>
                <w:r w:rsidDel="00000000" w:rsidR="00000000" w:rsidRPr="00000000">
                  <w:rPr>
                    <w:rFonts w:ascii="Arial Unicode MS" w:cs="Arial Unicode MS" w:eastAsia="Arial Unicode MS" w:hAnsi="Arial Unicode MS"/>
                    <w:color w:val="3a3a3a"/>
                    <w:sz w:val="21"/>
                    <w:szCs w:val="21"/>
                    <w:highlight w:val="white"/>
                    <w:rtl w:val="0"/>
                  </w:rPr>
                  <w:t xml:space="preserve">洗魂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rPr/>
            </w:pPr>
            <w:r w:rsidDel="00000000" w:rsidR="00000000" w:rsidRPr="00000000">
              <w:rPr>
                <w:rtl w:val="0"/>
              </w:rPr>
              <w:t xml:space="preserve">Soulwashing</w:t>
            </w:r>
          </w:p>
        </w:tc>
        <w:tc>
          <w:tcPr>
            <w:vAlign w:val="center"/>
          </w:tcPr>
          <w:p w:rsidR="00000000" w:rsidDel="00000000" w:rsidP="00000000" w:rsidRDefault="00000000" w:rsidRPr="00000000" w14:paraId="000002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rPr>
                <w:color w:val="3a3a3a"/>
                <w:sz w:val="21"/>
                <w:szCs w:val="21"/>
                <w:highlight w:val="white"/>
              </w:rPr>
            </w:pPr>
            <w:sdt>
              <w:sdtPr>
                <w:id w:val="7290238"/>
                <w:tag w:val="goog_rdk_170"/>
              </w:sdtPr>
              <w:sdtContent>
                <w:r w:rsidDel="00000000" w:rsidR="00000000" w:rsidRPr="00000000">
                  <w:rPr>
                    <w:rFonts w:ascii="Arial Unicode MS" w:cs="Arial Unicode MS" w:eastAsia="Arial Unicode MS" w:hAnsi="Arial Unicode MS"/>
                    <w:color w:val="3a3a3a"/>
                    <w:sz w:val="21"/>
                    <w:szCs w:val="21"/>
                    <w:highlight w:val="white"/>
                    <w:rtl w:val="0"/>
                  </w:rPr>
                  <w:t xml:space="preserve">変異・変貌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pPr>
            <w:r w:rsidDel="00000000" w:rsidR="00000000" w:rsidRPr="00000000">
              <w:rPr>
                <w:rtl w:val="0"/>
              </w:rPr>
              <w:t xml:space="preserve">(TBD)</w:t>
            </w:r>
          </w:p>
        </w:tc>
        <w:tc>
          <w:tcPr>
            <w:vAlign w:val="center"/>
          </w:tcPr>
          <w:p w:rsidR="00000000" w:rsidDel="00000000" w:rsidP="00000000" w:rsidRDefault="00000000" w:rsidRPr="00000000" w14:paraId="00000254">
            <w:pPr>
              <w:widowControl w:val="0"/>
              <w:spacing w:line="240" w:lineRule="auto"/>
              <w:rPr/>
            </w:pPr>
            <w:r w:rsidDel="00000000" w:rsidR="00000000" w:rsidRPr="00000000">
              <w:rPr>
                <w:rtl w:val="0"/>
              </w:rPr>
            </w:r>
          </w:p>
        </w:tc>
      </w:tr>
    </w:tbl>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58">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pPr>
            <w:sdt>
              <w:sdtPr>
                <w:id w:val="-1557600028"/>
                <w:tag w:val="goog_rdk_171"/>
              </w:sdtPr>
              <w:sdtContent>
                <w:r w:rsidDel="00000000" w:rsidR="00000000" w:rsidRPr="00000000">
                  <w:rPr>
                    <w:rFonts w:ascii="Arial Unicode MS" w:cs="Arial Unicode MS" w:eastAsia="Arial Unicode MS" w:hAnsi="Arial Unicode MS"/>
                    <w:rtl w:val="0"/>
                  </w:rPr>
                  <w:t xml:space="preserve">風避, 風除</w:t>
                </w:r>
              </w:sdtContent>
            </w:sdt>
            <w:sdt>
              <w:sdtPr>
                <w:id w:val="2131921704"/>
                <w:tag w:val="goog_rdk_172"/>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5F">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pPr>
            <w:sdt>
              <w:sdtPr>
                <w:id w:val="-321699585"/>
                <w:tag w:val="goog_rdk_173"/>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63">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pPr>
            <w:sdt>
              <w:sdtPr>
                <w:id w:val="1194271192"/>
                <w:tag w:val="goog_rdk_174"/>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67">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68">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pPr>
            <w:sdt>
              <w:sdtPr>
                <w:id w:val="1448174061"/>
                <w:tag w:val="goog_rdk_175"/>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6B">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rPr/>
            </w:pPr>
            <w:sdt>
              <w:sdtPr>
                <w:id w:val="-200403541"/>
                <w:tag w:val="goog_rdk_176"/>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6F">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rPr/>
            </w:pPr>
            <w:sdt>
              <w:sdtPr>
                <w:id w:val="855216058"/>
                <w:tag w:val="goog_rdk_177"/>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73">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74">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rPr/>
            </w:pPr>
            <w:sdt>
              <w:sdtPr>
                <w:id w:val="-622925344"/>
                <w:tag w:val="goog_rdk_178"/>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77">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8">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rPr/>
            </w:pPr>
            <w:sdt>
              <w:sdtPr>
                <w:id w:val="-939876041"/>
                <w:tag w:val="goog_rdk_179"/>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7C">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line="240" w:lineRule="auto"/>
              <w:rPr/>
            </w:pPr>
            <w:sdt>
              <w:sdtPr>
                <w:id w:val="-1491675377"/>
                <w:tag w:val="goog_rdk_180"/>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80">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rPr/>
            </w:pPr>
            <w:sdt>
              <w:sdtPr>
                <w:id w:val="1336365402"/>
                <w:tag w:val="goog_rdk_181"/>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84">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85">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rPr/>
            </w:pPr>
            <w:sdt>
              <w:sdtPr>
                <w:id w:val="-653896155"/>
                <w:tag w:val="goog_rdk_182"/>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88">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89">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8A">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pPr>
            <w:sdt>
              <w:sdtPr>
                <w:id w:val="-608667514"/>
                <w:tag w:val="goog_rdk_183"/>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8E">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8F">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90">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91">
            <w:pPr>
              <w:widowControl w:val="0"/>
              <w:spacing w:line="240" w:lineRule="auto"/>
              <w:rPr/>
            </w:pPr>
            <w:r w:rsidDel="00000000" w:rsidR="00000000" w:rsidRPr="00000000">
              <w:rPr>
                <w:rtl w:val="0"/>
              </w:rPr>
              <w:t xml:space="preserve">Also used to refer to Reid Astrea as-is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rPr/>
            </w:pPr>
            <w:sdt>
              <w:sdtPr>
                <w:id w:val="347866152"/>
                <w:tag w:val="goog_rdk_184"/>
              </w:sdtPr>
              <w:sdtContent>
                <w:r w:rsidDel="00000000" w:rsidR="00000000" w:rsidRPr="00000000">
                  <w:rPr>
                    <w:rFonts w:ascii="Arial Unicode MS" w:cs="Arial Unicode MS" w:eastAsia="Arial Unicode MS" w:hAnsi="Arial Unicode MS"/>
                    <w:rtl w:val="0"/>
                  </w:rPr>
                  <w:t xml:space="preserve">念話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pPr>
            <w:r w:rsidDel="00000000" w:rsidR="00000000" w:rsidRPr="00000000">
              <w:rPr>
                <w:rtl w:val="0"/>
              </w:rPr>
              <w:t xml:space="preserve">Mindspeak</w:t>
            </w:r>
          </w:p>
        </w:tc>
        <w:tc>
          <w:tcPr>
            <w:vAlign w:val="center"/>
          </w:tcPr>
          <w:p w:rsidR="00000000" w:rsidDel="00000000" w:rsidP="00000000" w:rsidRDefault="00000000" w:rsidRPr="00000000" w14:paraId="00000294">
            <w:pPr>
              <w:widowControl w:val="0"/>
              <w:spacing w:line="240" w:lineRule="auto"/>
              <w:rPr/>
            </w:pPr>
            <w:r w:rsidDel="00000000" w:rsidR="00000000" w:rsidRPr="00000000">
              <w:rPr>
                <w:rtl w:val="0"/>
              </w:rPr>
              <w:t xml:space="preserve">Flam Remendis</w:t>
            </w:r>
          </w:p>
          <w:p w:rsidR="00000000" w:rsidDel="00000000" w:rsidP="00000000" w:rsidRDefault="00000000" w:rsidRPr="00000000" w14:paraId="00000295">
            <w:pPr>
              <w:widowControl w:val="0"/>
              <w:spacing w:line="240" w:lineRule="auto"/>
              <w:rPr/>
            </w:pPr>
            <w:r w:rsidDel="00000000" w:rsidR="00000000" w:rsidRPr="00000000">
              <w:rPr>
                <w:rtl w:val="0"/>
              </w:rPr>
              <w:t xml:space="preserve">Grassis Remendis</w:t>
            </w:r>
          </w:p>
        </w:tc>
        <w:tc>
          <w:tcPr>
            <w:vAlign w:val="center"/>
          </w:tcPr>
          <w:p w:rsidR="00000000" w:rsidDel="00000000" w:rsidP="00000000" w:rsidRDefault="00000000" w:rsidRPr="00000000" w14:paraId="00000296">
            <w:pPr>
              <w:widowControl w:val="0"/>
              <w:spacing w:line="240" w:lineRule="auto"/>
              <w:rPr/>
            </w:pPr>
            <w:r w:rsidDel="00000000" w:rsidR="00000000" w:rsidRPr="00000000">
              <w:rPr>
                <w:rtl w:val="0"/>
              </w:rPr>
            </w:r>
          </w:p>
        </w:tc>
      </w:tr>
    </w:tbl>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sdt>
        <w:sdtPr>
          <w:id w:val="616915009"/>
          <w:tag w:val="goog_rdk_185"/>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9C">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pPr>
            <w:sdt>
              <w:sdtPr>
                <w:id w:val="287912795"/>
                <w:tag w:val="goog_rdk_186"/>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pPr>
            <w:sdt>
              <w:sdtPr>
                <w:id w:val="-1653561477"/>
                <w:tag w:val="goog_rdk_187"/>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pPr>
            <w:sdt>
              <w:sdtPr>
                <w:id w:val="300793365"/>
                <w:tag w:val="goog_rdk_188"/>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sdt>
              <w:sdtPr>
                <w:id w:val="1690003359"/>
                <w:tag w:val="goog_rdk_189"/>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pPr>
            <w:sdt>
              <w:sdtPr>
                <w:id w:val="-1636438243"/>
                <w:tag w:val="goog_rdk_190"/>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pPr>
            <w:sdt>
              <w:sdtPr>
                <w:id w:val="-1948805906"/>
                <w:tag w:val="goog_rdk_191"/>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sdt>
              <w:sdtPr>
                <w:id w:val="678334967"/>
                <w:tag w:val="goog_rdk_192"/>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rPr>
                <w:color w:val="000000"/>
              </w:rPr>
            </w:pPr>
            <w:sdt>
              <w:sdtPr>
                <w:id w:val="1542309147"/>
                <w:tag w:val="goog_rdk_193"/>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color w:val="000000"/>
              </w:rPr>
            </w:pPr>
            <w:sdt>
              <w:sdtPr>
                <w:id w:val="1732280427"/>
                <w:tag w:val="goog_rdk_194"/>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pPr>
            <w:sdt>
              <w:sdtPr>
                <w:id w:val="517593702"/>
                <w:tag w:val="goog_rdk_195"/>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pPr>
            <w:sdt>
              <w:sdtPr>
                <w:id w:val="-947501848"/>
                <w:tag w:val="goog_rdk_196"/>
              </w:sdtPr>
              <w:sdtContent>
                <w:r w:rsidDel="00000000" w:rsidR="00000000" w:rsidRPr="00000000">
                  <w:rPr>
                    <w:rFonts w:ascii="Arial Unicode MS" w:cs="Arial Unicode MS" w:eastAsia="Arial Unicode MS" w:hAnsi="Arial Unicode MS"/>
                    <w:rtl w:val="0"/>
                  </w:rPr>
                  <w:t xml:space="preserve">白鯨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pPr>
            <w:r w:rsidDel="00000000" w:rsidR="00000000" w:rsidRPr="00000000">
              <w:rPr>
                <w:rtl w:val="0"/>
              </w:rPr>
              <w:t xml:space="preserve">White Whale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pPr>
            <w:sdt>
              <w:sdtPr>
                <w:id w:val="1445280978"/>
                <w:tag w:val="goog_rdk_197"/>
              </w:sdtPr>
              <w:sdtContent>
                <w:r w:rsidDel="00000000" w:rsidR="00000000" w:rsidRPr="00000000">
                  <w:rPr>
                    <w:rFonts w:ascii="Arial Unicode MS" w:cs="Arial Unicode MS" w:eastAsia="Arial Unicode MS" w:hAnsi="Arial Unicode MS"/>
                    <w:rtl w:val="0"/>
                  </w:rPr>
                  <w:t xml:space="preserve">大兎</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pPr>
            <w:r w:rsidDel="00000000" w:rsidR="00000000" w:rsidRPr="00000000">
              <w:rPr>
                <w:rtl w:val="0"/>
              </w:rPr>
              <w:t xml:space="preserve">Great Rabbit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sdt>
              <w:sdtPr>
                <w:id w:val="-1316774811"/>
                <w:tag w:val="goog_rdk_198"/>
              </w:sdtPr>
              <w:sdtContent>
                <w:r w:rsidDel="00000000" w:rsidR="00000000" w:rsidRPr="00000000">
                  <w:rPr>
                    <w:rFonts w:ascii="Arial Unicode MS" w:cs="Arial Unicode MS" w:eastAsia="Arial Unicode MS" w:hAnsi="Arial Unicode MS"/>
                    <w:rtl w:val="0"/>
                  </w:rPr>
                  <w:t xml:space="preserve">黒蛇</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t xml:space="preserve">Black Serpent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color w:val="000000"/>
              </w:rPr>
            </w:pPr>
            <w:sdt>
              <w:sdtPr>
                <w:id w:val="750559038"/>
                <w:tag w:val="goog_rdk_199"/>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sdt>
              <w:sdtPr>
                <w:id w:val="-238029433"/>
                <w:tag w:val="goog_rdk_200"/>
              </w:sdtPr>
              <w:sdtContent>
                <w:r w:rsidDel="00000000" w:rsidR="00000000" w:rsidRPr="00000000">
                  <w:rPr>
                    <w:rFonts w:ascii="Arial Unicode MS" w:cs="Arial Unicode MS" w:eastAsia="Arial Unicode MS" w:hAnsi="Arial Unicode MS"/>
                    <w:rtl w:val="0"/>
                  </w:rPr>
                  <w:t xml:space="preserve">百足棺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t xml:space="preserve">Centipede Coffin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pPr>
            <w:sdt>
              <w:sdtPr>
                <w:id w:val="1699379945"/>
                <w:tag w:val="goog_rdk_201"/>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pPr>
            <w:sdt>
              <w:sdtPr>
                <w:id w:val="-387826338"/>
                <w:tag w:val="goog_rdk_202"/>
              </w:sdtPr>
              <w:sdtContent>
                <w:r w:rsidDel="00000000" w:rsidR="00000000" w:rsidRPr="00000000">
                  <w:rPr>
                    <w:rFonts w:ascii="Arial Unicode MS" w:cs="Arial Unicode MS" w:eastAsia="Arial Unicode MS" w:hAnsi="Arial Unicode MS"/>
                    <w:rtl w:val="0"/>
                  </w:rPr>
                  <w:t xml:space="preserve">オルトロス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pPr>
            <w:r w:rsidDel="00000000" w:rsidR="00000000" w:rsidRPr="00000000">
              <w:rPr>
                <w:rtl w:val="0"/>
              </w:rPr>
              <w:t xml:space="preserve">Orthrus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pPr>
            <w:r w:rsidDel="00000000" w:rsidR="00000000" w:rsidRPr="00000000">
              <w:rPr>
                <w:rtl w:val="0"/>
              </w:rPr>
              <w:t xml:space="preserve">GRAAOWRRHK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sdt>
              <w:sdtPr>
                <w:id w:val="-1610694499"/>
                <w:tag w:val="goog_rdk_203"/>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C">
            <w:pPr>
              <w:spacing w:line="276" w:lineRule="auto"/>
              <w:rPr>
                <w:color w:val="000000"/>
              </w:rPr>
            </w:pPr>
            <w:sdt>
              <w:sdtPr>
                <w:id w:val="-1841461043"/>
                <w:tag w:val="goog_rdk_204"/>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color w:val="000000"/>
              </w:rPr>
            </w:pPr>
            <w:sdt>
              <w:sdtPr>
                <w:id w:val="-769694216"/>
                <w:tag w:val="goog_rdk_205"/>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sdt>
              <w:sdtPr>
                <w:id w:val="132348415"/>
                <w:tag w:val="goog_rdk_206"/>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color w:val="000000"/>
              </w:rPr>
            </w:pPr>
            <w:sdt>
              <w:sdtPr>
                <w:id w:val="1732562738"/>
                <w:tag w:val="goog_rdk_207"/>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color w:val="000000"/>
              </w:rPr>
            </w:pPr>
            <w:sdt>
              <w:sdtPr>
                <w:id w:val="195717220"/>
                <w:tag w:val="goog_rdk_208"/>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pPr>
            <w:sdt>
              <w:sdtPr>
                <w:id w:val="719340019"/>
                <w:tag w:val="goog_rdk_209"/>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color w:val="000000"/>
              </w:rPr>
            </w:pPr>
            <w:sdt>
              <w:sdtPr>
                <w:id w:val="-748508438"/>
                <w:tag w:val="goog_rdk_210"/>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pPr>
            <w:r w:rsidDel="00000000" w:rsidR="00000000" w:rsidRPr="00000000">
              <w:rPr>
                <w:rtl w:val="0"/>
              </w:rPr>
              <w:t xml:space="preserve">Volcanica: Haahraan</w:t>
            </w:r>
          </w:p>
          <w:p w:rsidR="00000000" w:rsidDel="00000000" w:rsidP="00000000" w:rsidRDefault="00000000" w:rsidRPr="00000000" w14:paraId="00000324">
            <w:pPr>
              <w:widowControl w:val="0"/>
              <w:spacing w:line="240" w:lineRule="auto"/>
              <w:rPr/>
            </w:pPr>
            <w:r w:rsidDel="00000000" w:rsidR="00000000" w:rsidRPr="00000000">
              <w:rPr>
                <w:rtl w:val="0"/>
              </w:rPr>
            </w:r>
          </w:p>
          <w:p w:rsidR="00000000" w:rsidDel="00000000" w:rsidP="00000000" w:rsidRDefault="00000000" w:rsidRPr="00000000" w14:paraId="00000325">
            <w:pPr>
              <w:widowControl w:val="0"/>
              <w:spacing w:line="240" w:lineRule="auto"/>
              <w:rPr/>
            </w:pPr>
            <w:r w:rsidDel="00000000" w:rsidR="00000000" w:rsidRPr="00000000">
              <w:rPr>
                <w:rtl w:val="0"/>
              </w:rPr>
              <w:t xml:space="preserve">Mezoreia: PREAHHHHHH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sdt>
              <w:sdtPr>
                <w:id w:val="-1478895803"/>
                <w:tag w:val="goog_rdk_211"/>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rPr>
                <w:color w:val="000000"/>
              </w:rPr>
            </w:pPr>
            <w:sdt>
              <w:sdtPr>
                <w:id w:val="-409497307"/>
                <w:tag w:val="goog_rdk_212"/>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color w:val="000000"/>
              </w:rPr>
            </w:pPr>
            <w:sdt>
              <w:sdtPr>
                <w:id w:val="-1225350562"/>
                <w:tag w:val="goog_rdk_213"/>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5">
            <w:pPr>
              <w:spacing w:line="240" w:lineRule="auto"/>
              <w:rPr/>
            </w:pPr>
            <w:sdt>
              <w:sdtPr>
                <w:id w:val="1013834211"/>
                <w:tag w:val="goog_rdk_214"/>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color w:val="000000"/>
              </w:rPr>
            </w:pPr>
            <w:sdt>
              <w:sdtPr>
                <w:id w:val="42925125"/>
                <w:tag w:val="goog_rdk_215"/>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pPr>
            <w:sdt>
              <w:sdtPr>
                <w:id w:val="-1041566940"/>
                <w:tag w:val="goog_rdk_216"/>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color w:val="000000"/>
              </w:rPr>
            </w:pPr>
            <w:sdt>
              <w:sdtPr>
                <w:id w:val="304622933"/>
                <w:tag w:val="goog_rdk_217"/>
              </w:sdtPr>
              <w:sdtContent>
                <w:r w:rsidDel="00000000" w:rsidR="00000000" w:rsidRPr="00000000">
                  <w:rPr>
                    <w:rFonts w:ascii="Arial Unicode MS" w:cs="Arial Unicode MS" w:eastAsia="Arial Unicode MS" w:hAnsi="Arial Unicode MS"/>
                    <w:color w:val="000000"/>
                    <w:rtl w:val="0"/>
                  </w:rPr>
                  <w:t xml:space="preserve">ファロー(</w:t>
                </w:r>
              </w:sdtContent>
            </w:sdt>
            <w:sdt>
              <w:sdtPr>
                <w:id w:val="-905138301"/>
                <w:tag w:val="goog_rdk_218"/>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color w:val="000000"/>
              </w:rPr>
            </w:pPr>
            <w:sdt>
              <w:sdtPr>
                <w:id w:val="704897903"/>
                <w:tag w:val="goog_rdk_219"/>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color w:val="000000"/>
              </w:rPr>
            </w:pPr>
            <w:sdt>
              <w:sdtPr>
                <w:id w:val="-1328800239"/>
                <w:tag w:val="goog_rdk_220"/>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color w:val="000000"/>
              </w:rPr>
            </w:pPr>
            <w:sdt>
              <w:sdtPr>
                <w:id w:val="-722785012"/>
                <w:tag w:val="goog_rdk_221"/>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color w:val="000000"/>
              </w:rPr>
            </w:pPr>
            <w:sdt>
              <w:sdtPr>
                <w:id w:val="-509002900"/>
                <w:tag w:val="goog_rdk_222"/>
              </w:sdtPr>
              <w:sdtContent>
                <w:r w:rsidDel="00000000" w:rsidR="00000000" w:rsidRPr="00000000">
                  <w:rPr>
                    <w:rFonts w:ascii="Arial Unicode MS" w:cs="Arial Unicode MS" w:eastAsia="Arial Unicode MS" w:hAnsi="Arial Unicode MS"/>
                    <w:rtl w:val="0"/>
                  </w:rPr>
                  <w:t xml:space="preserve">幻狼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color w:val="000000"/>
              </w:rPr>
            </w:pPr>
            <w:r w:rsidDel="00000000" w:rsidR="00000000" w:rsidRPr="00000000">
              <w:rPr>
                <w:rtl w:val="0"/>
              </w:rPr>
              <w:t xml:space="preserve">Phantom Wolf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sdt>
              <w:sdtPr>
                <w:id w:val="547482815"/>
                <w:tag w:val="goog_rdk_223"/>
              </w:sdtPr>
              <w:sdtContent>
                <w:r w:rsidDel="00000000" w:rsidR="00000000" w:rsidRPr="00000000">
                  <w:rPr>
                    <w:rFonts w:ascii="Arial Unicode MS" w:cs="Arial Unicode MS" w:eastAsia="Arial Unicode MS" w:hAnsi="Arial Unicode MS"/>
                    <w:rtl w:val="0"/>
                  </w:rPr>
                  <w:t xml:space="preserve">Also called 影の獣 (beast of shadows)</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color w:val="000000"/>
              </w:rPr>
            </w:pPr>
            <w:r w:rsidDel="00000000" w:rsidR="00000000" w:rsidRPr="00000000">
              <w:rPr>
                <w:rtl w:val="0"/>
              </w:rPr>
              <w:t xml:space="preserve">ZRRAARZK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sdt>
              <w:sdtPr>
                <w:id w:val="1895317810"/>
                <w:tag w:val="goog_rdk_224"/>
              </w:sdtPr>
              <w:sdtContent>
                <w:r w:rsidDel="00000000" w:rsidR="00000000" w:rsidRPr="00000000">
                  <w:rPr>
                    <w:rFonts w:ascii="Arial Unicode MS" w:cs="Arial Unicode MS" w:eastAsia="Arial Unicode MS" w:hAnsi="Arial Unicode MS"/>
                    <w:rtl w:val="0"/>
                  </w:rPr>
                  <w:t xml:space="preserve">雷狼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t xml:space="preserve">thunderwolf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60">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rPr/>
            </w:pPr>
            <w:sdt>
              <w:sdtPr>
                <w:id w:val="2060121024"/>
                <w:tag w:val="goog_rdk_225"/>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rPr/>
            </w:pPr>
            <w:sdt>
              <w:sdtPr>
                <w:id w:val="571844504"/>
                <w:tag w:val="goog_rdk_226"/>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6A">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pPr>
            <w:sdt>
              <w:sdtPr>
                <w:id w:val="869548152"/>
                <w:tag w:val="goog_rdk_227"/>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6E">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sdt>
              <w:sdtPr>
                <w:id w:val="-1876461373"/>
                <w:tag w:val="goog_rdk_228"/>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72">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sdt>
              <w:sdtPr>
                <w:id w:val="721816789"/>
                <w:tag w:val="goog_rdk_229"/>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pPr>
            <w:sdt>
              <w:sdtPr>
                <w:id w:val="-899167628"/>
                <w:tag w:val="goog_rdk_230"/>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pPr>
            <w:sdt>
              <w:sdtPr>
                <w:id w:val="826713604"/>
                <w:tag w:val="goog_rdk_231"/>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40" w:lineRule="auto"/>
              <w:rPr/>
            </w:pPr>
            <w:sdt>
              <w:sdtPr>
                <w:id w:val="-1470271906"/>
                <w:tag w:val="goog_rdk_232"/>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sdt>
              <w:sdtPr>
                <w:id w:val="-1563410536"/>
                <w:tag w:val="goog_rdk_233"/>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sdt>
              <w:sdtPr>
                <w:id w:val="1394946822"/>
                <w:tag w:val="goog_rdk_234"/>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pPr>
            <w:sdt>
              <w:sdtPr>
                <w:id w:val="1647653354"/>
                <w:tag w:val="goog_rdk_235"/>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id w:val="-2143337281"/>
                <w:tag w:val="goog_rdk_236"/>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sdt>
              <w:sdtPr>
                <w:id w:val="1138909860"/>
                <w:tag w:val="goog_rdk_237"/>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sdt>
              <w:sdtPr>
                <w:id w:val="-176586550"/>
                <w:tag w:val="goog_rdk_238"/>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pPr>
            <w:sdt>
              <w:sdtPr>
                <w:id w:val="-1877557936"/>
                <w:tag w:val="goog_rdk_239"/>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pPr>
            <w:sdt>
              <w:sdtPr>
                <w:id w:val="-1916217280"/>
                <w:tag w:val="goog_rdk_240"/>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sdt>
              <w:sdtPr>
                <w:id w:val="893517171"/>
                <w:tag w:val="goog_rdk_241"/>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sdt>
              <w:sdtPr>
                <w:id w:val="-646903595"/>
                <w:tag w:val="goog_rdk_242"/>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sdt>
              <w:sdtPr>
                <w:id w:val="-1255394725"/>
                <w:tag w:val="goog_rdk_243"/>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sdt>
              <w:sdtPr>
                <w:id w:val="-369406757"/>
                <w:tag w:val="goog_rdk_244"/>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A3">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sdt>
              <w:sdtPr>
                <w:id w:val="-1754612910"/>
                <w:tag w:val="goog_rdk_245"/>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A7">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b w:val="1"/>
        </w:rPr>
      </w:pPr>
      <w:r w:rsidDel="00000000" w:rsidR="00000000" w:rsidRPr="00000000">
        <w:rPr>
          <w:rtl w:val="0"/>
        </w:rPr>
      </w:r>
    </w:p>
    <w:p w:rsidR="00000000" w:rsidDel="00000000" w:rsidP="00000000" w:rsidRDefault="00000000" w:rsidRPr="00000000" w14:paraId="000003AA">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AB">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color w:val="000000"/>
              </w:rPr>
            </w:pPr>
            <w:sdt>
              <w:sdtPr>
                <w:id w:val="158453060"/>
                <w:tag w:val="goog_rdk_246"/>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sdt>
              <w:sdtPr>
                <w:id w:val="46048882"/>
                <w:tag w:val="goog_rdk_247"/>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color w:val="000000"/>
              </w:rPr>
            </w:pPr>
            <w:sdt>
              <w:sdtPr>
                <w:id w:val="1029631243"/>
                <w:tag w:val="goog_rdk_248"/>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color w:val="000000"/>
              </w:rPr>
            </w:pPr>
            <w:sdt>
              <w:sdtPr>
                <w:id w:val="138653143"/>
                <w:tag w:val="goog_rdk_249"/>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t xml:space="preserve">Emilia</w:t>
            </w:r>
          </w:p>
          <w:p w:rsidR="00000000" w:rsidDel="00000000" w:rsidP="00000000" w:rsidRDefault="00000000" w:rsidRPr="00000000" w14:paraId="000003BF">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C0">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sdt>
              <w:sdtPr>
                <w:id w:val="376226763"/>
                <w:tag w:val="goog_rdk_250"/>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pPr>
            <w:sdt>
              <w:sdtPr>
                <w:id w:val="-1776925885"/>
                <w:tag w:val="goog_rdk_251"/>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C7">
            <w:pPr>
              <w:widowControl w:val="0"/>
              <w:spacing w:line="240" w:lineRule="auto"/>
              <w:rPr/>
            </w:pPr>
            <w:sdt>
              <w:sdtPr>
                <w:id w:val="-1905109132"/>
                <w:tag w:val="goog_rdk_252"/>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sdt>
              <w:sdtPr>
                <w:id w:val="378167047"/>
                <w:tag w:val="goog_rdk_253"/>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sdt>
              <w:sdtPr>
                <w:id w:val="-1920898078"/>
                <w:tag w:val="goog_rdk_254"/>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May also appear as </w:t>
            </w:r>
            <w:sdt>
              <w:sdtPr>
                <w:id w:val="-1938553753"/>
                <w:tag w:val="goog_rdk_255"/>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sdt>
              <w:sdtPr>
                <w:id w:val="610336097"/>
                <w:tag w:val="goog_rdk_256"/>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sdt>
              <w:sdtPr>
                <w:id w:val="-811748249"/>
                <w:tag w:val="goog_rdk_257"/>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color w:val="000000"/>
              </w:rPr>
            </w:pPr>
            <w:sdt>
              <w:sdtPr>
                <w:id w:val="-49433283"/>
                <w:tag w:val="goog_rdk_258"/>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sdt>
              <w:sdtPr>
                <w:id w:val="630734273"/>
                <w:tag w:val="goog_rdk_259"/>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sdt>
              <w:sdtPr>
                <w:id w:val="-509939089"/>
                <w:tag w:val="goog_rdk_260"/>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sdt>
              <w:sdtPr>
                <w:id w:val="1171431727"/>
                <w:tag w:val="goog_rdk_261"/>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sdt>
              <w:sdtPr>
                <w:id w:val="1281635819"/>
                <w:tag w:val="goog_rdk_262"/>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sdt>
              <w:sdtPr>
                <w:id w:val="1268775432"/>
                <w:tag w:val="goog_rdk_263"/>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sdt>
              <w:sdtPr>
                <w:id w:val="-1826092647"/>
                <w:tag w:val="goog_rdk_264"/>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sdt>
              <w:sdtPr>
                <w:id w:val="-927160263"/>
                <w:tag w:val="goog_rdk_265"/>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sdt>
              <w:sdtPr>
                <w:id w:val="-1767722422"/>
                <w:tag w:val="goog_rdk_266"/>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color w:val="000000"/>
              </w:rPr>
            </w:pPr>
            <w:sdt>
              <w:sdtPr>
                <w:id w:val="641933866"/>
                <w:tag w:val="goog_rdk_267"/>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color w:val="000000"/>
              </w:rPr>
            </w:pPr>
            <w:sdt>
              <w:sdtPr>
                <w:id w:val="-1294973570"/>
                <w:tag w:val="goog_rdk_268"/>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r w:rsidDel="00000000" w:rsidR="00000000" w:rsidRPr="00000000">
              <w:rPr>
                <w:rtl w:val="0"/>
              </w:rPr>
              <w:t xml:space="preserve">Ubilk</w:t>
            </w:r>
          </w:p>
          <w:p w:rsidR="00000000" w:rsidDel="00000000" w:rsidP="00000000" w:rsidRDefault="00000000" w:rsidRPr="00000000" w14:paraId="00000406">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color w:val="000000"/>
              </w:rPr>
            </w:pPr>
            <w:sdt>
              <w:sdtPr>
                <w:id w:val="-1944834070"/>
                <w:tag w:val="goog_rdk_269"/>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color w:val="000000"/>
              </w:rPr>
            </w:pPr>
            <w:sdt>
              <w:sdtPr>
                <w:id w:val="-1906118205"/>
                <w:tag w:val="goog_rdk_270"/>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color w:val="000000"/>
              </w:rPr>
            </w:pPr>
            <w:sdt>
              <w:sdtPr>
                <w:id w:val="1455257925"/>
                <w:tag w:val="goog_rdk_271"/>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sdt>
              <w:sdtPr>
                <w:id w:val="57906332"/>
                <w:tag w:val="goog_rdk_272"/>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pPr>
            <w:sdt>
              <w:sdtPr>
                <w:id w:val="-1524325587"/>
                <w:tag w:val="goog_rdk_273"/>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sdt>
              <w:sdtPr>
                <w:id w:val="-1388321040"/>
                <w:tag w:val="goog_rdk_274"/>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pPr>
            <w:sdt>
              <w:sdtPr>
                <w:id w:val="418146186"/>
                <w:tag w:val="goog_rdk_275"/>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sdt>
              <w:sdtPr>
                <w:id w:val="1076552065"/>
                <w:tag w:val="goog_rdk_276"/>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sdt>
              <w:sdtPr>
                <w:id w:val="-1712560835"/>
                <w:tag w:val="goog_rdk_277"/>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sdt>
              <w:sdtPr>
                <w:id w:val="392766456"/>
                <w:tag w:val="goog_rdk_278"/>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sdt>
              <w:sdtPr>
                <w:id w:val="-848587916"/>
                <w:tag w:val="goog_rdk_279"/>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sdt>
              <w:sdtPr>
                <w:id w:val="-804490875"/>
                <w:tag w:val="goog_rdk_280"/>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pPr>
            <w:sdt>
              <w:sdtPr>
                <w:id w:val="945328840"/>
                <w:tag w:val="goog_rdk_281"/>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sdt>
              <w:sdtPr>
                <w:id w:val="683582168"/>
                <w:tag w:val="goog_rdk_282"/>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sdt>
              <w:sdtPr>
                <w:id w:val="1606044891"/>
                <w:tag w:val="goog_rdk_283"/>
              </w:sdtPr>
              <w:sdtContent>
                <w:r w:rsidDel="00000000" w:rsidR="00000000" w:rsidRPr="00000000">
                  <w:rPr>
                    <w:rFonts w:ascii="Arial Unicode MS" w:cs="Arial Unicode MS" w:eastAsia="Arial Unicode MS" w:hAnsi="Arial Unicode MS"/>
                    <w:rtl w:val="0"/>
                  </w:rPr>
                  <w:t xml:space="preserve">霊</w:t>
                </w:r>
              </w:sdtContent>
            </w:sdt>
            <w:sdt>
              <w:sdtPr>
                <w:id w:val="296587629"/>
                <w:tag w:val="goog_rdk_284"/>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sdt>
              <w:sdtPr>
                <w:id w:val="256284216"/>
                <w:tag w:val="goog_rdk_285"/>
              </w:sdtPr>
              <w:sdtContent>
                <w:r w:rsidDel="00000000" w:rsidR="00000000" w:rsidRPr="00000000">
                  <w:rPr>
                    <w:rFonts w:ascii="Arial Unicode MS" w:cs="Arial Unicode MS" w:eastAsia="Arial Unicode MS" w:hAnsi="Arial Unicode MS"/>
                    <w:rtl w:val="0"/>
                  </w:rPr>
                  <w:t xml:space="preserve">聖</w:t>
                </w:r>
              </w:sdtContent>
            </w:sdt>
            <w:sdt>
              <w:sdtPr>
                <w:id w:val="372169821"/>
                <w:tag w:val="goog_rdk_286"/>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sdt>
              <w:sdtPr>
                <w:id w:val="-1833711520"/>
                <w:tag w:val="goog_rdk_287"/>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pPr>
            <w:sdt>
              <w:sdtPr>
                <w:id w:val="1522242993"/>
                <w:tag w:val="goog_rdk_288"/>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pPr>
            <w:sdt>
              <w:sdtPr>
                <w:id w:val="-1372223491"/>
                <w:tag w:val="goog_rdk_289"/>
              </w:sdtPr>
              <w:sdtContent>
                <w:r w:rsidDel="00000000" w:rsidR="00000000" w:rsidRPr="00000000">
                  <w:rPr>
                    <w:rFonts w:ascii="Arial Unicode MS" w:cs="Arial Unicode MS" w:eastAsia="Arial Unicode MS" w:hAnsi="Arial Unicode MS"/>
                    <w:rtl w:val="0"/>
                  </w:rPr>
                  <w:t xml:space="preserve">猛犬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pPr>
            <w:r w:rsidDel="00000000" w:rsidR="00000000" w:rsidRPr="00000000">
              <w:rPr>
                <w:rtl w:val="0"/>
              </w:rPr>
              <w:t xml:space="preserve">Mad Dog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pPr>
            <w:r w:rsidDel="00000000" w:rsidR="00000000" w:rsidRPr="00000000">
              <w:rPr>
                <w:rtl w:val="0"/>
              </w:rPr>
            </w:r>
          </w:p>
        </w:tc>
      </w:tr>
    </w:tbl>
    <w:p w:rsidR="00000000" w:rsidDel="00000000" w:rsidP="00000000" w:rsidRDefault="00000000" w:rsidRPr="00000000" w14:paraId="00000450">
      <w:pPr>
        <w:rPr>
          <w:b w:val="1"/>
        </w:rPr>
      </w:pPr>
      <w:r w:rsidDel="00000000" w:rsidR="00000000" w:rsidRPr="00000000">
        <w:rPr>
          <w:rtl w:val="0"/>
        </w:rPr>
      </w:r>
    </w:p>
    <w:p w:rsidR="00000000" w:rsidDel="00000000" w:rsidP="00000000" w:rsidRDefault="00000000" w:rsidRPr="00000000" w14:paraId="00000451">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sdt>
              <w:sdtPr>
                <w:id w:val="-347001740"/>
                <w:tag w:val="goog_rdk_290"/>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sdt>
              <w:sdtPr>
                <w:id w:val="2095327254"/>
                <w:tag w:val="goog_rdk_291"/>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pPr>
            <w:sdt>
              <w:sdtPr>
                <w:id w:val="960899114"/>
                <w:tag w:val="goog_rdk_292"/>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color w:val="000000"/>
              </w:rPr>
            </w:pPr>
            <w:sdt>
              <w:sdtPr>
                <w:id w:val="-1009687757"/>
                <w:tag w:val="goog_rdk_293"/>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color w:val="000000"/>
              </w:rPr>
            </w:pPr>
            <w:sdt>
              <w:sdtPr>
                <w:id w:val="1903593995"/>
                <w:tag w:val="goog_rdk_294"/>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color w:val="000000"/>
              </w:rPr>
            </w:pPr>
            <w:sdt>
              <w:sdtPr>
                <w:id w:val="1703172051"/>
                <w:tag w:val="goog_rdk_295"/>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color w:val="000000"/>
              </w:rPr>
            </w:pPr>
            <w:sdt>
              <w:sdtPr>
                <w:id w:val="-577444128"/>
                <w:tag w:val="goog_rdk_296"/>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pPr>
            <w:sdt>
              <w:sdtPr>
                <w:id w:val="1321338418"/>
                <w:tag w:val="goog_rdk_297"/>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pPr>
            <w:sdt>
              <w:sdtPr>
                <w:id w:val="984256007"/>
                <w:tag w:val="goog_rdk_298"/>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pPr>
            <w:r w:rsidDel="00000000" w:rsidR="00000000" w:rsidRPr="00000000">
              <w:rPr>
                <w:rtl w:val="0"/>
              </w:rPr>
              <w:t xml:space="preserve">Vanagloria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pPr>
            <w:r w:rsidDel="00000000" w:rsidR="00000000" w:rsidRPr="00000000">
              <w:rPr>
                <w:rtl w:val="0"/>
              </w:rPr>
            </w:r>
          </w:p>
        </w:tc>
      </w:tr>
    </w:tbl>
    <w:p w:rsidR="00000000" w:rsidDel="00000000" w:rsidP="00000000" w:rsidRDefault="00000000" w:rsidRPr="00000000" w14:paraId="00000470">
      <w:pPr>
        <w:ind w:firstLine="720"/>
        <w:rPr>
          <w:b w:val="1"/>
          <w:sz w:val="24"/>
          <w:szCs w:val="24"/>
        </w:rPr>
      </w:pPr>
      <w:r w:rsidDel="00000000" w:rsidR="00000000" w:rsidRPr="00000000">
        <w:rPr>
          <w:rtl w:val="0"/>
        </w:rPr>
      </w:r>
    </w:p>
    <w:p w:rsidR="00000000" w:rsidDel="00000000" w:rsidP="00000000" w:rsidRDefault="00000000" w:rsidRPr="00000000" w14:paraId="00000471">
      <w:pPr>
        <w:ind w:firstLine="720"/>
        <w:rPr>
          <w:b w:val="1"/>
          <w:sz w:val="24"/>
          <w:szCs w:val="24"/>
        </w:rPr>
      </w:pPr>
      <w:r w:rsidDel="00000000" w:rsidR="00000000" w:rsidRPr="00000000">
        <w:rPr>
          <w:rtl w:val="0"/>
        </w:rPr>
      </w:r>
    </w:p>
    <w:p w:rsidR="00000000" w:rsidDel="00000000" w:rsidP="00000000" w:rsidRDefault="00000000" w:rsidRPr="00000000" w14:paraId="00000472">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sdt>
              <w:sdtPr>
                <w:id w:val="-1037650323"/>
                <w:tag w:val="goog_rdk_299"/>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pPr>
            <w:sdt>
              <w:sdtPr>
                <w:id w:val="-727559505"/>
                <w:tag w:val="goog_rdk_300"/>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sdt>
              <w:sdtPr>
                <w:id w:val="1466435385"/>
                <w:tag w:val="goog_rdk_301"/>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color w:val="000000"/>
              </w:rPr>
            </w:pPr>
            <w:sdt>
              <w:sdtPr>
                <w:id w:val="543082651"/>
                <w:tag w:val="goog_rdk_302"/>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pPr>
            <w:sdt>
              <w:sdtPr>
                <w:id w:val="1281265895"/>
                <w:tag w:val="goog_rdk_303"/>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pPr>
            <w:sdt>
              <w:sdtPr>
                <w:id w:val="1687555207"/>
                <w:tag w:val="goog_rdk_304"/>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color w:val="000000"/>
              </w:rPr>
            </w:pPr>
            <w:sdt>
              <w:sdtPr>
                <w:id w:val="342971621"/>
                <w:tag w:val="goog_rdk_305"/>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sdt>
              <w:sdtPr>
                <w:id w:val="45770865"/>
                <w:tag w:val="goog_rdk_306"/>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8C">
            <w:pPr>
              <w:widowControl w:val="0"/>
              <w:spacing w:line="240" w:lineRule="auto"/>
              <w:rPr/>
            </w:pPr>
            <w:sdt>
              <w:sdtPr>
                <w:id w:val="99380299"/>
                <w:tag w:val="goog_rdk_307"/>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color w:val="000000"/>
              </w:rPr>
            </w:pPr>
            <w:sdt>
              <w:sdtPr>
                <w:id w:val="-304585030"/>
                <w:tag w:val="goog_rdk_308"/>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92">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color w:val="000000"/>
              </w:rPr>
            </w:pPr>
            <w:sdt>
              <w:sdtPr>
                <w:id w:val="-277894747"/>
                <w:tag w:val="goog_rdk_309"/>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color w:val="000000"/>
              </w:rPr>
            </w:pPr>
            <w:sdt>
              <w:sdtPr>
                <w:id w:val="2059939970"/>
                <w:tag w:val="goog_rdk_310"/>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99">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pPr>
            <w:sdt>
              <w:sdtPr>
                <w:id w:val="-1992744652"/>
                <w:tag w:val="goog_rdk_311"/>
              </w:sdtPr>
              <w:sdtContent>
                <w:r w:rsidDel="00000000" w:rsidR="00000000" w:rsidRPr="00000000">
                  <w:rPr>
                    <w:rFonts w:ascii="Arial Unicode MS" w:cs="Arial Unicode MS" w:eastAsia="Arial Unicode MS" w:hAnsi="Arial Unicode MS"/>
                    <w:rtl w:val="0"/>
                  </w:rPr>
                  <w:t xml:space="preserve">&lt;X&gt;家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pPr>
            <w:r w:rsidDel="00000000" w:rsidR="00000000" w:rsidRPr="00000000">
              <w:rPr>
                <w:rtl w:val="0"/>
              </w:rPr>
              <w:t xml:space="preserve">&lt;X&gt;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color w:val="000000"/>
              </w:rPr>
            </w:pPr>
            <w:sdt>
              <w:sdtPr>
                <w:id w:val="-1399242848"/>
                <w:tag w:val="goog_rdk_312"/>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sdt>
              <w:sdtPr>
                <w:id w:val="-1713713660"/>
                <w:tag w:val="goog_rdk_313"/>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pPr>
            <w:sdt>
              <w:sdtPr>
                <w:id w:val="2130493442"/>
                <w:tag w:val="goog_rdk_314"/>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pPr>
            <w:sdt>
              <w:sdtPr>
                <w:id w:val="858375521"/>
                <w:tag w:val="goog_rdk_315"/>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pPr>
            <w:sdt>
              <w:sdtPr>
                <w:id w:val="400831421"/>
                <w:tag w:val="goog_rdk_316"/>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sdt>
              <w:sdtPr>
                <w:id w:val="1177070634"/>
                <w:tag w:val="goog_rdk_317"/>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sdt>
              <w:sdtPr>
                <w:id w:val="-1362155549"/>
                <w:tag w:val="goog_rdk_318"/>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r w:rsidDel="00000000" w:rsidR="00000000" w:rsidRPr="00000000">
              <w:rPr>
                <w:rtl w:val="0"/>
              </w:rPr>
            </w:r>
          </w:p>
        </w:tc>
      </w:tr>
    </w:tbl>
    <w:p w:rsidR="00000000" w:rsidDel="00000000" w:rsidP="00000000" w:rsidRDefault="00000000" w:rsidRPr="00000000" w14:paraId="000004B2">
      <w:pPr>
        <w:ind w:firstLine="720"/>
        <w:rPr>
          <w:b w:val="1"/>
          <w:sz w:val="24"/>
          <w:szCs w:val="24"/>
        </w:rPr>
      </w:pPr>
      <w:r w:rsidDel="00000000" w:rsidR="00000000" w:rsidRPr="00000000">
        <w:rPr>
          <w:rtl w:val="0"/>
        </w:rPr>
      </w:r>
    </w:p>
    <w:p w:rsidR="00000000" w:rsidDel="00000000" w:rsidP="00000000" w:rsidRDefault="00000000" w:rsidRPr="00000000" w14:paraId="000004B3">
      <w:pPr>
        <w:ind w:firstLine="720"/>
        <w:rPr>
          <w:b w:val="1"/>
          <w:sz w:val="24"/>
          <w:szCs w:val="24"/>
        </w:rPr>
      </w:pPr>
      <w:r w:rsidDel="00000000" w:rsidR="00000000" w:rsidRPr="00000000">
        <w:rPr>
          <w:rtl w:val="0"/>
        </w:rPr>
      </w:r>
    </w:p>
    <w:p w:rsidR="00000000" w:rsidDel="00000000" w:rsidP="00000000" w:rsidRDefault="00000000" w:rsidRPr="00000000" w14:paraId="000004B4">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color w:val="000000"/>
              </w:rPr>
            </w:pPr>
            <w:sdt>
              <w:sdtPr>
                <w:id w:val="-1969854861"/>
                <w:tag w:val="goog_rdk_319"/>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pPr>
            <w:sdt>
              <w:sdtPr>
                <w:id w:val="-459531843"/>
                <w:tag w:val="goog_rdk_320"/>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sdt>
              <w:sdtPr>
                <w:id w:val="602222573"/>
                <w:tag w:val="goog_rdk_321"/>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pPr>
            <w:sdt>
              <w:sdtPr>
                <w:id w:val="392024290"/>
                <w:tag w:val="goog_rdk_322"/>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pPr>
            <w:sdt>
              <w:sdtPr>
                <w:id w:val="-923954105"/>
                <w:tag w:val="goog_rdk_323"/>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pPr>
            <w:sdt>
              <w:sdtPr>
                <w:id w:val="1677185486"/>
                <w:tag w:val="goog_rdk_324"/>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C8">
            <w:pPr>
              <w:widowControl w:val="0"/>
              <w:spacing w:line="240" w:lineRule="auto"/>
              <w:rPr/>
            </w:pPr>
            <w:sdt>
              <w:sdtPr>
                <w:id w:val="1895037947"/>
                <w:tag w:val="goog_rdk_325"/>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pPr>
            <w:sdt>
              <w:sdtPr>
                <w:id w:val="-933645733"/>
                <w:tag w:val="goog_rdk_326"/>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color w:val="000000"/>
              </w:rPr>
            </w:pPr>
            <w:sdt>
              <w:sdtPr>
                <w:id w:val="-1899053882"/>
                <w:tag w:val="goog_rdk_327"/>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pPr>
            <w:sdt>
              <w:sdtPr>
                <w:id w:val="-1906678347"/>
                <w:tag w:val="goog_rdk_328"/>
              </w:sdtPr>
              <w:sdtContent>
                <w:r w:rsidDel="00000000" w:rsidR="00000000" w:rsidRPr="00000000">
                  <w:rPr>
                    <w:rFonts w:ascii="Arial Unicode MS" w:cs="Arial Unicode MS" w:eastAsia="Arial Unicode MS" w:hAnsi="Arial Unicode MS"/>
                    <w:rtl w:val="0"/>
                  </w:rPr>
                  <w:t xml:space="preserve">ラグマイト鉱石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Lagmite 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sdt>
              <w:sdtPr>
                <w:id w:val="-848958755"/>
                <w:tag w:val="goog_rdk_329"/>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D5">
            <w:pPr>
              <w:widowControl w:val="0"/>
              <w:spacing w:line="240" w:lineRule="auto"/>
              <w:rPr/>
            </w:pPr>
            <w:sdt>
              <w:sdtPr>
                <w:id w:val="2108807557"/>
                <w:tag w:val="goog_rdk_330"/>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sdt>
              <w:sdtPr>
                <w:id w:val="-1633332187"/>
                <w:tag w:val="goog_rdk_331"/>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DB">
            <w:pPr>
              <w:widowControl w:val="0"/>
              <w:spacing w:line="240" w:lineRule="auto"/>
              <w:rPr>
                <w:color w:val="000000"/>
              </w:rPr>
            </w:pPr>
            <w:sdt>
              <w:sdtPr>
                <w:id w:val="-1935641746"/>
                <w:tag w:val="goog_rdk_332"/>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DE">
            <w:pPr>
              <w:widowControl w:val="0"/>
              <w:spacing w:line="240" w:lineRule="auto"/>
              <w:rPr>
                <w:color w:val="000000"/>
              </w:rPr>
            </w:pPr>
            <w:sdt>
              <w:sdtPr>
                <w:id w:val="42754550"/>
                <w:tag w:val="goog_rdk_333"/>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E1">
            <w:pPr>
              <w:widowControl w:val="0"/>
              <w:spacing w:line="240" w:lineRule="auto"/>
              <w:rPr>
                <w:color w:val="000000"/>
              </w:rPr>
            </w:pPr>
            <w:sdt>
              <w:sdtPr>
                <w:id w:val="-138854434"/>
                <w:tag w:val="goog_rdk_334"/>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color w:val="000000"/>
              </w:rPr>
            </w:pPr>
            <w:sdt>
              <w:sdtPr>
                <w:id w:val="-292630356"/>
                <w:tag w:val="goog_rdk_335"/>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color w:val="000000"/>
              </w:rPr>
            </w:pPr>
            <w:sdt>
              <w:sdtPr>
                <w:id w:val="-79892417"/>
                <w:tag w:val="goog_rdk_336"/>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color w:val="000000"/>
              </w:rPr>
            </w:pPr>
            <w:sdt>
              <w:sdtPr>
                <w:id w:val="422867819"/>
                <w:tag w:val="goog_rdk_337"/>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sdt>
              <w:sdtPr>
                <w:id w:val="1489039427"/>
                <w:tag w:val="goog_rdk_338"/>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sdt>
              <w:sdtPr>
                <w:id w:val="-2112522872"/>
                <w:tag w:val="goog_rdk_339"/>
              </w:sdtPr>
              <w:sdtContent>
                <w:r w:rsidDel="00000000" w:rsidR="00000000" w:rsidRPr="00000000">
                  <w:rPr>
                    <w:rFonts w:ascii="Arial Unicode MS" w:cs="Arial Unicode MS" w:eastAsia="Arial Unicode MS" w:hAnsi="Arial Unicode MS"/>
                    <w:rtl w:val="0"/>
                  </w:rPr>
                  <w:t xml:space="preserve">テーブル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t xml:space="preserve">table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r w:rsidDel="00000000" w:rsidR="00000000" w:rsidRPr="00000000">
              <w:rPr>
                <w:rtl w:val="0"/>
              </w:rPr>
              <w:t xml:space="preserve">Straight from English</w:t>
            </w:r>
          </w:p>
        </w:tc>
      </w:tr>
    </w:tbl>
    <w:p w:rsidR="00000000" w:rsidDel="00000000" w:rsidP="00000000" w:rsidRDefault="00000000" w:rsidRPr="00000000" w14:paraId="000004F3">
      <w:pPr>
        <w:ind w:firstLine="720"/>
        <w:rPr>
          <w:b w:val="1"/>
          <w:sz w:val="24"/>
          <w:szCs w:val="24"/>
        </w:rPr>
      </w:pPr>
      <w:r w:rsidDel="00000000" w:rsidR="00000000" w:rsidRPr="00000000">
        <w:rPr>
          <w:rtl w:val="0"/>
        </w:rPr>
      </w:r>
    </w:p>
    <w:p w:rsidR="00000000" w:rsidDel="00000000" w:rsidP="00000000" w:rsidRDefault="00000000" w:rsidRPr="00000000" w14:paraId="000004F4">
      <w:pPr>
        <w:ind w:firstLine="720"/>
        <w:rPr>
          <w:b w:val="1"/>
          <w:sz w:val="24"/>
          <w:szCs w:val="24"/>
        </w:rPr>
      </w:pPr>
      <w:r w:rsidDel="00000000" w:rsidR="00000000" w:rsidRPr="00000000">
        <w:rPr>
          <w:rtl w:val="0"/>
        </w:rPr>
      </w:r>
    </w:p>
    <w:p w:rsidR="00000000" w:rsidDel="00000000" w:rsidP="00000000" w:rsidRDefault="00000000" w:rsidRPr="00000000" w14:paraId="000004F5">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F6">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pPr>
            <w:sdt>
              <w:sdtPr>
                <w:id w:val="1941910278"/>
                <w:tag w:val="goog_rdk_340"/>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pPr>
            <w:sdt>
              <w:sdtPr>
                <w:id w:val="1848889683"/>
                <w:tag w:val="goog_rdk_341"/>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sdt>
              <w:sdtPr>
                <w:id w:val="73432807"/>
                <w:tag w:val="goog_rdk_342"/>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sdt>
              <w:sdtPr>
                <w:id w:val="1133112482"/>
                <w:tag w:val="goog_rdk_343"/>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sdt>
              <w:sdtPr>
                <w:id w:val="580671156"/>
                <w:tag w:val="goog_rdk_344"/>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sdt>
              <w:sdtPr>
                <w:id w:val="1873907853"/>
                <w:tag w:val="goog_rdk_345"/>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sdt>
              <w:sdtPr>
                <w:id w:val="166121194"/>
                <w:tag w:val="goog_rdk_346"/>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sdt>
              <w:sdtPr>
                <w:id w:val="-2080001628"/>
                <w:tag w:val="goog_rdk_347"/>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sdt>
              <w:sdtPr>
                <w:id w:val="1347806467"/>
                <w:tag w:val="goog_rdk_348"/>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sdt>
              <w:sdtPr>
                <w:id w:val="-791365125"/>
                <w:tag w:val="goog_rdk_349"/>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sdt>
              <w:sdtPr>
                <w:id w:val="414001655"/>
                <w:tag w:val="goog_rdk_350"/>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sdt>
              <w:sdtPr>
                <w:id w:val="-530560172"/>
                <w:tag w:val="goog_rdk_351"/>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sdt>
              <w:sdtPr>
                <w:id w:val="-833103842"/>
                <w:tag w:val="goog_rdk_352"/>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sdt>
              <w:sdtPr>
                <w:id w:val="1287826771"/>
                <w:tag w:val="goog_rdk_353"/>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sdt>
              <w:sdtPr>
                <w:id w:val="1514579272"/>
                <w:tag w:val="goog_rdk_354"/>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sdt>
              <w:sdtPr>
                <w:id w:val="144791591"/>
                <w:tag w:val="goog_rdk_355"/>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sdt>
              <w:sdtPr>
                <w:id w:val="690480865"/>
                <w:tag w:val="goog_rdk_356"/>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sdt>
              <w:sdtPr>
                <w:id w:val="-2062068417"/>
                <w:tag w:val="goog_rdk_357"/>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sdt>
              <w:sdtPr>
                <w:id w:val="1405475220"/>
                <w:tag w:val="goog_rdk_358"/>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sdt>
              <w:sdtPr>
                <w:id w:val="1320773138"/>
                <w:tag w:val="goog_rdk_359"/>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sdt>
              <w:sdtPr>
                <w:id w:val="1522541707"/>
                <w:tag w:val="goog_rdk_360"/>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sdt>
              <w:sdtPr>
                <w:id w:val="591472467"/>
                <w:tag w:val="goog_rdk_361"/>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sdt>
              <w:sdtPr>
                <w:id w:val="479389814"/>
                <w:tag w:val="goog_rdk_362"/>
              </w:sdtPr>
              <w:sdtContent>
                <w:r w:rsidDel="00000000" w:rsidR="00000000" w:rsidRPr="00000000">
                  <w:rPr>
                    <w:rFonts w:ascii="Arial Unicode MS" w:cs="Arial Unicode MS" w:eastAsia="Arial Unicode MS" w:hAnsi="Arial Unicode MS"/>
                    <w:rtl w:val="0"/>
                  </w:rPr>
                  <w:t xml:space="preserve">ミルク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milk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pPr>
            <w:r w:rsidDel="00000000" w:rsidR="00000000" w:rsidRPr="00000000">
              <w:rPr>
                <w:rtl w:val="0"/>
              </w:rPr>
              <w:t xml:space="preserve">Unchanged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id w:val="-259284962"/>
                <w:tag w:val="goog_rdk_363"/>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sdt>
              <w:sdtPr>
                <w:id w:val="2033119014"/>
                <w:tag w:val="goog_rdk_364"/>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rPr/>
            </w:pPr>
            <w:sdt>
              <w:sdtPr>
                <w:id w:val="661321938"/>
                <w:tag w:val="goog_rdk_365"/>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pPr>
            <w:sdt>
              <w:sdtPr>
                <w:id w:val="-829697193"/>
                <w:tag w:val="goog_rdk_366"/>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9">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r w:rsidDel="00000000" w:rsidR="00000000" w:rsidRPr="00000000">
              <w:rPr>
                <w:rtl w:val="0"/>
              </w:rPr>
            </w:r>
          </w:p>
        </w:tc>
      </w:tr>
    </w:tbl>
    <w:p w:rsidR="00000000" w:rsidDel="00000000" w:rsidP="00000000" w:rsidRDefault="00000000" w:rsidRPr="00000000" w14:paraId="0000054B">
      <w:pPr>
        <w:rPr>
          <w:b w:val="1"/>
          <w:sz w:val="28"/>
          <w:szCs w:val="28"/>
        </w:rPr>
      </w:pPr>
      <w:r w:rsidDel="00000000" w:rsidR="00000000" w:rsidRPr="00000000">
        <w:rPr>
          <w:rtl w:val="0"/>
        </w:rPr>
      </w:r>
    </w:p>
    <w:p w:rsidR="00000000" w:rsidDel="00000000" w:rsidP="00000000" w:rsidRDefault="00000000" w:rsidRPr="00000000" w14:paraId="0000054C">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sdt>
              <w:sdtPr>
                <w:id w:val="-929937891"/>
                <w:tag w:val="goog_rdk_367"/>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sdt>
              <w:sdtPr>
                <w:id w:val="-2032783976"/>
                <w:tag w:val="goog_rdk_368"/>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line="240" w:lineRule="auto"/>
              <w:rPr/>
            </w:pPr>
            <w:sdt>
              <w:sdtPr>
                <w:id w:val="987602883"/>
                <w:tag w:val="goog_rdk_369"/>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pPr>
            <w:sdt>
              <w:sdtPr>
                <w:id w:val="275325461"/>
                <w:tag w:val="goog_rdk_370"/>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sdt>
              <w:sdtPr>
                <w:id w:val="1873279153"/>
                <w:tag w:val="goog_rdk_371"/>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pPr>
            <w:sdt>
              <w:sdtPr>
                <w:id w:val="451141170"/>
                <w:tag w:val="goog_rdk_372"/>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sdt>
              <w:sdtPr>
                <w:id w:val="-284989925"/>
                <w:tag w:val="goog_rdk_373"/>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pPr>
            <w:sdt>
              <w:sdtPr>
                <w:id w:val="10541539"/>
                <w:tag w:val="goog_rdk_374"/>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sdt>
              <w:sdtPr>
                <w:id w:val="-507522297"/>
                <w:tag w:val="goog_rdk_375"/>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pPr>
            <w:sdt>
              <w:sdtPr>
                <w:id w:val="299758978"/>
                <w:tag w:val="goog_rdk_376"/>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pPr>
            <w:sdt>
              <w:sdtPr>
                <w:id w:val="225921913"/>
                <w:tag w:val="goog_rdk_377"/>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pPr>
            <w:sdt>
              <w:sdtPr>
                <w:id w:val="-1807629743"/>
                <w:tag w:val="goog_rdk_378"/>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id w:val="1721128665"/>
                <w:tag w:val="goog_rdk_379"/>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rPr/>
            </w:pPr>
            <w:sdt>
              <w:sdtPr>
                <w:id w:val="-681866009"/>
                <w:tag w:val="goog_rdk_380"/>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sdt>
              <w:sdtPr>
                <w:id w:val="-2134239103"/>
                <w:tag w:val="goog_rdk_381"/>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4">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sdt>
              <w:sdtPr>
                <w:id w:val="-1300169352"/>
                <w:tag w:val="goog_rdk_382"/>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sdt>
              <w:sdtPr>
                <w:id w:val="-693820272"/>
                <w:tag w:val="goog_rdk_383"/>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sdt>
              <w:sdtPr>
                <w:id w:val="591749279"/>
                <w:tag w:val="goog_rdk_384"/>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sdt>
              <w:sdtPr>
                <w:id w:val="-387497544"/>
                <w:tag w:val="goog_rdk_385"/>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F">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91">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pPr>
            <w:sdt>
              <w:sdtPr>
                <w:id w:val="-218895002"/>
                <w:tag w:val="goog_rdk_386"/>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pPr>
            <w:r w:rsidDel="00000000" w:rsidR="00000000" w:rsidRPr="00000000">
              <w:rPr>
                <w:rtl w:val="0"/>
              </w:rPr>
            </w:r>
          </w:p>
        </w:tc>
      </w:tr>
    </w:tbl>
    <w:p w:rsidR="00000000" w:rsidDel="00000000" w:rsidP="00000000" w:rsidRDefault="00000000" w:rsidRPr="00000000" w14:paraId="00000596">
      <w:pPr>
        <w:rPr>
          <w:b w:val="1"/>
          <w:sz w:val="24"/>
          <w:szCs w:val="24"/>
        </w:rPr>
      </w:pPr>
      <w:r w:rsidDel="00000000" w:rsidR="00000000" w:rsidRPr="00000000">
        <w:rPr>
          <w:rtl w:val="0"/>
        </w:rPr>
      </w:r>
    </w:p>
    <w:p w:rsidR="00000000" w:rsidDel="00000000" w:rsidP="00000000" w:rsidRDefault="00000000" w:rsidRPr="00000000" w14:paraId="00000597">
      <w:pPr>
        <w:rPr>
          <w:b w:val="1"/>
          <w:sz w:val="24"/>
          <w:szCs w:val="24"/>
        </w:rPr>
      </w:pPr>
      <w:r w:rsidDel="00000000" w:rsidR="00000000" w:rsidRPr="00000000">
        <w:rPr>
          <w:rtl w:val="0"/>
        </w:rPr>
      </w:r>
    </w:p>
    <w:p w:rsidR="00000000" w:rsidDel="00000000" w:rsidP="00000000" w:rsidRDefault="00000000" w:rsidRPr="00000000" w14:paraId="00000598">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99">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9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id w:val="1407420424"/>
                <w:tag w:val="goog_rdk_387"/>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pPr>
            <w:sdt>
              <w:sdtPr>
                <w:id w:val="909614604"/>
                <w:tag w:val="goog_rdk_388"/>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sdt>
              <w:sdtPr>
                <w:id w:val="-1589405802"/>
                <w:tag w:val="goog_rdk_389"/>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pPr>
            <w:sdt>
              <w:sdtPr>
                <w:id w:val="-374314118"/>
                <w:tag w:val="goog_rdk_390"/>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sdt>
              <w:sdtPr>
                <w:id w:val="891146597"/>
                <w:tag w:val="goog_rdk_391"/>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AC">
      <w:pPr>
        <w:rPr>
          <w:b w:val="1"/>
          <w:sz w:val="24"/>
          <w:szCs w:val="24"/>
        </w:rPr>
      </w:pPr>
      <w:r w:rsidDel="00000000" w:rsidR="00000000" w:rsidRPr="00000000">
        <w:rPr>
          <w:rtl w:val="0"/>
        </w:rPr>
      </w:r>
    </w:p>
    <w:p w:rsidR="00000000" w:rsidDel="00000000" w:rsidP="00000000" w:rsidRDefault="00000000" w:rsidRPr="00000000" w14:paraId="000005AD">
      <w:pPr>
        <w:rPr>
          <w:b w:val="1"/>
          <w:sz w:val="24"/>
          <w:szCs w:val="24"/>
        </w:rPr>
      </w:pPr>
      <w:r w:rsidDel="00000000" w:rsidR="00000000" w:rsidRPr="00000000">
        <w:rPr>
          <w:rtl w:val="0"/>
        </w:rPr>
      </w:r>
    </w:p>
    <w:p w:rsidR="00000000" w:rsidDel="00000000" w:rsidP="00000000" w:rsidRDefault="00000000" w:rsidRPr="00000000" w14:paraId="000005AE">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pPr>
            <w:sdt>
              <w:sdtPr>
                <w:id w:val="-1176566912"/>
                <w:tag w:val="goog_rdk_392"/>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pPr>
            <w:sdt>
              <w:sdtPr>
                <w:id w:val="-633352921"/>
                <w:tag w:val="goog_rdk_393"/>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sdt>
              <w:sdtPr>
                <w:id w:val="1506626917"/>
                <w:tag w:val="goog_rdk_394"/>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B8">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pPr>
            <w:sdt>
              <w:sdtPr>
                <w:id w:val="837648387"/>
                <w:tag w:val="goog_rdk_395"/>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pPr>
            <w:sdt>
              <w:sdtPr>
                <w:id w:val="1802194187"/>
                <w:tag w:val="goog_rdk_396"/>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color w:val="000000"/>
              </w:rPr>
            </w:pPr>
            <w:sdt>
              <w:sdtPr>
                <w:id w:val="1785251277"/>
                <w:tag w:val="goog_rdk_397"/>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sdt>
              <w:sdtPr>
                <w:id w:val="2080194023"/>
                <w:tag w:val="goog_rdk_398"/>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color w:val="000000"/>
              </w:rPr>
            </w:pPr>
            <w:sdt>
              <w:sdtPr>
                <w:id w:val="-727957873"/>
                <w:tag w:val="goog_rdk_399"/>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color w:val="000000"/>
              </w:rPr>
            </w:pPr>
            <w:sdt>
              <w:sdtPr>
                <w:id w:val="-1619987283"/>
                <w:tag w:val="goog_rdk_400"/>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color w:val="000000"/>
              </w:rPr>
            </w:pPr>
            <w:sdt>
              <w:sdtPr>
                <w:id w:val="662682686"/>
                <w:tag w:val="goog_rdk_401"/>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color w:val="000000"/>
              </w:rPr>
            </w:pPr>
            <w:sdt>
              <w:sdtPr>
                <w:id w:val="-1002577586"/>
                <w:tag w:val="goog_rdk_402"/>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sdt>
              <w:sdtPr>
                <w:id w:val="-696538374"/>
                <w:tag w:val="goog_rdk_403"/>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pPr>
            <w:sdt>
              <w:sdtPr>
                <w:id w:val="2144616318"/>
                <w:tag w:val="goog_rdk_404"/>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r w:rsidDel="00000000" w:rsidR="00000000" w:rsidRPr="00000000">
              <w:rPr>
                <w:rtl w:val="0"/>
              </w:rPr>
              <w:t xml:space="preserve">Corrupted form of the above (its not corrupted, its just more for clothing while above is for other aspects - garcar)</w:t>
            </w:r>
          </w:p>
          <w:p w:rsidR="00000000" w:rsidDel="00000000" w:rsidP="00000000" w:rsidRDefault="00000000" w:rsidRPr="00000000" w14:paraId="000005D7">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sdt>
              <w:sdtPr>
                <w:id w:val="-361484040"/>
                <w:tag w:val="goog_rdk_405"/>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pPr>
            <w:sdt>
              <w:sdtPr>
                <w:id w:val="919948601"/>
                <w:tag w:val="goog_rdk_406"/>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sdt>
              <w:sdtPr>
                <w:id w:val="1383854609"/>
                <w:tag w:val="goog_rdk_407"/>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sdt>
              <w:sdtPr>
                <w:id w:val="-1651008534"/>
                <w:tag w:val="goog_rdk_408"/>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sdt>
              <w:sdtPr>
                <w:id w:val="-591810545"/>
                <w:tag w:val="goog_rdk_409"/>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sdt>
              <w:sdtPr>
                <w:id w:val="1779944837"/>
                <w:tag w:val="goog_rdk_410"/>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sdt>
              <w:sdtPr>
                <w:id w:val="-1458881797"/>
                <w:tag w:val="goog_rdk_411"/>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sdt>
              <w:sdtPr>
                <w:id w:val="296178318"/>
                <w:tag w:val="goog_rdk_412"/>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pPr>
            <w:sdt>
              <w:sdtPr>
                <w:id w:val="1352884691"/>
                <w:tag w:val="goog_rdk_413"/>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pPr>
            <w:r w:rsidDel="00000000" w:rsidR="00000000" w:rsidRPr="00000000">
              <w:rPr>
                <w:rtl w:val="0"/>
              </w:rPr>
            </w:r>
          </w:p>
        </w:tc>
      </w:tr>
      <w:sdt>
        <w:sdtPr>
          <w:id w:val="-496217011"/>
          <w:tag w:val="goog_rdk_415"/>
        </w:sdtPr>
        <w:sdtContent>
          <w:tr>
            <w:trPr>
              <w:cantSplit w:val="0"/>
              <w:tblHeader w:val="0"/>
              <w:ins w:author="Shadow" w:id="2" w:date="2025-07-31T00:47:51Z"/>
            </w:trPr>
            <w:tc>
              <w:tcPr>
                <w:shd w:fill="auto" w:val="clear"/>
                <w:tcMar>
                  <w:top w:w="100.0" w:type="dxa"/>
                  <w:left w:w="100.0" w:type="dxa"/>
                  <w:bottom w:w="100.0" w:type="dxa"/>
                  <w:right w:w="100.0" w:type="dxa"/>
                </w:tcMar>
                <w:vAlign w:val="center"/>
              </w:tcPr>
              <w:sdt>
                <w:sdtPr>
                  <w:id w:val="-993035815"/>
                  <w:tag w:val="goog_rdk_418"/>
                </w:sdtPr>
                <w:sdtContent>
                  <w:p w:rsidR="00000000" w:rsidDel="00000000" w:rsidP="00000000" w:rsidRDefault="00000000" w:rsidRPr="00000000" w14:paraId="000005F3">
                    <w:pPr>
                      <w:widowControl w:val="0"/>
                      <w:spacing w:line="240" w:lineRule="auto"/>
                      <w:rPr>
                        <w:ins w:author="Shadow" w:id="2" w:date="2025-07-31T00:47:51Z"/>
                        <w:rPrChange w:author="Shadow" w:id="3" w:date="2025-07-31T00:47:51Z">
                          <w:rPr/>
                        </w:rPrChange>
                      </w:rPr>
                    </w:pPr>
                    <w:sdt>
                      <w:sdtPr>
                        <w:id w:val="-251887054"/>
                        <w:tag w:val="goog_rdk_416"/>
                      </w:sdtPr>
                      <w:sdtContent>
                        <w:ins w:author="Shadow" w:id="2" w:date="2025-07-31T00:47:51Z"/>
                        <w:sdt>
                          <w:sdtPr>
                            <w:id w:val="833580515"/>
                            <w:tag w:val="goog_rdk_417"/>
                          </w:sdtPr>
                          <w:sdtContent>
                            <w:ins w:author="Shadow" w:id="2" w:date="2025-07-31T00:47:51Z">
                              <w:r w:rsidDel="00000000" w:rsidR="00000000" w:rsidRPr="00000000">
                                <w:rPr>
                                  <w:rtl w:val="0"/>
                                  <w:rPrChange w:author="Shadow" w:id="3" w:date="2025-07-31T00:47:51Z">
                                    <w:rPr/>
                                  </w:rPrChange>
                                </w:rPr>
                                <w:t xml:space="preserve">牙を剝く獅子</w:t>
                              </w:r>
                            </w:ins>
                          </w:sdtContent>
                        </w:sdt>
                        <w:ins w:author="Shadow" w:id="2" w:date="2025-07-31T00:47:51Z"/>
                      </w:sdtContent>
                    </w:sdt>
                  </w:p>
                </w:sdtContent>
              </w:sdt>
            </w:tc>
            <w:tc>
              <w:tcPr>
                <w:shd w:fill="auto" w:val="clear"/>
                <w:tcMar>
                  <w:top w:w="100.0" w:type="dxa"/>
                  <w:left w:w="100.0" w:type="dxa"/>
                  <w:bottom w:w="100.0" w:type="dxa"/>
                  <w:right w:w="100.0" w:type="dxa"/>
                </w:tcMar>
                <w:vAlign w:val="center"/>
              </w:tcPr>
              <w:sdt>
                <w:sdtPr>
                  <w:id w:val="-1414218886"/>
                  <w:tag w:val="goog_rdk_421"/>
                </w:sdtPr>
                <w:sdtContent>
                  <w:p w:rsidR="00000000" w:rsidDel="00000000" w:rsidP="00000000" w:rsidRDefault="00000000" w:rsidRPr="00000000" w14:paraId="000005F4">
                    <w:pPr>
                      <w:widowControl w:val="0"/>
                      <w:spacing w:line="240" w:lineRule="auto"/>
                      <w:rPr>
                        <w:ins w:author="Shadow" w:id="2" w:date="2025-07-31T00:47:51Z"/>
                        <w:rPrChange w:author="Shadow" w:id="3" w:date="2025-07-31T00:47:51Z">
                          <w:rPr/>
                        </w:rPrChange>
                      </w:rPr>
                    </w:pPr>
                    <w:sdt>
                      <w:sdtPr>
                        <w:id w:val="1236365002"/>
                        <w:tag w:val="goog_rdk_419"/>
                      </w:sdtPr>
                      <w:sdtContent>
                        <w:ins w:author="Shadow" w:id="2" w:date="2025-07-31T00:47:51Z"/>
                        <w:sdt>
                          <w:sdtPr>
                            <w:id w:val="216804648"/>
                            <w:tag w:val="goog_rdk_420"/>
                          </w:sdtPr>
                          <w:sdtContent>
                            <w:ins w:author="Shadow" w:id="2" w:date="2025-07-31T00:47:51Z">
                              <w:r w:rsidDel="00000000" w:rsidR="00000000" w:rsidRPr="00000000">
                                <w:rPr>
                                  <w:rtl w:val="0"/>
                                  <w:rPrChange w:author="Shadow" w:id="3" w:date="2025-07-31T00:47:51Z">
                                    <w:rPr/>
                                  </w:rPrChange>
                                </w:rPr>
                                <w:t xml:space="preserve">lion baring its fangs</w:t>
                              </w:r>
                            </w:ins>
                          </w:sdtContent>
                        </w:sdt>
                        <w:ins w:author="Shadow" w:id="2" w:date="2025-07-31T00:47:51Z"/>
                      </w:sdtContent>
                    </w:sdt>
                  </w:p>
                </w:sdtContent>
              </w:sdt>
            </w:tc>
            <w:tc>
              <w:tcPr>
                <w:shd w:fill="auto" w:val="clear"/>
                <w:tcMar>
                  <w:top w:w="100.0" w:type="dxa"/>
                  <w:left w:w="100.0" w:type="dxa"/>
                  <w:bottom w:w="100.0" w:type="dxa"/>
                  <w:right w:w="100.0" w:type="dxa"/>
                </w:tcMar>
                <w:vAlign w:val="center"/>
              </w:tcPr>
              <w:sdt>
                <w:sdtPr>
                  <w:id w:val="-614065794"/>
                  <w:tag w:val="goog_rdk_424"/>
                </w:sdtPr>
                <w:sdtContent>
                  <w:p w:rsidR="00000000" w:rsidDel="00000000" w:rsidP="00000000" w:rsidRDefault="00000000" w:rsidRPr="00000000" w14:paraId="000005F5">
                    <w:pPr>
                      <w:widowControl w:val="0"/>
                      <w:spacing w:line="240" w:lineRule="auto"/>
                      <w:rPr>
                        <w:ins w:author="Shadow" w:id="2" w:date="2025-07-31T00:47:51Z"/>
                        <w:rPrChange w:author="Shadow" w:id="3" w:date="2025-07-31T00:47:51Z">
                          <w:rPr/>
                        </w:rPrChange>
                      </w:rPr>
                    </w:pPr>
                    <w:sdt>
                      <w:sdtPr>
                        <w:id w:val="937500930"/>
                        <w:tag w:val="goog_rdk_422"/>
                      </w:sdtPr>
                      <w:sdtContent>
                        <w:ins w:author="Shadow" w:id="2" w:date="2025-07-31T00:47:51Z"/>
                        <w:sdt>
                          <w:sdtPr>
                            <w:id w:val="-857658101"/>
                            <w:tag w:val="goog_rdk_423"/>
                          </w:sdtPr>
                          <w:sdtContent>
                            <w:ins w:author="Shadow" w:id="2" w:date="2025-07-31T00:47:51Z">
                              <w:r w:rsidDel="00000000" w:rsidR="00000000" w:rsidRPr="00000000">
                                <w:rPr>
                                  <w:rtl w:val="0"/>
                                  <w:rPrChange w:author="Shadow" w:id="3" w:date="2025-07-31T00:47:51Z">
                                    <w:rPr/>
                                  </w:rPrChange>
                                </w:rPr>
                                <w:t xml:space="preserve">Expression describing the lion on the Karsten family crest</w:t>
                              </w:r>
                            </w:ins>
                          </w:sdtContent>
                        </w:sdt>
                        <w:ins w:author="Shadow" w:id="2" w:date="2025-07-31T00:47:51Z"/>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pPr>
            <w:sdt>
              <w:sdtPr>
                <w:id w:val="-2019163651"/>
                <w:tag w:val="goog_rdk_425"/>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pPr>
            <w:sdt>
              <w:sdtPr>
                <w:id w:val="-478053665"/>
                <w:tag w:val="goog_rdk_426"/>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id w:val="487540590"/>
                <w:tag w:val="goog_rdk_427"/>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pPr>
            <w:sdt>
              <w:sdtPr>
                <w:id w:val="1493021859"/>
                <w:tag w:val="goog_rdk_428"/>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id w:val="688974028"/>
                <w:tag w:val="goog_rdk_429"/>
              </w:sdtPr>
              <w:sdtContent>
                <w:r w:rsidDel="00000000" w:rsidR="00000000" w:rsidRPr="00000000">
                  <w:rPr>
                    <w:rFonts w:ascii="Arial Unicode MS" w:cs="Arial Unicode MS" w:eastAsia="Arial Unicode MS" w:hAnsi="Arial Unicode MS"/>
                    <w:rtl w:val="0"/>
                  </w:rPr>
                  <w:t xml:space="preserve">龍の血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r w:rsidDel="00000000" w:rsidR="00000000" w:rsidRPr="00000000">
              <w:rPr>
                <w:rtl w:val="0"/>
              </w:rPr>
              <w:t xml:space="preserve">Dragon’s Blood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sdt>
              <w:sdtPr>
                <w:id w:val="-545304387"/>
                <w:tag w:val="goog_rdk_430"/>
              </w:sdtPr>
              <w:sdtContent>
                <w:r w:rsidDel="00000000" w:rsidR="00000000" w:rsidRPr="00000000">
                  <w:rPr>
                    <w:rFonts w:ascii="Arial Unicode MS" w:cs="Arial Unicode MS" w:eastAsia="Arial Unicode MS" w:hAnsi="Arial Unicode MS"/>
                    <w:rtl w:val="0"/>
                  </w:rPr>
                  <w:t xml:space="preserve">メイド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r w:rsidDel="00000000" w:rsidR="00000000" w:rsidRPr="00000000">
              <w:rPr>
                <w:rtl w:val="0"/>
              </w:rPr>
              <w:t xml:space="preserve">maid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rtl w:val="0"/>
              </w:rPr>
              <w:t xml:space="preserve">Actually straight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bl>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rPr>
          <w:b w:val="1"/>
        </w:rPr>
      </w:pPr>
      <w:r w:rsidDel="00000000" w:rsidR="00000000" w:rsidRPr="00000000">
        <w:rPr>
          <w:rtl w:val="0"/>
        </w:rPr>
      </w:r>
    </w:p>
    <w:p w:rsidR="00000000" w:rsidDel="00000000" w:rsidP="00000000" w:rsidRDefault="00000000" w:rsidRPr="00000000" w14:paraId="0000060D">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60E">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60F">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rPr>
                <w:color w:val="000000"/>
              </w:rPr>
            </w:pPr>
            <w:sdt>
              <w:sdtPr>
                <w:id w:val="1832878467"/>
                <w:tag w:val="goog_rdk_431"/>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pPr>
            <w:sdt>
              <w:sdtPr>
                <w:id w:val="1575447975"/>
                <w:tag w:val="goog_rdk_432"/>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pPr>
            <w:sdt>
              <w:sdtPr>
                <w:id w:val="1445411642"/>
                <w:tag w:val="goog_rdk_433"/>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color w:val="000000"/>
              </w:rPr>
            </w:pPr>
            <w:sdt>
              <w:sdtPr>
                <w:id w:val="677847886"/>
                <w:tag w:val="goog_rdk_434"/>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pPr>
            <w:sdt>
              <w:sdtPr>
                <w:id w:val="-18962854"/>
                <w:tag w:val="goog_rdk_435"/>
              </w:sdtPr>
              <w:sdtContent>
                <w:r w:rsidDel="00000000" w:rsidR="00000000" w:rsidRPr="00000000">
                  <w:rPr>
                    <w:rFonts w:ascii="Arial Unicode MS" w:cs="Arial Unicode MS" w:eastAsia="Arial Unicode MS" w:hAnsi="Arial Unicode MS"/>
                    <w:rtl w:val="0"/>
                  </w:rPr>
                  <w:t xml:space="preserve">貴族街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pPr>
            <w:r w:rsidDel="00000000" w:rsidR="00000000" w:rsidRPr="00000000">
              <w:rPr>
                <w:rtl w:val="0"/>
              </w:rPr>
              <w:t xml:space="preserve">Noble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pPr>
            <w:sdt>
              <w:sdtPr>
                <w:id w:val="531892453"/>
                <w:tag w:val="goog_rdk_436"/>
              </w:sdtPr>
              <w:sdtContent>
                <w:r w:rsidDel="00000000" w:rsidR="00000000" w:rsidRPr="00000000">
                  <w:rPr>
                    <w:rFonts w:ascii="Arial Unicode MS" w:cs="Arial Unicode MS" w:eastAsia="Arial Unicode MS" w:hAnsi="Arial Unicode MS"/>
                    <w:rtl w:val="0"/>
                  </w:rPr>
                  <w:t xml:space="preserve">商業街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r w:rsidDel="00000000" w:rsidR="00000000" w:rsidRPr="00000000">
              <w:rPr>
                <w:rtl w:val="0"/>
              </w:rPr>
              <w:t xml:space="preserve">Commercial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sdt>
              <w:sdtPr>
                <w:id w:val="-1573277743"/>
                <w:tag w:val="goog_rdk_437"/>
              </w:sdtPr>
              <w:sdtContent>
                <w:r w:rsidDel="00000000" w:rsidR="00000000" w:rsidRPr="00000000">
                  <w:rPr>
                    <w:rFonts w:ascii="Arial Unicode MS" w:cs="Arial Unicode MS" w:eastAsia="Arial Unicode MS" w:hAnsi="Arial Unicode MS"/>
                    <w:rtl w:val="0"/>
                  </w:rPr>
                  <w:t xml:space="preserve">Same 商業 used for the Commercial City</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pPr>
            <w:sdt>
              <w:sdtPr>
                <w:id w:val="1073243245"/>
                <w:tag w:val="goog_rdk_438"/>
              </w:sdtPr>
              <w:sdtContent>
                <w:r w:rsidDel="00000000" w:rsidR="00000000" w:rsidRPr="00000000">
                  <w:rPr>
                    <w:rFonts w:ascii="Arial Unicode MS" w:cs="Arial Unicode MS" w:eastAsia="Arial Unicode MS" w:hAnsi="Arial Unicode MS"/>
                    <w:rtl w:val="0"/>
                  </w:rPr>
                  <w:t xml:space="preserve">平民街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r w:rsidDel="00000000" w:rsidR="00000000" w:rsidRPr="00000000">
              <w:rPr>
                <w:rtl w:val="0"/>
              </w:rPr>
              <w:t xml:space="preserve">Commoner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pPr>
            <w:sdt>
              <w:sdtPr>
                <w:id w:val="750461524"/>
                <w:tag w:val="goog_rdk_439"/>
              </w:sdtPr>
              <w:sdtContent>
                <w:r w:rsidDel="00000000" w:rsidR="00000000" w:rsidRPr="00000000">
                  <w:rPr>
                    <w:rFonts w:ascii="Arial Unicode MS" w:cs="Arial Unicode MS" w:eastAsia="Arial Unicode MS" w:hAnsi="Arial Unicode MS"/>
                    <w:rtl w:val="0"/>
                  </w:rPr>
                  <w:t xml:space="preserve">貧民街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pPr>
            <w:r w:rsidDel="00000000" w:rsidR="00000000" w:rsidRPr="00000000">
              <w:rPr>
                <w:rtl w:val="0"/>
              </w:rPr>
              <w:t xml:space="preserve">(the) Slums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color w:val="000000"/>
              </w:rPr>
            </w:pPr>
            <w:sdt>
              <w:sdtPr>
                <w:id w:val="-947610263"/>
                <w:tag w:val="goog_rdk_440"/>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pPr>
            <w:sdt>
              <w:sdtPr>
                <w:id w:val="290877150"/>
                <w:tag w:val="goog_rdk_441"/>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sdt>
              <w:sdtPr>
                <w:id w:val="529319541"/>
                <w:tag w:val="goog_rdk_442"/>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color w:val="000000"/>
              </w:rPr>
            </w:pPr>
            <w:sdt>
              <w:sdtPr>
                <w:id w:val="637184392"/>
                <w:tag w:val="goog_rdk_443"/>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color w:val="000000"/>
              </w:rPr>
            </w:pPr>
            <w:sdt>
              <w:sdtPr>
                <w:id w:val="-1969861582"/>
                <w:tag w:val="goog_rdk_444"/>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color w:val="000000"/>
              </w:rPr>
            </w:pPr>
            <w:sdt>
              <w:sdtPr>
                <w:id w:val="-285543604"/>
                <w:tag w:val="goog_rdk_445"/>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sdt>
              <w:sdtPr>
                <w:id w:val="703014171"/>
                <w:tag w:val="goog_rdk_446"/>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pPr>
            <w:sdt>
              <w:sdtPr>
                <w:id w:val="-1594375500"/>
                <w:tag w:val="goog_rdk_447"/>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pPr>
            <w:sdt>
              <w:sdtPr>
                <w:id w:val="-1635184514"/>
                <w:tag w:val="goog_rdk_448"/>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sdt>
              <w:sdtPr>
                <w:id w:val="858766949"/>
                <w:tag w:val="goog_rdk_449"/>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color w:val="000000"/>
              </w:rPr>
            </w:pPr>
            <w:sdt>
              <w:sdtPr>
                <w:id w:val="-1467434249"/>
                <w:tag w:val="goog_rdk_450"/>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line="240" w:lineRule="auto"/>
              <w:rPr/>
            </w:pPr>
            <w:sdt>
              <w:sdtPr>
                <w:id w:val="123085143"/>
                <w:tag w:val="goog_rdk_451"/>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sdt>
              <w:sdtPr>
                <w:id w:val="155311413"/>
                <w:tag w:val="goog_rdk_452"/>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sdt>
              <w:sdtPr>
                <w:id w:val="192403615"/>
                <w:tag w:val="goog_rdk_453"/>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2">
            <w:pPr>
              <w:widowControl w:val="0"/>
              <w:spacing w:line="240" w:lineRule="auto"/>
              <w:rPr/>
            </w:pPr>
            <w:sdt>
              <w:sdtPr>
                <w:id w:val="1090955058"/>
                <w:tag w:val="goog_rdk_454"/>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sdt>
              <w:sdtPr>
                <w:id w:val="1566036111"/>
                <w:tag w:val="goog_rdk_455"/>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8">
            <w:pPr>
              <w:widowControl w:val="0"/>
              <w:spacing w:line="240" w:lineRule="auto"/>
              <w:rPr/>
            </w:pPr>
            <w:sdt>
              <w:sdtPr>
                <w:id w:val="-964555671"/>
                <w:tag w:val="goog_rdk_456"/>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pPr>
            <w:sdt>
              <w:sdtPr>
                <w:id w:val="-1606539741"/>
                <w:tag w:val="goog_rdk_457"/>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pPr>
            <w:sdt>
              <w:sdtPr>
                <w:id w:val="605668755"/>
                <w:tag w:val="goog_rdk_458"/>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rPr/>
            </w:pPr>
            <w:r w:rsidDel="00000000" w:rsidR="00000000" w:rsidRPr="00000000">
              <w:rPr>
                <w:rtl w:val="0"/>
              </w:rPr>
              <w:t xml:space="preserve">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pPr>
            <w:sdt>
              <w:sdtPr>
                <w:id w:val="-1648546408"/>
                <w:tag w:val="goog_rdk_459"/>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pPr>
            <w:sdt>
              <w:sdtPr>
                <w:id w:val="646847673"/>
                <w:tag w:val="goog_rdk_460"/>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pPr>
            <w:sdt>
              <w:sdtPr>
                <w:id w:val="-626358354"/>
                <w:tag w:val="goog_rdk_461"/>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A">
            <w:pPr>
              <w:widowControl w:val="0"/>
              <w:spacing w:line="240" w:lineRule="auto"/>
              <w:rPr/>
            </w:pPr>
            <w:sdt>
              <w:sdtPr>
                <w:id w:val="1969411051"/>
                <w:tag w:val="goog_rdk_462"/>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line="240" w:lineRule="auto"/>
              <w:rPr/>
            </w:pPr>
            <w:sdt>
              <w:sdtPr>
                <w:id w:val="1656336884"/>
                <w:tag w:val="goog_rdk_463"/>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E">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0">
            <w:pPr>
              <w:widowControl w:val="0"/>
              <w:spacing w:line="240" w:lineRule="auto"/>
              <w:rPr/>
            </w:pPr>
            <w:sdt>
              <w:sdtPr>
                <w:id w:val="-1703034760"/>
                <w:tag w:val="goog_rdk_464"/>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line="240" w:lineRule="auto"/>
              <w:rPr/>
            </w:pPr>
            <w:sdt>
              <w:sdtPr>
                <w:id w:val="-1039610418"/>
                <w:tag w:val="goog_rdk_465"/>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6">
            <w:pPr>
              <w:widowControl w:val="0"/>
              <w:spacing w:line="240" w:lineRule="auto"/>
              <w:rPr/>
            </w:pPr>
            <w:sdt>
              <w:sdtPr>
                <w:id w:val="-1877153708"/>
                <w:tag w:val="goog_rdk_466"/>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77">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line="240" w:lineRule="auto"/>
              <w:rPr/>
            </w:pPr>
            <w:sdt>
              <w:sdtPr>
                <w:id w:val="2076675468"/>
                <w:tag w:val="goog_rdk_467"/>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line="240" w:lineRule="auto"/>
              <w:rPr/>
            </w:pPr>
            <w:r w:rsidDel="00000000" w:rsidR="00000000" w:rsidRPr="00000000">
              <w:rPr>
                <w:rtl w:val="0"/>
              </w:rPr>
            </w:r>
          </w:p>
        </w:tc>
      </w:tr>
    </w:tbl>
    <w:p w:rsidR="00000000" w:rsidDel="00000000" w:rsidP="00000000" w:rsidRDefault="00000000" w:rsidRPr="00000000" w14:paraId="0000067C">
      <w:pPr>
        <w:rPr>
          <w:b w:val="1"/>
        </w:rPr>
      </w:pPr>
      <w:r w:rsidDel="00000000" w:rsidR="00000000" w:rsidRPr="00000000">
        <w:rPr>
          <w:rtl w:val="0"/>
        </w:rPr>
      </w:r>
    </w:p>
    <w:p w:rsidR="00000000" w:rsidDel="00000000" w:rsidP="00000000" w:rsidRDefault="00000000" w:rsidRPr="00000000" w14:paraId="0000067D">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7E">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F">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0">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1">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2">
            <w:pPr>
              <w:widowControl w:val="0"/>
              <w:spacing w:line="240" w:lineRule="auto"/>
              <w:rPr/>
            </w:pPr>
            <w:sdt>
              <w:sdtPr>
                <w:id w:val="1544502256"/>
                <w:tag w:val="goog_rdk_468"/>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4">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spacing w:line="240" w:lineRule="auto"/>
              <w:rPr/>
            </w:pPr>
            <w:sdt>
              <w:sdtPr>
                <w:id w:val="53181381"/>
                <w:tag w:val="goog_rdk_469"/>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7">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8">
            <w:pPr>
              <w:widowControl w:val="0"/>
              <w:spacing w:line="240" w:lineRule="auto"/>
              <w:rPr/>
            </w:pPr>
            <w:sdt>
              <w:sdtPr>
                <w:id w:val="1513634113"/>
                <w:tag w:val="goog_rdk_470"/>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9">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A">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B">
            <w:pPr>
              <w:widowControl w:val="0"/>
              <w:spacing w:line="240" w:lineRule="auto"/>
              <w:rPr>
                <w:color w:val="000000"/>
              </w:rPr>
            </w:pPr>
            <w:sdt>
              <w:sdtPr>
                <w:id w:val="2137264833"/>
                <w:tag w:val="goog_rdk_471"/>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C">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D">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E">
            <w:pPr>
              <w:widowControl w:val="0"/>
              <w:spacing w:line="240" w:lineRule="auto"/>
              <w:rPr/>
            </w:pPr>
            <w:sdt>
              <w:sdtPr>
                <w:id w:val="-2145905537"/>
                <w:tag w:val="goog_rdk_472"/>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F">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0">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1">
            <w:pPr>
              <w:widowControl w:val="0"/>
              <w:spacing w:line="240" w:lineRule="auto"/>
              <w:rPr/>
            </w:pPr>
            <w:sdt>
              <w:sdtPr>
                <w:id w:val="1467242745"/>
                <w:tag w:val="goog_rdk_473"/>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2">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3">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spacing w:line="240" w:lineRule="auto"/>
              <w:rPr>
                <w:color w:val="000000"/>
              </w:rPr>
            </w:pPr>
            <w:sdt>
              <w:sdtPr>
                <w:id w:val="-862506438"/>
                <w:tag w:val="goog_rdk_474"/>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5">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6">
            <w:pPr>
              <w:widowControl w:val="0"/>
              <w:spacing w:line="240" w:lineRule="auto"/>
              <w:rPr/>
            </w:pPr>
            <w:sdt>
              <w:sdtPr>
                <w:id w:val="2130636693"/>
                <w:tag w:val="goog_rdk_475"/>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7">
            <w:pPr>
              <w:widowControl w:val="0"/>
              <w:spacing w:line="240" w:lineRule="auto"/>
              <w:rPr>
                <w:color w:val="000000"/>
              </w:rPr>
            </w:pPr>
            <w:sdt>
              <w:sdtPr>
                <w:id w:val="200084929"/>
                <w:tag w:val="goog_rdk_476"/>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9">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A">
            <w:pPr>
              <w:widowControl w:val="0"/>
              <w:spacing w:line="240" w:lineRule="auto"/>
              <w:rPr/>
            </w:pPr>
            <w:r w:rsidDel="00000000" w:rsidR="00000000" w:rsidRPr="00000000">
              <w:rPr>
                <w:rtl w:val="0"/>
              </w:rPr>
              <w:t xml:space="preserve">(</w:t>
            </w:r>
            <w:sdt>
              <w:sdtPr>
                <w:id w:val="-865283142"/>
                <w:tag w:val="goog_rdk_477"/>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B">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rPr/>
            </w:pPr>
            <w:sdt>
              <w:sdtPr>
                <w:id w:val="879221549"/>
                <w:tag w:val="goog_rdk_478"/>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D">
            <w:pPr>
              <w:widowControl w:val="0"/>
              <w:spacing w:line="240" w:lineRule="auto"/>
              <w:rPr>
                <w:color w:val="000000"/>
              </w:rPr>
            </w:pPr>
            <w:sdt>
              <w:sdtPr>
                <w:id w:val="-1029294097"/>
                <w:tag w:val="goog_rdk_479"/>
              </w:sdtPr>
              <w:sdtContent>
                <w:r w:rsidDel="00000000" w:rsidR="00000000" w:rsidRPr="00000000">
                  <w:rPr>
                    <w:rFonts w:ascii="Arial Unicode MS" w:cs="Arial Unicode MS" w:eastAsia="Arial Unicode MS" w:hAnsi="Arial Unicode MS"/>
                    <w:rtl w:val="0"/>
                  </w:rPr>
                  <w:t xml:space="preserve">(帝都)</w:t>
                </w:r>
              </w:sdtContent>
            </w:sdt>
            <w:sdt>
              <w:sdtPr>
                <w:id w:val="-1755612670"/>
                <w:tag w:val="goog_rdk_480"/>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E">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F">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0">
            <w:pPr>
              <w:widowControl w:val="0"/>
              <w:spacing w:line="240" w:lineRule="auto"/>
              <w:rPr/>
            </w:pPr>
            <w:sdt>
              <w:sdtPr>
                <w:id w:val="1612199166"/>
                <w:tag w:val="goog_rdk_481"/>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1">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2">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3">
            <w:pPr>
              <w:widowControl w:val="0"/>
              <w:spacing w:line="240" w:lineRule="auto"/>
              <w:rPr/>
            </w:pPr>
            <w:sdt>
              <w:sdtPr>
                <w:id w:val="1993576256"/>
                <w:tag w:val="goog_rdk_482"/>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4">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5">
            <w:pPr>
              <w:widowControl w:val="0"/>
              <w:spacing w:line="240" w:lineRule="auto"/>
              <w:rPr/>
            </w:pPr>
            <w:sdt>
              <w:sdtPr>
                <w:id w:val="-650559267"/>
                <w:tag w:val="goog_rdk_483"/>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6">
            <w:pPr>
              <w:widowControl w:val="0"/>
              <w:spacing w:line="240" w:lineRule="auto"/>
              <w:rPr>
                <w:color w:val="000000"/>
              </w:rPr>
            </w:pPr>
            <w:sdt>
              <w:sdtPr>
                <w:id w:val="-569518336"/>
                <w:tag w:val="goog_rdk_484"/>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7">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9">
            <w:pPr>
              <w:widowControl w:val="0"/>
              <w:spacing w:line="240" w:lineRule="auto"/>
              <w:rPr>
                <w:color w:val="000000"/>
              </w:rPr>
            </w:pPr>
            <w:sdt>
              <w:sdtPr>
                <w:id w:val="23699726"/>
                <w:tag w:val="goog_rdk_485"/>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A">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B">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C">
            <w:pPr>
              <w:widowControl w:val="0"/>
              <w:spacing w:line="240" w:lineRule="auto"/>
              <w:rPr>
                <w:color w:val="000000"/>
              </w:rPr>
            </w:pPr>
            <w:sdt>
              <w:sdtPr>
                <w:id w:val="-847314286"/>
                <w:tag w:val="goog_rdk_486"/>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D">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E">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F">
            <w:pPr>
              <w:widowControl w:val="0"/>
              <w:spacing w:line="240" w:lineRule="auto"/>
              <w:rPr/>
            </w:pPr>
            <w:sdt>
              <w:sdtPr>
                <w:id w:val="1496075160"/>
                <w:tag w:val="goog_rdk_487"/>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0">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1">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B2">
      <w:pPr>
        <w:rPr>
          <w:b w:val="1"/>
          <w:sz w:val="28"/>
          <w:szCs w:val="28"/>
        </w:rPr>
      </w:pPr>
      <w:r w:rsidDel="00000000" w:rsidR="00000000" w:rsidRPr="00000000">
        <w:rPr>
          <w:rtl w:val="0"/>
        </w:rPr>
      </w:r>
    </w:p>
    <w:p w:rsidR="00000000" w:rsidDel="00000000" w:rsidP="00000000" w:rsidRDefault="00000000" w:rsidRPr="00000000" w14:paraId="000006B3">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B4">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6">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7">
            <w:pPr>
              <w:widowControl w:val="0"/>
              <w:spacing w:line="240" w:lineRule="auto"/>
              <w:rPr/>
            </w:pPr>
            <w:sdt>
              <w:sdtPr>
                <w:id w:val="1685437453"/>
                <w:tag w:val="goog_rdk_488"/>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B8">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9">
            <w:pPr>
              <w:widowControl w:val="0"/>
              <w:spacing w:line="240" w:lineRule="auto"/>
              <w:rPr/>
            </w:pPr>
            <w:sdt>
              <w:sdtPr>
                <w:id w:val="-947393572"/>
                <w:tag w:val="goog_rdk_489"/>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BA">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BD">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F">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0">
            <w:pPr>
              <w:widowControl w:val="0"/>
              <w:spacing w:line="240" w:lineRule="auto"/>
              <w:rPr/>
            </w:pPr>
            <w:sdt>
              <w:sdtPr>
                <w:id w:val="127179116"/>
                <w:tag w:val="goog_rdk_490"/>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C1">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C5">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6">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C7">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C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9">
            <w:pPr>
              <w:widowControl w:val="0"/>
              <w:spacing w:line="240" w:lineRule="auto"/>
              <w:rPr>
                <w:color w:val="000000"/>
              </w:rPr>
            </w:pPr>
            <w:sdt>
              <w:sdtPr>
                <w:id w:val="1697054397"/>
                <w:tag w:val="goog_rdk_491"/>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CA">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CB">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C">
            <w:pPr>
              <w:widowControl w:val="0"/>
              <w:spacing w:line="240" w:lineRule="auto"/>
              <w:rPr>
                <w:color w:val="000000"/>
              </w:rPr>
            </w:pPr>
            <w:sdt>
              <w:sdtPr>
                <w:id w:val="-40559645"/>
                <w:tag w:val="goog_rdk_492"/>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CD">
            <w:pPr>
              <w:widowControl w:val="0"/>
              <w:spacing w:line="240" w:lineRule="auto"/>
              <w:rPr>
                <w:color w:val="000000"/>
              </w:rPr>
            </w:pPr>
            <w:sdt>
              <w:sdtPr>
                <w:id w:val="499726761"/>
                <w:tag w:val="goog_rdk_493"/>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CE">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CF">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D0">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D1">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2">
            <w:pPr>
              <w:widowControl w:val="0"/>
              <w:spacing w:line="240" w:lineRule="auto"/>
              <w:rPr>
                <w:color w:val="000000"/>
              </w:rPr>
            </w:pPr>
            <w:sdt>
              <w:sdtPr>
                <w:id w:val="1481838069"/>
                <w:tag w:val="goog_rdk_494"/>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D3">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D4">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D5">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D9">
      <w:pPr>
        <w:rPr>
          <w:b w:val="1"/>
          <w:sz w:val="28"/>
          <w:szCs w:val="28"/>
        </w:rPr>
      </w:pPr>
      <w:r w:rsidDel="00000000" w:rsidR="00000000" w:rsidRPr="00000000">
        <w:rPr>
          <w:rtl w:val="0"/>
        </w:rPr>
      </w:r>
    </w:p>
    <w:p w:rsidR="00000000" w:rsidDel="00000000" w:rsidP="00000000" w:rsidRDefault="00000000" w:rsidRPr="00000000" w14:paraId="000006DA">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DB">
      <w:pPr>
        <w:rPr>
          <w:sz w:val="24"/>
          <w:szCs w:val="24"/>
        </w:rPr>
      </w:pPr>
      <w:sdt>
        <w:sdtPr>
          <w:id w:val="1728557326"/>
          <w:tag w:val="goog_rdk_495"/>
        </w:sdtPr>
        <w:sdtContent>
          <w:commentRangeStart w:id="1"/>
        </w:sdtContent>
      </w:sdt>
      <w:r w:rsidDel="00000000" w:rsidR="00000000" w:rsidRPr="00000000">
        <w:rPr>
          <w:sz w:val="24"/>
          <w:szCs w:val="24"/>
          <w:rtl w:val="0"/>
        </w:rPr>
        <w:t xml:space="preserve">Stuff like contractions is currently being reworked/adapted.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DC">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DD">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DE">
      <w:pPr>
        <w:rPr>
          <w:b w:val="1"/>
          <w:sz w:val="28"/>
          <w:szCs w:val="28"/>
        </w:rPr>
      </w:pPr>
      <w:r w:rsidDel="00000000" w:rsidR="00000000" w:rsidRPr="00000000">
        <w:rPr>
          <w:rtl w:val="0"/>
        </w:rPr>
      </w:r>
    </w:p>
    <w:p w:rsidR="00000000" w:rsidDel="00000000" w:rsidP="00000000" w:rsidRDefault="00000000" w:rsidRPr="00000000" w14:paraId="000006DF">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E2">
      <w:pPr>
        <w:rPr>
          <w:b w:val="1"/>
        </w:rPr>
      </w:pPr>
      <w:r w:rsidDel="00000000" w:rsidR="00000000" w:rsidRPr="00000000">
        <w:rPr>
          <w:rtl w:val="0"/>
        </w:rPr>
      </w:r>
    </w:p>
    <w:p w:rsidR="00000000" w:rsidDel="00000000" w:rsidP="00000000" w:rsidRDefault="00000000" w:rsidRPr="00000000" w14:paraId="000006E3">
      <w:pPr>
        <w:pStyle w:val="Heading4"/>
        <w:ind w:left="720" w:firstLine="720"/>
        <w:rPr/>
      </w:pPr>
      <w:bookmarkStart w:colFirst="0" w:colLast="0" w:name="_heading=h.no90kqvkn9pv" w:id="28"/>
      <w:bookmarkEnd w:id="28"/>
      <w:r w:rsidDel="00000000" w:rsidR="00000000" w:rsidRPr="00000000">
        <w:rPr>
          <w:rtl w:val="0"/>
        </w:rPr>
        <w:t xml:space="preserve">Annerose Miload</w:t>
      </w:r>
    </w:p>
    <w:p w:rsidR="00000000" w:rsidDel="00000000" w:rsidP="00000000" w:rsidRDefault="00000000" w:rsidRPr="00000000" w14:paraId="000006E4">
      <w:pPr>
        <w:rPr/>
      </w:pPr>
      <w:sdt>
        <w:sdtPr>
          <w:id w:val="-1874800985"/>
          <w:tag w:val="goog_rdk_496"/>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6E5">
      <w:pPr>
        <w:rPr/>
      </w:pPr>
      <w:r w:rsidDel="00000000" w:rsidR="00000000" w:rsidRPr="00000000">
        <w:rPr>
          <w:rtl w:val="0"/>
        </w:rPr>
        <w:tab/>
        <w:tab/>
        <w:t xml:space="preserve">Japanese speech quirks:</w:t>
      </w:r>
    </w:p>
    <w:p w:rsidR="00000000" w:rsidDel="00000000" w:rsidP="00000000" w:rsidRDefault="00000000" w:rsidRPr="00000000" w14:paraId="000006E6">
      <w:pPr>
        <w:numPr>
          <w:ilvl w:val="0"/>
          <w:numId w:val="5"/>
        </w:numPr>
        <w:ind w:left="2520" w:hanging="360"/>
        <w:rPr>
          <w:b w:val="0"/>
          <w:sz w:val="22"/>
          <w:szCs w:val="22"/>
        </w:rPr>
      </w:pPr>
      <w:sdt>
        <w:sdtPr>
          <w:id w:val="-1248824652"/>
          <w:tag w:val="goog_rdk_49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E7">
      <w:pPr>
        <w:numPr>
          <w:ilvl w:val="0"/>
          <w:numId w:val="5"/>
        </w:numPr>
        <w:ind w:left="2520" w:hanging="360"/>
        <w:rPr>
          <w:b w:val="0"/>
          <w:sz w:val="22"/>
          <w:szCs w:val="22"/>
        </w:rPr>
      </w:pPr>
      <w:r w:rsidDel="00000000" w:rsidR="00000000" w:rsidRPr="00000000">
        <w:rPr>
          <w:rtl w:val="0"/>
        </w:rPr>
        <w:t xml:space="preserve">Second person pronoun/s – “”</w:t>
      </w:r>
    </w:p>
    <w:p w:rsidR="00000000" w:rsidDel="00000000" w:rsidP="00000000" w:rsidRDefault="00000000" w:rsidRPr="00000000" w14:paraId="000006E8">
      <w:pPr>
        <w:ind w:left="1440" w:firstLine="0"/>
        <w:rPr/>
      </w:pPr>
      <w:r w:rsidDel="00000000" w:rsidR="00000000" w:rsidRPr="00000000">
        <w:rPr>
          <w:rtl w:val="0"/>
        </w:rPr>
        <w:t xml:space="preserve">English speech quirks:</w:t>
      </w:r>
    </w:p>
    <w:p w:rsidR="00000000" w:rsidDel="00000000" w:rsidP="00000000" w:rsidRDefault="00000000" w:rsidRPr="00000000" w14:paraId="000006E9">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6EA">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6EB">
      <w:pPr>
        <w:ind w:left="1440" w:firstLine="0"/>
        <w:rPr/>
      </w:pPr>
      <w:r w:rsidDel="00000000" w:rsidR="00000000" w:rsidRPr="00000000">
        <w:rPr>
          <w:rtl w:val="0"/>
        </w:rPr>
        <w:t xml:space="preserve">Notes:</w:t>
      </w:r>
    </w:p>
    <w:p w:rsidR="00000000" w:rsidDel="00000000" w:rsidP="00000000" w:rsidRDefault="00000000" w:rsidRPr="00000000" w14:paraId="000006EC">
      <w:pPr>
        <w:numPr>
          <w:ilvl w:val="0"/>
          <w:numId w:val="5"/>
        </w:numPr>
        <w:ind w:left="2520" w:hanging="360"/>
        <w:rPr>
          <w:b w:val="0"/>
          <w:sz w:val="22"/>
          <w:szCs w:val="22"/>
        </w:rPr>
      </w:pPr>
      <w:sdt>
        <w:sdtPr>
          <w:id w:val="559572738"/>
          <w:tag w:val="goog_rdk_498"/>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6ED">
      <w:pPr>
        <w:numPr>
          <w:ilvl w:val="0"/>
          <w:numId w:val="5"/>
        </w:numPr>
        <w:ind w:left="2520" w:hanging="360"/>
        <w:rPr>
          <w:b w:val="0"/>
          <w:sz w:val="22"/>
          <w:szCs w:val="22"/>
        </w:rPr>
      </w:pPr>
      <w:sdt>
        <w:sdtPr>
          <w:id w:val="2065007814"/>
          <w:tag w:val="goog_rdk_499"/>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6EE">
      <w:pPr>
        <w:pStyle w:val="Heading4"/>
        <w:rPr/>
      </w:pPr>
      <w:bookmarkStart w:colFirst="0" w:colLast="0" w:name="_heading=h.b5xnrvtne9mf" w:id="29"/>
      <w:bookmarkEnd w:id="29"/>
      <w:r w:rsidDel="00000000" w:rsidR="00000000" w:rsidRPr="00000000">
        <w:rPr>
          <w:rtl w:val="0"/>
        </w:rPr>
      </w:r>
    </w:p>
    <w:p w:rsidR="00000000" w:rsidDel="00000000" w:rsidP="00000000" w:rsidRDefault="00000000" w:rsidRPr="00000000" w14:paraId="000006EF">
      <w:pPr>
        <w:pStyle w:val="Heading4"/>
        <w:rPr/>
      </w:pPr>
      <w:bookmarkStart w:colFirst="0" w:colLast="0" w:name="_heading=h.q8bdw8ypf1os" w:id="30"/>
      <w:bookmarkEnd w:id="30"/>
      <w:r w:rsidDel="00000000" w:rsidR="00000000" w:rsidRPr="00000000">
        <w:rPr>
          <w:rtl w:val="0"/>
        </w:rPr>
      </w:r>
    </w:p>
    <w:p w:rsidR="00000000" w:rsidDel="00000000" w:rsidP="00000000" w:rsidRDefault="00000000" w:rsidRPr="00000000" w14:paraId="000006F0">
      <w:pPr>
        <w:pStyle w:val="Heading4"/>
        <w:ind w:left="720" w:firstLine="0"/>
        <w:rPr/>
      </w:pPr>
      <w:bookmarkStart w:colFirst="0" w:colLast="0" w:name="_heading=h.h0neb2f2esu" w:id="31"/>
      <w:bookmarkEnd w:id="31"/>
      <w:r w:rsidDel="00000000" w:rsidR="00000000" w:rsidRPr="00000000">
        <w:rPr>
          <w:rtl w:val="0"/>
        </w:rPr>
        <w:t xml:space="preserve">Beatrice</w:t>
      </w:r>
    </w:p>
    <w:p w:rsidR="00000000" w:rsidDel="00000000" w:rsidP="00000000" w:rsidRDefault="00000000" w:rsidRPr="00000000" w14:paraId="000006F1">
      <w:pPr>
        <w:rPr/>
      </w:pPr>
      <w:sdt>
        <w:sdtPr>
          <w:id w:val="-206146596"/>
          <w:tag w:val="goog_rdk_500"/>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F2">
      <w:pPr>
        <w:ind w:firstLine="720"/>
        <w:rPr/>
      </w:pPr>
      <w:r w:rsidDel="00000000" w:rsidR="00000000" w:rsidRPr="00000000">
        <w:rPr>
          <w:rtl w:val="0"/>
        </w:rPr>
        <w:tab/>
        <w:t xml:space="preserve">Japanese speech quirks:</w:t>
      </w:r>
    </w:p>
    <w:p w:rsidR="00000000" w:rsidDel="00000000" w:rsidP="00000000" w:rsidRDefault="00000000" w:rsidRPr="00000000" w14:paraId="000006F3">
      <w:pPr>
        <w:numPr>
          <w:ilvl w:val="0"/>
          <w:numId w:val="5"/>
        </w:numPr>
        <w:ind w:left="2520" w:hanging="360"/>
        <w:rPr/>
      </w:pPr>
      <w:sdt>
        <w:sdtPr>
          <w:id w:val="1249281309"/>
          <w:tag w:val="goog_rdk_501"/>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F4">
      <w:pPr>
        <w:numPr>
          <w:ilvl w:val="0"/>
          <w:numId w:val="5"/>
        </w:numPr>
        <w:ind w:left="2520" w:hanging="360"/>
        <w:rPr>
          <w:u w:val="none"/>
        </w:rPr>
      </w:pPr>
      <w:sdt>
        <w:sdtPr>
          <w:id w:val="-198098951"/>
          <w:tag w:val="goog_rdk_502"/>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F5">
      <w:pPr>
        <w:numPr>
          <w:ilvl w:val="0"/>
          <w:numId w:val="5"/>
        </w:numPr>
        <w:ind w:left="2520" w:hanging="360"/>
        <w:rPr/>
      </w:pPr>
      <w:sdt>
        <w:sdtPr>
          <w:id w:val="-1268035158"/>
          <w:tag w:val="goog_rdk_503"/>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F6">
      <w:pPr>
        <w:ind w:left="1440" w:firstLine="0"/>
        <w:rPr/>
      </w:pPr>
      <w:r w:rsidDel="00000000" w:rsidR="00000000" w:rsidRPr="00000000">
        <w:rPr>
          <w:rtl w:val="0"/>
        </w:rPr>
        <w:t xml:space="preserve">English speech quirks:</w:t>
      </w:r>
    </w:p>
    <w:p w:rsidR="00000000" w:rsidDel="00000000" w:rsidP="00000000" w:rsidRDefault="00000000" w:rsidRPr="00000000" w14:paraId="000006F7">
      <w:pPr>
        <w:widowControl w:val="0"/>
        <w:numPr>
          <w:ilvl w:val="0"/>
          <w:numId w:val="5"/>
        </w:numPr>
        <w:spacing w:line="240" w:lineRule="auto"/>
        <w:ind w:left="2520" w:hanging="360"/>
        <w:rPr/>
      </w:pPr>
      <w:sdt>
        <w:sdtPr>
          <w:id w:val="480222940"/>
          <w:tag w:val="goog_rdk_504"/>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F8">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F9">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FA">
      <w:pPr>
        <w:widowControl w:val="0"/>
        <w:numPr>
          <w:ilvl w:val="0"/>
          <w:numId w:val="5"/>
        </w:numPr>
        <w:spacing w:line="240" w:lineRule="auto"/>
        <w:ind w:left="2520" w:hanging="360"/>
        <w:rPr/>
      </w:pPr>
      <w:sdt>
        <w:sdtPr>
          <w:id w:val="-1469482784"/>
          <w:tag w:val="goog_rdk_505"/>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FB">
      <w:pPr>
        <w:widowControl w:val="0"/>
        <w:numPr>
          <w:ilvl w:val="0"/>
          <w:numId w:val="5"/>
        </w:numPr>
        <w:spacing w:line="240" w:lineRule="auto"/>
        <w:ind w:left="2520" w:hanging="360"/>
        <w:rPr/>
      </w:pPr>
      <w:sdt>
        <w:sdtPr>
          <w:id w:val="1002200223"/>
          <w:tag w:val="goog_rdk_506"/>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FC">
      <w:pPr>
        <w:numPr>
          <w:ilvl w:val="0"/>
          <w:numId w:val="5"/>
        </w:numPr>
        <w:ind w:left="2520" w:hanging="360"/>
        <w:rPr/>
      </w:pPr>
      <w:sdt>
        <w:sdtPr>
          <w:id w:val="-1159373065"/>
          <w:tag w:val="goog_rdk_507"/>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FD">
      <w:pPr>
        <w:widowControl w:val="0"/>
        <w:spacing w:line="240" w:lineRule="auto"/>
        <w:ind w:left="2520" w:firstLine="0"/>
        <w:rPr/>
      </w:pPr>
      <w:r w:rsidDel="00000000" w:rsidR="00000000" w:rsidRPr="00000000">
        <w:rPr>
          <w:rtl w:val="0"/>
        </w:rPr>
      </w:r>
    </w:p>
    <w:p w:rsidR="00000000" w:rsidDel="00000000" w:rsidP="00000000" w:rsidRDefault="00000000" w:rsidRPr="00000000" w14:paraId="000006FE">
      <w:pPr>
        <w:ind w:left="720" w:firstLine="720"/>
        <w:rPr/>
      </w:pPr>
      <w:r w:rsidDel="00000000" w:rsidR="00000000" w:rsidRPr="00000000">
        <w:rPr>
          <w:rtl w:val="0"/>
        </w:rPr>
        <w:t xml:space="preserve">Notes:</w:t>
      </w:r>
    </w:p>
    <w:p w:rsidR="00000000" w:rsidDel="00000000" w:rsidP="00000000" w:rsidRDefault="00000000" w:rsidRPr="00000000" w14:paraId="000006FF">
      <w:pPr>
        <w:numPr>
          <w:ilvl w:val="0"/>
          <w:numId w:val="5"/>
        </w:numPr>
        <w:ind w:left="2520" w:hanging="360"/>
        <w:rPr/>
      </w:pPr>
      <w:sdt>
        <w:sdtPr>
          <w:id w:val="484202164"/>
          <w:tag w:val="goog_rdk_508"/>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700">
      <w:pPr>
        <w:rPr>
          <w:b w:val="1"/>
        </w:rPr>
      </w:pPr>
      <w:r w:rsidDel="00000000" w:rsidR="00000000" w:rsidRPr="00000000">
        <w:rPr>
          <w:rtl w:val="0"/>
        </w:rPr>
      </w:r>
    </w:p>
    <w:p w:rsidR="00000000" w:rsidDel="00000000" w:rsidP="00000000" w:rsidRDefault="00000000" w:rsidRPr="00000000" w14:paraId="00000701">
      <w:pPr>
        <w:pStyle w:val="Heading4"/>
        <w:ind w:left="720" w:firstLine="0"/>
        <w:rPr/>
      </w:pPr>
      <w:bookmarkStart w:colFirst="0" w:colLast="0" w:name="_heading=h.c6gk9035e82" w:id="32"/>
      <w:bookmarkEnd w:id="32"/>
      <w:r w:rsidDel="00000000" w:rsidR="00000000" w:rsidRPr="00000000">
        <w:rPr>
          <w:rtl w:val="0"/>
        </w:rPr>
        <w:t xml:space="preserve">Clind</w:t>
      </w:r>
    </w:p>
    <w:p w:rsidR="00000000" w:rsidDel="00000000" w:rsidP="00000000" w:rsidRDefault="00000000" w:rsidRPr="00000000" w14:paraId="00000702">
      <w:pPr>
        <w:rPr/>
      </w:pPr>
      <w:sdt>
        <w:sdtPr>
          <w:id w:val="-290762857"/>
          <w:tag w:val="goog_rdk_509"/>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703">
      <w:pPr>
        <w:rPr/>
      </w:pPr>
      <w:r w:rsidDel="00000000" w:rsidR="00000000" w:rsidRPr="00000000">
        <w:rPr>
          <w:rtl w:val="0"/>
        </w:rPr>
        <w:tab/>
        <w:tab/>
        <w:t xml:space="preserve">Japanese speech quirks:</w:t>
      </w:r>
    </w:p>
    <w:p w:rsidR="00000000" w:rsidDel="00000000" w:rsidP="00000000" w:rsidRDefault="00000000" w:rsidRPr="00000000" w14:paraId="00000704">
      <w:pPr>
        <w:numPr>
          <w:ilvl w:val="0"/>
          <w:numId w:val="5"/>
        </w:numPr>
        <w:ind w:left="2520" w:hanging="360"/>
        <w:rPr/>
      </w:pPr>
      <w:sdt>
        <w:sdtPr>
          <w:id w:val="-1683844646"/>
          <w:tag w:val="goog_rdk_51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05">
      <w:pPr>
        <w:numPr>
          <w:ilvl w:val="0"/>
          <w:numId w:val="5"/>
        </w:numPr>
        <w:ind w:left="2520" w:hanging="360"/>
      </w:pPr>
      <w:sdt>
        <w:sdtPr>
          <w:id w:val="1109126724"/>
          <w:tag w:val="goog_rdk_511"/>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06">
      <w:pPr>
        <w:ind w:left="1440" w:firstLine="0"/>
        <w:rPr/>
      </w:pPr>
      <w:r w:rsidDel="00000000" w:rsidR="00000000" w:rsidRPr="00000000">
        <w:rPr>
          <w:rtl w:val="0"/>
        </w:rPr>
        <w:t xml:space="preserve">English speech quirks:</w:t>
      </w:r>
    </w:p>
    <w:p w:rsidR="00000000" w:rsidDel="00000000" w:rsidP="00000000" w:rsidRDefault="00000000" w:rsidRPr="00000000" w14:paraId="00000707">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708">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709">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70A">
      <w:pPr>
        <w:numPr>
          <w:ilvl w:val="0"/>
          <w:numId w:val="5"/>
        </w:numPr>
        <w:ind w:left="2520" w:hanging="360"/>
        <w:rPr/>
      </w:pPr>
      <w:sdt>
        <w:sdtPr>
          <w:id w:val="-1448156391"/>
          <w:tag w:val="goog_rdk_512"/>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0B">
      <w:pPr>
        <w:numPr>
          <w:ilvl w:val="0"/>
          <w:numId w:val="5"/>
        </w:numPr>
        <w:ind w:left="2520" w:hanging="360"/>
        <w:rPr/>
      </w:pPr>
      <w:sdt>
        <w:sdtPr>
          <w:id w:val="-1109739066"/>
          <w:tag w:val="goog_rdk_513"/>
        </w:sdtPr>
        <w:sdtContent>
          <w:r w:rsidDel="00000000" w:rsidR="00000000" w:rsidRPr="00000000">
            <w:rPr>
              <w:rFonts w:ascii="Arial Unicode MS" w:cs="Arial Unicode MS" w:eastAsia="Arial Unicode MS" w:hAnsi="Arial Unicode MS"/>
              <w:rtl w:val="0"/>
            </w:rPr>
            <w:t xml:space="preserve">Refers to anyone above him with “sama” 様</w:t>
          </w:r>
        </w:sdtContent>
      </w:sdt>
    </w:p>
    <w:p w:rsidR="00000000" w:rsidDel="00000000" w:rsidP="00000000" w:rsidRDefault="00000000" w:rsidRPr="00000000" w14:paraId="0000070C">
      <w:pPr>
        <w:numPr>
          <w:ilvl w:val="0"/>
          <w:numId w:val="5"/>
        </w:numPr>
        <w:ind w:left="2520" w:hanging="360"/>
        <w:rPr>
          <w:u w:val="none"/>
        </w:rPr>
      </w:pPr>
      <w:sdt>
        <w:sdtPr>
          <w:id w:val="416742160"/>
          <w:tag w:val="goog_rdk_514"/>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70D">
      <w:pPr>
        <w:numPr>
          <w:ilvl w:val="0"/>
          <w:numId w:val="5"/>
        </w:numPr>
        <w:ind w:left="2520" w:hanging="360"/>
        <w:rPr/>
      </w:pPr>
      <w:sdt>
        <w:sdtPr>
          <w:id w:val="-2144037110"/>
          <w:tag w:val="goog_rdk_515"/>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70E">
      <w:pPr>
        <w:ind w:left="1440" w:firstLine="0"/>
        <w:rPr/>
      </w:pPr>
      <w:r w:rsidDel="00000000" w:rsidR="00000000" w:rsidRPr="00000000">
        <w:rPr>
          <w:rtl w:val="0"/>
        </w:rPr>
        <w:t xml:space="preserve">Notes:</w:t>
      </w:r>
    </w:p>
    <w:p w:rsidR="00000000" w:rsidDel="00000000" w:rsidP="00000000" w:rsidRDefault="00000000" w:rsidRPr="00000000" w14:paraId="0000070F">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10">
      <w:pPr>
        <w:rPr>
          <w:b w:val="1"/>
        </w:rPr>
      </w:pPr>
      <w:r w:rsidDel="00000000" w:rsidR="00000000" w:rsidRPr="00000000">
        <w:rPr>
          <w:rtl w:val="0"/>
        </w:rPr>
      </w:r>
    </w:p>
    <w:p w:rsidR="00000000" w:rsidDel="00000000" w:rsidP="00000000" w:rsidRDefault="00000000" w:rsidRPr="00000000" w14:paraId="00000711">
      <w:pPr>
        <w:pStyle w:val="Heading4"/>
        <w:ind w:firstLine="720"/>
        <w:rPr/>
      </w:pPr>
      <w:bookmarkStart w:colFirst="0" w:colLast="0" w:name="_heading=h.c085wsyz8a6m" w:id="33"/>
      <w:bookmarkEnd w:id="33"/>
      <w:r w:rsidDel="00000000" w:rsidR="00000000" w:rsidRPr="00000000">
        <w:rPr>
          <w:rtl w:val="0"/>
        </w:rPr>
        <w:t xml:space="preserve">Emilia</w:t>
      </w:r>
    </w:p>
    <w:p w:rsidR="00000000" w:rsidDel="00000000" w:rsidP="00000000" w:rsidRDefault="00000000" w:rsidRPr="00000000" w14:paraId="00000712">
      <w:pPr>
        <w:rPr/>
      </w:pPr>
      <w:sdt>
        <w:sdtPr>
          <w:id w:val="-182260421"/>
          <w:tag w:val="goog_rdk_516"/>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713">
      <w:pPr>
        <w:ind w:firstLine="720"/>
        <w:rPr/>
      </w:pPr>
      <w:r w:rsidDel="00000000" w:rsidR="00000000" w:rsidRPr="00000000">
        <w:rPr>
          <w:rtl w:val="0"/>
        </w:rPr>
        <w:tab/>
        <w:t xml:space="preserve">Japanese speech quirks:</w:t>
      </w:r>
    </w:p>
    <w:p w:rsidR="00000000" w:rsidDel="00000000" w:rsidP="00000000" w:rsidRDefault="00000000" w:rsidRPr="00000000" w14:paraId="00000714">
      <w:pPr>
        <w:numPr>
          <w:ilvl w:val="0"/>
          <w:numId w:val="5"/>
        </w:numPr>
        <w:ind w:left="2520" w:hanging="360"/>
        <w:rPr/>
      </w:pPr>
      <w:sdt>
        <w:sdtPr>
          <w:id w:val="-630220822"/>
          <w:tag w:val="goog_rdk_51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15">
      <w:pPr>
        <w:numPr>
          <w:ilvl w:val="0"/>
          <w:numId w:val="5"/>
        </w:numPr>
        <w:ind w:left="2520" w:hanging="360"/>
      </w:pPr>
      <w:sdt>
        <w:sdtPr>
          <w:id w:val="-1950121624"/>
          <w:tag w:val="goog_rdk_51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6">
      <w:pPr>
        <w:numPr>
          <w:ilvl w:val="0"/>
          <w:numId w:val="5"/>
        </w:numPr>
        <w:ind w:left="2520" w:hanging="360"/>
        <w:rPr/>
      </w:pPr>
      <w:sdt>
        <w:sdtPr>
          <w:id w:val="445935514"/>
          <w:tag w:val="goog_rdk_519"/>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717">
      <w:pPr>
        <w:numPr>
          <w:ilvl w:val="0"/>
          <w:numId w:val="5"/>
        </w:numPr>
        <w:ind w:left="2520" w:hanging="360"/>
        <w:rPr/>
      </w:pPr>
      <w:sdt>
        <w:sdtPr>
          <w:id w:val="-1463162105"/>
          <w:tag w:val="goog_rdk_520"/>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718">
      <w:pPr>
        <w:numPr>
          <w:ilvl w:val="0"/>
          <w:numId w:val="5"/>
        </w:numPr>
        <w:ind w:left="2520" w:hanging="360"/>
        <w:rPr/>
      </w:pPr>
      <w:sdt>
        <w:sdtPr>
          <w:id w:val="-799716268"/>
          <w:tag w:val="goog_rdk_521"/>
        </w:sdtPr>
        <w:sdtContent>
          <w:commentRangeStart w:id="2"/>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719">
      <w:pPr>
        <w:ind w:left="1440" w:firstLine="0"/>
        <w:rPr/>
      </w:pPr>
      <w:r w:rsidDel="00000000" w:rsidR="00000000" w:rsidRPr="00000000">
        <w:rPr>
          <w:rtl w:val="0"/>
        </w:rPr>
        <w:t xml:space="preserve">English speech quirks:</w:t>
      </w:r>
    </w:p>
    <w:p w:rsidR="00000000" w:rsidDel="00000000" w:rsidP="00000000" w:rsidRDefault="00000000" w:rsidRPr="00000000" w14:paraId="0000071A">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71B">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1C">
      <w:pPr>
        <w:numPr>
          <w:ilvl w:val="0"/>
          <w:numId w:val="5"/>
        </w:numPr>
        <w:ind w:left="2520" w:hanging="360"/>
        <w:rPr/>
      </w:pPr>
      <w:sdt>
        <w:sdtPr>
          <w:id w:val="-1311919779"/>
          <w:tag w:val="goog_rdk_522"/>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71D">
      <w:pPr>
        <w:numPr>
          <w:ilvl w:val="0"/>
          <w:numId w:val="5"/>
        </w:numPr>
        <w:ind w:left="2520" w:hanging="360"/>
        <w:rPr/>
      </w:pPr>
      <w:sdt>
        <w:sdtPr>
          <w:id w:val="-172161107"/>
          <w:tag w:val="goog_rdk_523"/>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71E">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71F">
      <w:pPr>
        <w:ind w:left="720" w:firstLine="720"/>
        <w:rPr/>
      </w:pPr>
      <w:r w:rsidDel="00000000" w:rsidR="00000000" w:rsidRPr="00000000">
        <w:rPr>
          <w:rtl w:val="0"/>
        </w:rPr>
        <w:t xml:space="preserve">Notes:</w:t>
      </w:r>
    </w:p>
    <w:p w:rsidR="00000000" w:rsidDel="00000000" w:rsidP="00000000" w:rsidRDefault="00000000" w:rsidRPr="00000000" w14:paraId="00000720">
      <w:pPr>
        <w:numPr>
          <w:ilvl w:val="0"/>
          <w:numId w:val="5"/>
        </w:numPr>
        <w:ind w:left="2520" w:hanging="360"/>
        <w:rPr/>
      </w:pPr>
      <w:sdt>
        <w:sdtPr>
          <w:id w:val="-1188634179"/>
          <w:tag w:val="goog_rdk_524"/>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721">
      <w:pPr>
        <w:numPr>
          <w:ilvl w:val="0"/>
          <w:numId w:val="5"/>
        </w:numPr>
        <w:ind w:left="2520" w:hanging="360"/>
        <w:rPr/>
      </w:pPr>
      <w:sdt>
        <w:sdtPr>
          <w:id w:val="1334632413"/>
          <w:tag w:val="goog_rdk_525"/>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722">
      <w:pPr>
        <w:numPr>
          <w:ilvl w:val="0"/>
          <w:numId w:val="5"/>
        </w:numPr>
        <w:ind w:left="2520" w:hanging="360"/>
        <w:rPr/>
      </w:pPr>
      <w:sdt>
        <w:sdtPr>
          <w:id w:val="1898963436"/>
          <w:tag w:val="goog_rdk_526"/>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723">
      <w:pPr>
        <w:numPr>
          <w:ilvl w:val="0"/>
          <w:numId w:val="5"/>
        </w:numPr>
        <w:ind w:left="2520" w:hanging="360"/>
        <w:rPr/>
      </w:pPr>
      <w:sdt>
        <w:sdtPr>
          <w:id w:val="-186764192"/>
          <w:tag w:val="goog_rdk_527"/>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724">
      <w:pPr>
        <w:numPr>
          <w:ilvl w:val="0"/>
          <w:numId w:val="5"/>
        </w:numPr>
        <w:ind w:left="2520" w:hanging="360"/>
        <w:rPr/>
      </w:pPr>
      <w:sdt>
        <w:sdtPr>
          <w:id w:val="-1704759277"/>
          <w:tag w:val="goog_rdk_528"/>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725">
      <w:pPr>
        <w:numPr>
          <w:ilvl w:val="0"/>
          <w:numId w:val="5"/>
        </w:numPr>
        <w:ind w:left="2520" w:hanging="360"/>
        <w:rPr/>
      </w:pPr>
      <w:sdt>
        <w:sdtPr>
          <w:id w:val="1291907634"/>
          <w:tag w:val="goog_rdk_529"/>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726">
      <w:pPr>
        <w:numPr>
          <w:ilvl w:val="0"/>
          <w:numId w:val="5"/>
        </w:numPr>
        <w:ind w:left="2520" w:hanging="360"/>
        <w:rPr/>
      </w:pPr>
      <w:sdt>
        <w:sdtPr>
          <w:id w:val="-2023707923"/>
          <w:tag w:val="goog_rdk_530"/>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727">
      <w:pPr>
        <w:numPr>
          <w:ilvl w:val="0"/>
          <w:numId w:val="5"/>
        </w:numPr>
        <w:ind w:left="2520" w:hanging="360"/>
        <w:rPr>
          <w:u w:val="none"/>
        </w:rPr>
      </w:pPr>
      <w:sdt>
        <w:sdtPr>
          <w:id w:val="-51992210"/>
          <w:tag w:val="goog_rdk_531"/>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728">
      <w:pPr>
        <w:rPr>
          <w:b w:val="1"/>
        </w:rPr>
      </w:pPr>
      <w:r w:rsidDel="00000000" w:rsidR="00000000" w:rsidRPr="00000000">
        <w:rPr>
          <w:rtl w:val="0"/>
        </w:rPr>
      </w:r>
    </w:p>
    <w:p w:rsidR="00000000" w:rsidDel="00000000" w:rsidP="00000000" w:rsidRDefault="00000000" w:rsidRPr="00000000" w14:paraId="00000729">
      <w:pPr>
        <w:pStyle w:val="Heading4"/>
        <w:ind w:firstLine="720"/>
        <w:rPr/>
      </w:pPr>
      <w:bookmarkStart w:colFirst="0" w:colLast="0" w:name="_heading=h.d5gbjok4nac2" w:id="34"/>
      <w:bookmarkEnd w:id="34"/>
      <w:r w:rsidDel="00000000" w:rsidR="00000000" w:rsidRPr="00000000">
        <w:rPr>
          <w:rtl w:val="0"/>
        </w:rPr>
        <w:t xml:space="preserve">Frederica Baumann</w:t>
      </w:r>
    </w:p>
    <w:p w:rsidR="00000000" w:rsidDel="00000000" w:rsidP="00000000" w:rsidRDefault="00000000" w:rsidRPr="00000000" w14:paraId="0000072A">
      <w:pPr>
        <w:rPr/>
      </w:pPr>
      <w:sdt>
        <w:sdtPr>
          <w:id w:val="405286921"/>
          <w:tag w:val="goog_rdk_532"/>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72B">
      <w:pPr>
        <w:rPr/>
      </w:pPr>
      <w:r w:rsidDel="00000000" w:rsidR="00000000" w:rsidRPr="00000000">
        <w:rPr>
          <w:rtl w:val="0"/>
        </w:rPr>
        <w:tab/>
        <w:tab/>
        <w:t xml:space="preserve">Japanese speech quirks:</w:t>
      </w:r>
    </w:p>
    <w:p w:rsidR="00000000" w:rsidDel="00000000" w:rsidP="00000000" w:rsidRDefault="00000000" w:rsidRPr="00000000" w14:paraId="0000072C">
      <w:pPr>
        <w:numPr>
          <w:ilvl w:val="0"/>
          <w:numId w:val="5"/>
        </w:numPr>
        <w:ind w:left="2520" w:hanging="360"/>
        <w:rPr/>
      </w:pPr>
      <w:sdt>
        <w:sdtPr>
          <w:id w:val="1844804956"/>
          <w:tag w:val="goog_rdk_533"/>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2D">
      <w:pPr>
        <w:numPr>
          <w:ilvl w:val="0"/>
          <w:numId w:val="5"/>
        </w:numPr>
        <w:ind w:left="2520" w:hanging="360"/>
      </w:pPr>
      <w:sdt>
        <w:sdtPr>
          <w:id w:val="-410866769"/>
          <w:tag w:val="goog_rdk_534"/>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2E">
      <w:pPr>
        <w:ind w:left="1440" w:firstLine="0"/>
        <w:rPr/>
      </w:pPr>
      <w:r w:rsidDel="00000000" w:rsidR="00000000" w:rsidRPr="00000000">
        <w:rPr>
          <w:rtl w:val="0"/>
        </w:rPr>
        <w:t xml:space="preserve">English speech quirks:</w:t>
      </w:r>
    </w:p>
    <w:p w:rsidR="00000000" w:rsidDel="00000000" w:rsidP="00000000" w:rsidRDefault="00000000" w:rsidRPr="00000000" w14:paraId="0000072F">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730">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731">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732">
      <w:pPr>
        <w:numPr>
          <w:ilvl w:val="0"/>
          <w:numId w:val="5"/>
        </w:numPr>
        <w:ind w:left="2520" w:hanging="360"/>
        <w:rPr/>
      </w:pPr>
      <w:sdt>
        <w:sdtPr>
          <w:id w:val="2115855306"/>
          <w:tag w:val="goog_rdk_535"/>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733">
      <w:pPr>
        <w:numPr>
          <w:ilvl w:val="0"/>
          <w:numId w:val="5"/>
        </w:numPr>
        <w:ind w:left="2520" w:hanging="360"/>
        <w:rPr/>
      </w:pPr>
      <w:sdt>
        <w:sdtPr>
          <w:id w:val="-1280154611"/>
          <w:tag w:val="goog_rdk_536"/>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34">
      <w:pPr>
        <w:numPr>
          <w:ilvl w:val="0"/>
          <w:numId w:val="5"/>
        </w:numPr>
        <w:ind w:left="2520" w:hanging="360"/>
        <w:rPr/>
      </w:pPr>
      <w:sdt>
        <w:sdtPr>
          <w:id w:val="-407017424"/>
          <w:tag w:val="goog_rdk_537"/>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735">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36">
      <w:pPr>
        <w:ind w:left="1440" w:firstLine="0"/>
        <w:rPr/>
      </w:pPr>
      <w:r w:rsidDel="00000000" w:rsidR="00000000" w:rsidRPr="00000000">
        <w:rPr>
          <w:rtl w:val="0"/>
        </w:rPr>
        <w:t xml:space="preserve">Notes:</w:t>
      </w:r>
    </w:p>
    <w:p w:rsidR="00000000" w:rsidDel="00000000" w:rsidP="00000000" w:rsidRDefault="00000000" w:rsidRPr="00000000" w14:paraId="00000737">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738">
      <w:pPr>
        <w:ind w:left="720" w:firstLine="0"/>
        <w:rPr>
          <w:b w:val="1"/>
        </w:rPr>
      </w:pPr>
      <w:r w:rsidDel="00000000" w:rsidR="00000000" w:rsidRPr="00000000">
        <w:rPr>
          <w:rtl w:val="0"/>
        </w:rPr>
      </w:r>
    </w:p>
    <w:p w:rsidR="00000000" w:rsidDel="00000000" w:rsidP="00000000" w:rsidRDefault="00000000" w:rsidRPr="00000000" w14:paraId="00000739">
      <w:pPr>
        <w:pStyle w:val="Heading4"/>
        <w:ind w:firstLine="720"/>
        <w:rPr/>
      </w:pPr>
      <w:bookmarkStart w:colFirst="0" w:colLast="0" w:name="_heading=h.6h9tiapok93y" w:id="35"/>
      <w:bookmarkEnd w:id="35"/>
      <w:r w:rsidDel="00000000" w:rsidR="00000000" w:rsidRPr="00000000">
        <w:rPr>
          <w:rtl w:val="0"/>
        </w:rPr>
        <w:t xml:space="preserve">Garfiel Tinzel</w:t>
      </w:r>
    </w:p>
    <w:p w:rsidR="00000000" w:rsidDel="00000000" w:rsidP="00000000" w:rsidRDefault="00000000" w:rsidRPr="00000000" w14:paraId="0000073A">
      <w:pPr>
        <w:rPr/>
      </w:pPr>
      <w:sdt>
        <w:sdtPr>
          <w:id w:val="-2087280413"/>
          <w:tag w:val="goog_rdk_538"/>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73B">
      <w:pPr>
        <w:rPr/>
      </w:pPr>
      <w:r w:rsidDel="00000000" w:rsidR="00000000" w:rsidRPr="00000000">
        <w:rPr>
          <w:rtl w:val="0"/>
        </w:rPr>
        <w:tab/>
        <w:tab/>
        <w:t xml:space="preserve">Japanese speech quirks:</w:t>
      </w:r>
    </w:p>
    <w:p w:rsidR="00000000" w:rsidDel="00000000" w:rsidP="00000000" w:rsidRDefault="00000000" w:rsidRPr="00000000" w14:paraId="0000073C">
      <w:pPr>
        <w:numPr>
          <w:ilvl w:val="0"/>
          <w:numId w:val="5"/>
        </w:numPr>
        <w:ind w:left="2520" w:hanging="360"/>
        <w:rPr/>
      </w:pPr>
      <w:sdt>
        <w:sdtPr>
          <w:id w:val="1586357480"/>
          <w:tag w:val="goog_rdk_539"/>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73D">
      <w:pPr>
        <w:numPr>
          <w:ilvl w:val="0"/>
          <w:numId w:val="5"/>
        </w:numPr>
        <w:ind w:left="2520" w:hanging="360"/>
      </w:pPr>
      <w:r w:rsidDel="00000000" w:rsidR="00000000" w:rsidRPr="00000000">
        <w:rPr>
          <w:rtl w:val="0"/>
        </w:rPr>
        <w:t xml:space="preserve">Second person pronoun/s – “</w:t>
      </w:r>
      <w:sdt>
        <w:sdtPr>
          <w:id w:val="-192875193"/>
          <w:tag w:val="goog_rdk_540"/>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id w:val="-929044293"/>
          <w:tag w:val="goog_rdk_541"/>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73E">
      <w:pPr>
        <w:ind w:left="1440" w:firstLine="0"/>
        <w:rPr/>
      </w:pPr>
      <w:r w:rsidDel="00000000" w:rsidR="00000000" w:rsidRPr="00000000">
        <w:rPr>
          <w:rtl w:val="0"/>
        </w:rPr>
        <w:t xml:space="preserve">English speech quirks:</w:t>
      </w:r>
    </w:p>
    <w:p w:rsidR="00000000" w:rsidDel="00000000" w:rsidP="00000000" w:rsidRDefault="00000000" w:rsidRPr="00000000" w14:paraId="0000073F">
      <w:pPr>
        <w:widowControl w:val="0"/>
        <w:numPr>
          <w:ilvl w:val="0"/>
          <w:numId w:val="5"/>
        </w:numPr>
        <w:spacing w:line="240" w:lineRule="auto"/>
        <w:ind w:left="2520" w:hanging="360"/>
        <w:rPr/>
      </w:pPr>
      <w:sdt>
        <w:sdtPr>
          <w:id w:val="409586738"/>
          <w:tag w:val="goog_rdk_542"/>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740">
      <w:pPr>
        <w:widowControl w:val="0"/>
        <w:numPr>
          <w:ilvl w:val="0"/>
          <w:numId w:val="5"/>
        </w:numPr>
        <w:spacing w:line="240" w:lineRule="auto"/>
        <w:ind w:left="2520" w:hanging="360"/>
        <w:rPr/>
      </w:pPr>
      <w:sdt>
        <w:sdtPr>
          <w:id w:val="1590770626"/>
          <w:tag w:val="goog_rdk_543"/>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741">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742">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743">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44">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745">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746">
      <w:pPr>
        <w:numPr>
          <w:ilvl w:val="0"/>
          <w:numId w:val="5"/>
        </w:numPr>
        <w:ind w:left="2520" w:hanging="360"/>
        <w:rPr/>
      </w:pPr>
      <w:sdt>
        <w:sdtPr>
          <w:id w:val="-1993162069"/>
          <w:tag w:val="goog_rdk_544"/>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747">
      <w:pPr>
        <w:numPr>
          <w:ilvl w:val="0"/>
          <w:numId w:val="5"/>
        </w:numPr>
        <w:ind w:left="2520" w:hanging="360"/>
        <w:rPr/>
      </w:pPr>
      <w:sdt>
        <w:sdtPr>
          <w:id w:val="-1843939699"/>
          <w:tag w:val="goog_rdk_545"/>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748">
      <w:pPr>
        <w:numPr>
          <w:ilvl w:val="0"/>
          <w:numId w:val="5"/>
        </w:numPr>
        <w:ind w:left="2520" w:hanging="360"/>
        <w:rPr>
          <w:u w:val="none"/>
        </w:rPr>
      </w:pPr>
      <w:sdt>
        <w:sdtPr>
          <w:id w:val="-646272639"/>
          <w:tag w:val="goog_rdk_546"/>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749">
      <w:pPr>
        <w:numPr>
          <w:ilvl w:val="0"/>
          <w:numId w:val="5"/>
        </w:numPr>
        <w:ind w:left="2520" w:hanging="360"/>
        <w:rPr>
          <w:u w:val="none"/>
        </w:rPr>
      </w:pPr>
      <w:sdt>
        <w:sdtPr>
          <w:id w:val="-100802191"/>
          <w:tag w:val="goog_rdk_547"/>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74A">
      <w:pPr>
        <w:ind w:left="1440" w:firstLine="0"/>
        <w:rPr/>
      </w:pPr>
      <w:r w:rsidDel="00000000" w:rsidR="00000000" w:rsidRPr="00000000">
        <w:rPr>
          <w:rtl w:val="0"/>
        </w:rPr>
        <w:t xml:space="preserve">Notes:</w:t>
      </w:r>
    </w:p>
    <w:p w:rsidR="00000000" w:rsidDel="00000000" w:rsidP="00000000" w:rsidRDefault="00000000" w:rsidRPr="00000000" w14:paraId="0000074B">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pStyle w:val="Heading4"/>
        <w:ind w:firstLine="720"/>
        <w:rPr/>
      </w:pPr>
      <w:bookmarkStart w:colFirst="0" w:colLast="0" w:name="_heading=h.4l30hhpb61mj" w:id="36"/>
      <w:bookmarkEnd w:id="36"/>
      <w:r w:rsidDel="00000000" w:rsidR="00000000" w:rsidRPr="00000000">
        <w:rPr>
          <w:rtl w:val="0"/>
        </w:rPr>
        <w:t xml:space="preserve">Louis Arneb (Arc 7) / Spica</w:t>
      </w:r>
    </w:p>
    <w:p w:rsidR="00000000" w:rsidDel="00000000" w:rsidP="00000000" w:rsidRDefault="00000000" w:rsidRPr="00000000" w14:paraId="0000074E">
      <w:pPr>
        <w:rPr/>
      </w:pPr>
      <w:sdt>
        <w:sdtPr>
          <w:id w:val="1869627248"/>
          <w:tag w:val="goog_rdk_548"/>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74F">
      <w:pPr>
        <w:rPr/>
      </w:pPr>
      <w:r w:rsidDel="00000000" w:rsidR="00000000" w:rsidRPr="00000000">
        <w:rPr>
          <w:rtl w:val="0"/>
        </w:rPr>
        <w:tab/>
        <w:tab/>
        <w:t xml:space="preserve">Japanese speech quirks:</w:t>
      </w:r>
    </w:p>
    <w:p w:rsidR="00000000" w:rsidDel="00000000" w:rsidP="00000000" w:rsidRDefault="00000000" w:rsidRPr="00000000" w14:paraId="00000750">
      <w:pPr>
        <w:numPr>
          <w:ilvl w:val="0"/>
          <w:numId w:val="5"/>
        </w:numPr>
        <w:ind w:left="2520" w:hanging="360"/>
        <w:rPr/>
      </w:pPr>
      <w:sdt>
        <w:sdtPr>
          <w:id w:val="668339685"/>
          <w:tag w:val="goog_rdk_549"/>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751">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52">
      <w:pPr>
        <w:ind w:left="1440" w:firstLine="0"/>
        <w:rPr/>
      </w:pPr>
      <w:r w:rsidDel="00000000" w:rsidR="00000000" w:rsidRPr="00000000">
        <w:rPr>
          <w:rtl w:val="0"/>
        </w:rPr>
        <w:t xml:space="preserve">English speech quirks:</w:t>
      </w:r>
    </w:p>
    <w:p w:rsidR="00000000" w:rsidDel="00000000" w:rsidP="00000000" w:rsidRDefault="00000000" w:rsidRPr="00000000" w14:paraId="00000753">
      <w:pPr>
        <w:numPr>
          <w:ilvl w:val="0"/>
          <w:numId w:val="5"/>
        </w:numPr>
        <w:ind w:left="2520" w:hanging="360"/>
        <w:rPr/>
      </w:pPr>
      <w:sdt>
        <w:sdtPr>
          <w:id w:val="-2024933733"/>
          <w:tag w:val="goog_rdk_550"/>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754">
      <w:pPr>
        <w:numPr>
          <w:ilvl w:val="0"/>
          <w:numId w:val="5"/>
        </w:numPr>
        <w:ind w:left="2520" w:hanging="360"/>
        <w:rPr/>
      </w:pPr>
      <w:sdt>
        <w:sdtPr>
          <w:id w:val="1355309387"/>
          <w:tag w:val="goog_rdk_551"/>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755">
      <w:pPr>
        <w:numPr>
          <w:ilvl w:val="0"/>
          <w:numId w:val="5"/>
        </w:numPr>
        <w:ind w:left="2520" w:hanging="360"/>
        <w:rPr/>
      </w:pPr>
      <w:sdt>
        <w:sdtPr>
          <w:id w:val="-1694867272"/>
          <w:tag w:val="goog_rdk_552"/>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756">
      <w:pPr>
        <w:numPr>
          <w:ilvl w:val="0"/>
          <w:numId w:val="5"/>
        </w:numPr>
        <w:ind w:left="2520" w:hanging="360"/>
        <w:rPr/>
      </w:pPr>
      <w:sdt>
        <w:sdtPr>
          <w:id w:val="1513324814"/>
          <w:tag w:val="goog_rdk_553"/>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757">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758">
      <w:pPr>
        <w:ind w:left="1440" w:firstLine="0"/>
        <w:rPr/>
      </w:pPr>
      <w:r w:rsidDel="00000000" w:rsidR="00000000" w:rsidRPr="00000000">
        <w:rPr>
          <w:rtl w:val="0"/>
        </w:rPr>
        <w:t xml:space="preserve">Notes:</w:t>
      </w:r>
    </w:p>
    <w:p w:rsidR="00000000" w:rsidDel="00000000" w:rsidP="00000000" w:rsidRDefault="00000000" w:rsidRPr="00000000" w14:paraId="00000759">
      <w:pPr>
        <w:numPr>
          <w:ilvl w:val="0"/>
          <w:numId w:val="5"/>
        </w:numPr>
        <w:ind w:left="2520" w:hanging="360"/>
        <w:rPr/>
      </w:pPr>
      <w:sdt>
        <w:sdtPr>
          <w:id w:val="-1880225601"/>
          <w:tag w:val="goog_rdk_554"/>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75A">
      <w:pPr>
        <w:numPr>
          <w:ilvl w:val="0"/>
          <w:numId w:val="5"/>
        </w:numPr>
        <w:ind w:left="2520" w:hanging="360"/>
        <w:rPr>
          <w:u w:val="none"/>
        </w:rPr>
      </w:pPr>
      <w:sdt>
        <w:sdtPr>
          <w:id w:val="-417409589"/>
          <w:tag w:val="goog_rdk_555"/>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pStyle w:val="Heading4"/>
        <w:ind w:firstLine="720"/>
        <w:rPr/>
      </w:pPr>
      <w:bookmarkStart w:colFirst="0" w:colLast="0" w:name="_heading=h.7z8o8dzoof" w:id="37"/>
      <w:bookmarkEnd w:id="37"/>
      <w:r w:rsidDel="00000000" w:rsidR="00000000" w:rsidRPr="00000000">
        <w:rPr>
          <w:rtl w:val="0"/>
        </w:rPr>
        <w:t xml:space="preserve">Meili Portroute</w:t>
      </w:r>
    </w:p>
    <w:p w:rsidR="00000000" w:rsidDel="00000000" w:rsidP="00000000" w:rsidRDefault="00000000" w:rsidRPr="00000000" w14:paraId="0000075D">
      <w:pPr>
        <w:rPr/>
      </w:pPr>
      <w:sdt>
        <w:sdtPr>
          <w:id w:val="-1120346799"/>
          <w:tag w:val="goog_rdk_556"/>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75E">
      <w:pPr>
        <w:rPr/>
      </w:pPr>
      <w:r w:rsidDel="00000000" w:rsidR="00000000" w:rsidRPr="00000000">
        <w:rPr>
          <w:rtl w:val="0"/>
        </w:rPr>
        <w:tab/>
        <w:tab/>
        <w:t xml:space="preserve">Japanese speech quirks:</w:t>
      </w:r>
    </w:p>
    <w:p w:rsidR="00000000" w:rsidDel="00000000" w:rsidP="00000000" w:rsidRDefault="00000000" w:rsidRPr="00000000" w14:paraId="0000075F">
      <w:pPr>
        <w:numPr>
          <w:ilvl w:val="0"/>
          <w:numId w:val="5"/>
        </w:numPr>
        <w:ind w:left="2520" w:hanging="360"/>
      </w:pPr>
      <w:sdt>
        <w:sdtPr>
          <w:id w:val="-1107780585"/>
          <w:tag w:val="goog_rdk_557"/>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60">
      <w:pPr>
        <w:numPr>
          <w:ilvl w:val="0"/>
          <w:numId w:val="5"/>
        </w:numPr>
        <w:ind w:left="2520" w:hanging="360"/>
      </w:pPr>
      <w:sdt>
        <w:sdtPr>
          <w:id w:val="1452176215"/>
          <w:tag w:val="goog_rdk_55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61">
      <w:pPr>
        <w:ind w:left="1440" w:firstLine="0"/>
        <w:rPr/>
      </w:pPr>
      <w:r w:rsidDel="00000000" w:rsidR="00000000" w:rsidRPr="00000000">
        <w:rPr>
          <w:rtl w:val="0"/>
        </w:rPr>
        <w:t xml:space="preserve">English speech quirks:</w:t>
      </w:r>
    </w:p>
    <w:p w:rsidR="00000000" w:rsidDel="00000000" w:rsidP="00000000" w:rsidRDefault="00000000" w:rsidRPr="00000000" w14:paraId="00000762">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763">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764">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765">
      <w:pPr>
        <w:ind w:left="1440" w:firstLine="0"/>
        <w:rPr/>
      </w:pPr>
      <w:r w:rsidDel="00000000" w:rsidR="00000000" w:rsidRPr="00000000">
        <w:rPr>
          <w:rtl w:val="0"/>
        </w:rPr>
        <w:t xml:space="preserve">Notes:</w:t>
      </w:r>
    </w:p>
    <w:p w:rsidR="00000000" w:rsidDel="00000000" w:rsidP="00000000" w:rsidRDefault="00000000" w:rsidRPr="00000000" w14:paraId="00000766">
      <w:pPr>
        <w:numPr>
          <w:ilvl w:val="0"/>
          <w:numId w:val="5"/>
        </w:numPr>
        <w:ind w:left="2520" w:hanging="360"/>
      </w:pPr>
      <w:r w:rsidDel="00000000" w:rsidR="00000000" w:rsidRPr="00000000">
        <w:rPr>
          <w:rtl w:val="0"/>
        </w:rPr>
        <w:t xml:space="preserve">Tends to extend last words of a sentence, denoted “like thi~s”</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pStyle w:val="Heading4"/>
        <w:ind w:firstLine="720"/>
        <w:rPr/>
      </w:pPr>
      <w:bookmarkStart w:colFirst="0" w:colLast="0" w:name="_heading=h.ad3pfcel9ies" w:id="38"/>
      <w:bookmarkEnd w:id="38"/>
      <w:r w:rsidDel="00000000" w:rsidR="00000000" w:rsidRPr="00000000">
        <w:rPr>
          <w:rtl w:val="0"/>
        </w:rPr>
        <w:t xml:space="preserve">Natsuki Subaru</w:t>
      </w:r>
    </w:p>
    <w:p w:rsidR="00000000" w:rsidDel="00000000" w:rsidP="00000000" w:rsidRDefault="00000000" w:rsidRPr="00000000" w14:paraId="00000769">
      <w:pPr>
        <w:rPr/>
      </w:pPr>
      <w:sdt>
        <w:sdtPr>
          <w:id w:val="-624348871"/>
          <w:tag w:val="goog_rdk_559"/>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76A">
      <w:pPr>
        <w:rPr/>
      </w:pPr>
      <w:r w:rsidDel="00000000" w:rsidR="00000000" w:rsidRPr="00000000">
        <w:rPr>
          <w:rtl w:val="0"/>
        </w:rPr>
        <w:tab/>
        <w:tab/>
        <w:t xml:space="preserve">Japanese speech quirks:</w:t>
      </w:r>
    </w:p>
    <w:p w:rsidR="00000000" w:rsidDel="00000000" w:rsidP="00000000" w:rsidRDefault="00000000" w:rsidRPr="00000000" w14:paraId="0000076B">
      <w:pPr>
        <w:numPr>
          <w:ilvl w:val="0"/>
          <w:numId w:val="5"/>
        </w:numPr>
        <w:ind w:left="2520" w:hanging="360"/>
        <w:rPr/>
      </w:pPr>
      <w:sdt>
        <w:sdtPr>
          <w:id w:val="-538854403"/>
          <w:tag w:val="goog_rdk_56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6C">
      <w:pPr>
        <w:numPr>
          <w:ilvl w:val="0"/>
          <w:numId w:val="5"/>
        </w:numPr>
        <w:ind w:left="2520" w:hanging="360"/>
      </w:pPr>
      <w:sdt>
        <w:sdtPr>
          <w:id w:val="380130936"/>
          <w:tag w:val="goog_rdk_561"/>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76D">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76E">
      <w:pPr>
        <w:ind w:left="720" w:firstLine="720"/>
        <w:rPr/>
      </w:pPr>
      <w:r w:rsidDel="00000000" w:rsidR="00000000" w:rsidRPr="00000000">
        <w:rPr>
          <w:rtl w:val="0"/>
        </w:rPr>
        <w:t xml:space="preserve">English speech quirks:</w:t>
      </w:r>
    </w:p>
    <w:p w:rsidR="00000000" w:rsidDel="00000000" w:rsidP="00000000" w:rsidRDefault="00000000" w:rsidRPr="00000000" w14:paraId="0000076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770">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771">
      <w:pPr>
        <w:numPr>
          <w:ilvl w:val="0"/>
          <w:numId w:val="5"/>
        </w:numPr>
        <w:ind w:left="2520" w:hanging="360"/>
        <w:rPr/>
      </w:pPr>
      <w:sdt>
        <w:sdtPr>
          <w:id w:val="-1534198067"/>
          <w:tag w:val="goog_rdk_562"/>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772">
      <w:pPr>
        <w:numPr>
          <w:ilvl w:val="1"/>
          <w:numId w:val="5"/>
        </w:numPr>
        <w:ind w:left="3240" w:hanging="360"/>
        <w:rPr/>
      </w:pPr>
      <w:sdt>
        <w:sdtPr>
          <w:id w:val="-1059563364"/>
          <w:tag w:val="goog_rdk_563"/>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773">
      <w:pPr>
        <w:numPr>
          <w:ilvl w:val="0"/>
          <w:numId w:val="5"/>
        </w:numPr>
        <w:ind w:left="2520" w:hanging="360"/>
        <w:rPr/>
      </w:pPr>
      <w:sdt>
        <w:sdtPr>
          <w:id w:val="2123640878"/>
          <w:tag w:val="goog_rdk_564"/>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774">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775">
      <w:pPr>
        <w:numPr>
          <w:ilvl w:val="0"/>
          <w:numId w:val="5"/>
        </w:numPr>
        <w:ind w:left="2520" w:hanging="360"/>
        <w:rPr/>
      </w:pPr>
      <w:sdt>
        <w:sdtPr>
          <w:id w:val="1404458395"/>
          <w:tag w:val="goog_rdk_565"/>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776">
      <w:pPr>
        <w:numPr>
          <w:ilvl w:val="0"/>
          <w:numId w:val="5"/>
        </w:numPr>
        <w:ind w:left="2520" w:hanging="360"/>
        <w:rPr/>
      </w:pPr>
      <w:sdt>
        <w:sdtPr>
          <w:id w:val="-1823412381"/>
          <w:tag w:val="goog_rdk_566"/>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777">
      <w:pPr>
        <w:numPr>
          <w:ilvl w:val="0"/>
          <w:numId w:val="5"/>
        </w:numPr>
        <w:ind w:left="2520" w:hanging="360"/>
        <w:rPr/>
      </w:pPr>
      <w:sdt>
        <w:sdtPr>
          <w:id w:val="-2031219039"/>
          <w:tag w:val="goog_rdk_567"/>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78">
      <w:pPr>
        <w:ind w:left="1440" w:firstLine="0"/>
        <w:rPr/>
      </w:pPr>
      <w:r w:rsidDel="00000000" w:rsidR="00000000" w:rsidRPr="00000000">
        <w:rPr>
          <w:rtl w:val="0"/>
        </w:rPr>
        <w:t xml:space="preserve">Notes:</w:t>
      </w:r>
    </w:p>
    <w:p w:rsidR="00000000" w:rsidDel="00000000" w:rsidP="00000000" w:rsidRDefault="00000000" w:rsidRPr="00000000" w14:paraId="0000077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pStyle w:val="Heading4"/>
        <w:ind w:firstLine="720"/>
        <w:rPr/>
      </w:pPr>
      <w:bookmarkStart w:colFirst="0" w:colLast="0" w:name="_heading=h.46eqhpyk6877" w:id="39"/>
      <w:bookmarkEnd w:id="39"/>
      <w:r w:rsidDel="00000000" w:rsidR="00000000" w:rsidRPr="00000000">
        <w:rPr>
          <w:rtl w:val="0"/>
        </w:rPr>
        <w:t xml:space="preserve">Otto Suwen</w:t>
      </w:r>
    </w:p>
    <w:p w:rsidR="00000000" w:rsidDel="00000000" w:rsidP="00000000" w:rsidRDefault="00000000" w:rsidRPr="00000000" w14:paraId="0000077C">
      <w:pPr>
        <w:rPr/>
      </w:pPr>
      <w:sdt>
        <w:sdtPr>
          <w:id w:val="-1400845485"/>
          <w:tag w:val="goog_rdk_568"/>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7D">
      <w:pPr>
        <w:ind w:firstLine="720"/>
        <w:rPr/>
      </w:pPr>
      <w:r w:rsidDel="00000000" w:rsidR="00000000" w:rsidRPr="00000000">
        <w:rPr>
          <w:rtl w:val="0"/>
        </w:rPr>
        <w:tab/>
        <w:t xml:space="preserve">Japanese speech quirks:</w:t>
      </w:r>
    </w:p>
    <w:p w:rsidR="00000000" w:rsidDel="00000000" w:rsidP="00000000" w:rsidRDefault="00000000" w:rsidRPr="00000000" w14:paraId="0000077E">
      <w:pPr>
        <w:numPr>
          <w:ilvl w:val="0"/>
          <w:numId w:val="5"/>
        </w:numPr>
        <w:ind w:left="2520" w:hanging="360"/>
        <w:rPr/>
      </w:pPr>
      <w:sdt>
        <w:sdtPr>
          <w:id w:val="72548413"/>
          <w:tag w:val="goog_rdk_56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7F">
      <w:pPr>
        <w:numPr>
          <w:ilvl w:val="0"/>
          <w:numId w:val="5"/>
        </w:numPr>
        <w:ind w:left="2520" w:hanging="360"/>
      </w:pPr>
      <w:sdt>
        <w:sdtPr>
          <w:id w:val="-206726570"/>
          <w:tag w:val="goog_rdk_570"/>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80">
      <w:pPr>
        <w:ind w:left="1440" w:firstLine="0"/>
        <w:rPr/>
      </w:pPr>
      <w:r w:rsidDel="00000000" w:rsidR="00000000" w:rsidRPr="00000000">
        <w:rPr>
          <w:rtl w:val="0"/>
        </w:rPr>
        <w:t xml:space="preserve">English speech quirks:</w:t>
      </w:r>
    </w:p>
    <w:p w:rsidR="00000000" w:rsidDel="00000000" w:rsidP="00000000" w:rsidRDefault="00000000" w:rsidRPr="00000000" w14:paraId="00000781">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82">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83">
      <w:pPr>
        <w:ind w:left="720" w:firstLine="720"/>
        <w:rPr/>
      </w:pPr>
      <w:r w:rsidDel="00000000" w:rsidR="00000000" w:rsidRPr="00000000">
        <w:rPr>
          <w:rtl w:val="0"/>
        </w:rPr>
        <w:t xml:space="preserve">Notes:</w:t>
      </w:r>
    </w:p>
    <w:p w:rsidR="00000000" w:rsidDel="00000000" w:rsidP="00000000" w:rsidRDefault="00000000" w:rsidRPr="00000000" w14:paraId="00000784">
      <w:pPr>
        <w:numPr>
          <w:ilvl w:val="0"/>
          <w:numId w:val="5"/>
        </w:numPr>
        <w:ind w:left="2520" w:hanging="360"/>
        <w:rPr/>
      </w:pPr>
      <w:sdt>
        <w:sdtPr>
          <w:id w:val="-1935167867"/>
          <w:tag w:val="goog_rdk_571"/>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85">
      <w:pPr>
        <w:numPr>
          <w:ilvl w:val="0"/>
          <w:numId w:val="5"/>
        </w:numPr>
        <w:ind w:left="2520" w:hanging="360"/>
        <w:rPr/>
      </w:pPr>
      <w:sdt>
        <w:sdtPr>
          <w:id w:val="-1669793376"/>
          <w:tag w:val="goog_rdk_572"/>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86">
      <w:pPr>
        <w:numPr>
          <w:ilvl w:val="0"/>
          <w:numId w:val="5"/>
        </w:numPr>
        <w:ind w:left="2520" w:hanging="360"/>
        <w:rPr/>
      </w:pPr>
      <w:sdt>
        <w:sdtPr>
          <w:id w:val="817324046"/>
          <w:tag w:val="goog_rdk_573"/>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87">
      <w:pPr>
        <w:numPr>
          <w:ilvl w:val="0"/>
          <w:numId w:val="5"/>
        </w:numPr>
        <w:ind w:left="2520" w:hanging="360"/>
        <w:rPr/>
      </w:pPr>
      <w:sdt>
        <w:sdtPr>
          <w:id w:val="1424313763"/>
          <w:tag w:val="goog_rdk_574"/>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88">
      <w:pPr>
        <w:numPr>
          <w:ilvl w:val="0"/>
          <w:numId w:val="5"/>
        </w:numPr>
        <w:ind w:left="2520" w:hanging="360"/>
        <w:rPr/>
      </w:pPr>
      <w:sdt>
        <w:sdtPr>
          <w:id w:val="-1464486636"/>
          <w:tag w:val="goog_rdk_575"/>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pStyle w:val="Heading4"/>
        <w:ind w:firstLine="720"/>
        <w:rPr/>
      </w:pPr>
      <w:bookmarkStart w:colFirst="0" w:colLast="0" w:name="_heading=h.59ay24wfuqzm" w:id="40"/>
      <w:bookmarkEnd w:id="40"/>
      <w:r w:rsidDel="00000000" w:rsidR="00000000" w:rsidRPr="00000000">
        <w:rPr>
          <w:rtl w:val="0"/>
        </w:rPr>
        <w:t xml:space="preserve">Petra Leyte</w:t>
      </w:r>
    </w:p>
    <w:p w:rsidR="00000000" w:rsidDel="00000000" w:rsidP="00000000" w:rsidRDefault="00000000" w:rsidRPr="00000000" w14:paraId="0000078B">
      <w:pPr>
        <w:rPr/>
      </w:pPr>
      <w:sdt>
        <w:sdtPr>
          <w:id w:val="-1828728824"/>
          <w:tag w:val="goog_rdk_576"/>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8C">
      <w:pPr>
        <w:rPr/>
      </w:pPr>
      <w:r w:rsidDel="00000000" w:rsidR="00000000" w:rsidRPr="00000000">
        <w:rPr>
          <w:rtl w:val="0"/>
        </w:rPr>
        <w:tab/>
        <w:tab/>
        <w:t xml:space="preserve">Japanese speech quirks:</w:t>
      </w:r>
    </w:p>
    <w:p w:rsidR="00000000" w:rsidDel="00000000" w:rsidP="00000000" w:rsidRDefault="00000000" w:rsidRPr="00000000" w14:paraId="0000078D">
      <w:pPr>
        <w:numPr>
          <w:ilvl w:val="0"/>
          <w:numId w:val="5"/>
        </w:numPr>
        <w:ind w:left="2520" w:hanging="360"/>
        <w:rPr/>
      </w:pPr>
      <w:sdt>
        <w:sdtPr>
          <w:id w:val="-1155869602"/>
          <w:tag w:val="goog_rdk_577"/>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8E">
      <w:pPr>
        <w:numPr>
          <w:ilvl w:val="0"/>
          <w:numId w:val="5"/>
        </w:numPr>
        <w:ind w:left="2520" w:hanging="360"/>
      </w:pPr>
      <w:sdt>
        <w:sdtPr>
          <w:id w:val="1382254092"/>
          <w:tag w:val="goog_rdk_57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8F">
      <w:pPr>
        <w:ind w:left="1440" w:firstLine="0"/>
        <w:rPr/>
      </w:pPr>
      <w:r w:rsidDel="00000000" w:rsidR="00000000" w:rsidRPr="00000000">
        <w:rPr>
          <w:rtl w:val="0"/>
        </w:rPr>
        <w:t xml:space="preserve">English speech quirks:</w:t>
      </w:r>
    </w:p>
    <w:p w:rsidR="00000000" w:rsidDel="00000000" w:rsidP="00000000" w:rsidRDefault="00000000" w:rsidRPr="00000000" w14:paraId="00000790">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91">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92">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93">
      <w:pPr>
        <w:numPr>
          <w:ilvl w:val="0"/>
          <w:numId w:val="5"/>
        </w:numPr>
        <w:ind w:left="2520" w:hanging="360"/>
        <w:rPr/>
      </w:pPr>
      <w:sdt>
        <w:sdtPr>
          <w:id w:val="-194372439"/>
          <w:tag w:val="goog_rdk_579"/>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94">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95">
      <w:pPr>
        <w:numPr>
          <w:ilvl w:val="0"/>
          <w:numId w:val="5"/>
        </w:numPr>
        <w:ind w:left="2520" w:hanging="360"/>
        <w:rPr/>
      </w:pPr>
      <w:sdt>
        <w:sdtPr>
          <w:id w:val="-482988820"/>
          <w:tag w:val="goog_rdk_580"/>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96">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97">
      <w:pPr>
        <w:numPr>
          <w:ilvl w:val="0"/>
          <w:numId w:val="5"/>
        </w:numPr>
        <w:ind w:left="2520" w:hanging="360"/>
        <w:rPr/>
      </w:pPr>
      <w:sdt>
        <w:sdtPr>
          <w:id w:val="-977496989"/>
          <w:tag w:val="goog_rdk_581"/>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98">
      <w:pPr>
        <w:numPr>
          <w:ilvl w:val="0"/>
          <w:numId w:val="5"/>
        </w:numPr>
        <w:ind w:left="2520" w:hanging="360"/>
        <w:rPr/>
      </w:pPr>
      <w:sdt>
        <w:sdtPr>
          <w:id w:val="-1128434214"/>
          <w:tag w:val="goog_rdk_582"/>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99">
      <w:pPr>
        <w:ind w:left="1440" w:firstLine="0"/>
        <w:rPr/>
      </w:pPr>
      <w:r w:rsidDel="00000000" w:rsidR="00000000" w:rsidRPr="00000000">
        <w:rPr>
          <w:rtl w:val="0"/>
        </w:rPr>
        <w:t xml:space="preserve">Notes:</w:t>
      </w:r>
    </w:p>
    <w:p w:rsidR="00000000" w:rsidDel="00000000" w:rsidP="00000000" w:rsidRDefault="00000000" w:rsidRPr="00000000" w14:paraId="0000079A">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9B">
      <w:pPr>
        <w:rPr>
          <w:b w:val="1"/>
        </w:rPr>
      </w:pPr>
      <w:r w:rsidDel="00000000" w:rsidR="00000000" w:rsidRPr="00000000">
        <w:rPr>
          <w:rtl w:val="0"/>
        </w:rPr>
      </w:r>
    </w:p>
    <w:p w:rsidR="00000000" w:rsidDel="00000000" w:rsidP="00000000" w:rsidRDefault="00000000" w:rsidRPr="00000000" w14:paraId="0000079C">
      <w:pPr>
        <w:pStyle w:val="Heading4"/>
        <w:ind w:firstLine="720"/>
        <w:rPr/>
      </w:pPr>
      <w:bookmarkStart w:colFirst="0" w:colLast="0" w:name="_heading=h.hfrawsaoned4" w:id="41"/>
      <w:bookmarkEnd w:id="41"/>
      <w:r w:rsidDel="00000000" w:rsidR="00000000" w:rsidRPr="00000000">
        <w:rPr>
          <w:rtl w:val="0"/>
        </w:rPr>
        <w:t xml:space="preserve">Puck (WIP)</w:t>
      </w:r>
    </w:p>
    <w:p w:rsidR="00000000" w:rsidDel="00000000" w:rsidP="00000000" w:rsidRDefault="00000000" w:rsidRPr="00000000" w14:paraId="0000079D">
      <w:pPr>
        <w:rPr/>
      </w:pPr>
      <w:sdt>
        <w:sdtPr>
          <w:id w:val="130516616"/>
          <w:tag w:val="goog_rdk_583"/>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9E">
      <w:pPr>
        <w:rPr/>
      </w:pPr>
      <w:r w:rsidDel="00000000" w:rsidR="00000000" w:rsidRPr="00000000">
        <w:rPr>
          <w:rtl w:val="0"/>
        </w:rPr>
        <w:tab/>
        <w:tab/>
        <w:t xml:space="preserve">Japanese speech quirks:</w:t>
      </w:r>
    </w:p>
    <w:p w:rsidR="00000000" w:rsidDel="00000000" w:rsidP="00000000" w:rsidRDefault="00000000" w:rsidRPr="00000000" w14:paraId="0000079F">
      <w:pPr>
        <w:numPr>
          <w:ilvl w:val="0"/>
          <w:numId w:val="5"/>
        </w:numPr>
        <w:ind w:left="2520" w:hanging="360"/>
      </w:pPr>
      <w:sdt>
        <w:sdtPr>
          <w:id w:val="414983086"/>
          <w:tag w:val="goog_rdk_584"/>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A1">
      <w:pPr>
        <w:ind w:left="1440" w:firstLine="0"/>
        <w:rPr/>
      </w:pPr>
      <w:r w:rsidDel="00000000" w:rsidR="00000000" w:rsidRPr="00000000">
        <w:rPr>
          <w:rtl w:val="0"/>
        </w:rPr>
        <w:t xml:space="preserve">English speech quirks:</w:t>
      </w:r>
    </w:p>
    <w:p w:rsidR="00000000" w:rsidDel="00000000" w:rsidP="00000000" w:rsidRDefault="00000000" w:rsidRPr="00000000" w14:paraId="000007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A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A4">
      <w:pPr>
        <w:ind w:left="1440" w:firstLine="0"/>
        <w:rPr/>
      </w:pPr>
      <w:r w:rsidDel="00000000" w:rsidR="00000000" w:rsidRPr="00000000">
        <w:rPr>
          <w:rtl w:val="0"/>
        </w:rPr>
        <w:t xml:space="preserve">Notes:</w:t>
      </w:r>
    </w:p>
    <w:p w:rsidR="00000000" w:rsidDel="00000000" w:rsidP="00000000" w:rsidRDefault="00000000" w:rsidRPr="00000000" w14:paraId="000007A5">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A6">
      <w:pPr>
        <w:rPr>
          <w:b w:val="1"/>
        </w:rPr>
      </w:pPr>
      <w:r w:rsidDel="00000000" w:rsidR="00000000" w:rsidRPr="00000000">
        <w:rPr>
          <w:rtl w:val="0"/>
        </w:rPr>
      </w:r>
    </w:p>
    <w:p w:rsidR="00000000" w:rsidDel="00000000" w:rsidP="00000000" w:rsidRDefault="00000000" w:rsidRPr="00000000" w14:paraId="000007A7">
      <w:pPr>
        <w:pStyle w:val="Heading4"/>
        <w:ind w:firstLine="720"/>
        <w:rPr/>
      </w:pPr>
      <w:bookmarkStart w:colFirst="0" w:colLast="0" w:name="_heading=h.bbsrgrltxy6m" w:id="42"/>
      <w:bookmarkEnd w:id="42"/>
      <w:r w:rsidDel="00000000" w:rsidR="00000000" w:rsidRPr="00000000">
        <w:rPr>
          <w:rtl w:val="0"/>
        </w:rPr>
        <w:t xml:space="preserve">Ram</w:t>
      </w:r>
    </w:p>
    <w:p w:rsidR="00000000" w:rsidDel="00000000" w:rsidP="00000000" w:rsidRDefault="00000000" w:rsidRPr="00000000" w14:paraId="000007A8">
      <w:pPr>
        <w:rPr/>
      </w:pPr>
      <w:sdt>
        <w:sdtPr>
          <w:id w:val="514523849"/>
          <w:tag w:val="goog_rdk_585"/>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A9">
      <w:pPr>
        <w:rPr/>
      </w:pPr>
      <w:r w:rsidDel="00000000" w:rsidR="00000000" w:rsidRPr="00000000">
        <w:rPr>
          <w:rtl w:val="0"/>
        </w:rPr>
        <w:tab/>
        <w:tab/>
        <w:t xml:space="preserve">Japanese speech quirks:</w:t>
      </w:r>
    </w:p>
    <w:p w:rsidR="00000000" w:rsidDel="00000000" w:rsidP="00000000" w:rsidRDefault="00000000" w:rsidRPr="00000000" w14:paraId="000007AA">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AB">
      <w:pPr>
        <w:numPr>
          <w:ilvl w:val="0"/>
          <w:numId w:val="5"/>
        </w:numPr>
        <w:ind w:left="2520" w:hanging="360"/>
      </w:pPr>
      <w:sdt>
        <w:sdtPr>
          <w:id w:val="-2018780421"/>
          <w:tag w:val="goog_rdk_58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AC">
      <w:pPr>
        <w:numPr>
          <w:ilvl w:val="1"/>
          <w:numId w:val="5"/>
        </w:numPr>
        <w:ind w:left="3240" w:hanging="360"/>
        <w:rPr/>
      </w:pPr>
      <w:sdt>
        <w:sdtPr>
          <w:id w:val="-950323527"/>
          <w:tag w:val="goog_rdk_587"/>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AD">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AE">
      <w:pPr>
        <w:numPr>
          <w:ilvl w:val="0"/>
          <w:numId w:val="5"/>
        </w:numPr>
        <w:ind w:left="2520" w:hanging="360"/>
        <w:rPr/>
      </w:pPr>
      <w:sdt>
        <w:sdtPr>
          <w:id w:val="-639517152"/>
          <w:tag w:val="goog_rdk_588"/>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AF">
      <w:pPr>
        <w:ind w:left="1440" w:firstLine="0"/>
        <w:rPr/>
      </w:pPr>
      <w:r w:rsidDel="00000000" w:rsidR="00000000" w:rsidRPr="00000000">
        <w:rPr>
          <w:rtl w:val="0"/>
        </w:rPr>
        <w:t xml:space="preserve">English speech quirks:</w:t>
      </w:r>
    </w:p>
    <w:p w:rsidR="00000000" w:rsidDel="00000000" w:rsidP="00000000" w:rsidRDefault="00000000" w:rsidRPr="00000000" w14:paraId="000007B0">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B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B2">
      <w:pPr>
        <w:numPr>
          <w:ilvl w:val="0"/>
          <w:numId w:val="5"/>
        </w:numPr>
        <w:ind w:left="2520" w:hanging="360"/>
        <w:rPr/>
      </w:pPr>
      <w:sdt>
        <w:sdtPr>
          <w:id w:val="1563610870"/>
          <w:tag w:val="goog_rdk_589"/>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B3">
      <w:pPr>
        <w:numPr>
          <w:ilvl w:val="0"/>
          <w:numId w:val="5"/>
        </w:numPr>
        <w:ind w:left="2520" w:hanging="360"/>
        <w:rPr/>
      </w:pPr>
      <w:sdt>
        <w:sdtPr>
          <w:id w:val="603530617"/>
          <w:tag w:val="goog_rdk_590"/>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B4">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B5">
      <w:pPr>
        <w:ind w:left="1440" w:firstLine="0"/>
        <w:rPr/>
      </w:pPr>
      <w:r w:rsidDel="00000000" w:rsidR="00000000" w:rsidRPr="00000000">
        <w:rPr>
          <w:rtl w:val="0"/>
        </w:rPr>
        <w:t xml:space="preserve">Notes:</w:t>
      </w:r>
    </w:p>
    <w:p w:rsidR="00000000" w:rsidDel="00000000" w:rsidP="00000000" w:rsidRDefault="00000000" w:rsidRPr="00000000" w14:paraId="000007B6">
      <w:pPr>
        <w:numPr>
          <w:ilvl w:val="0"/>
          <w:numId w:val="5"/>
        </w:numPr>
        <w:ind w:left="2520" w:hanging="360"/>
        <w:rPr/>
      </w:pPr>
      <w:sdt>
        <w:sdtPr>
          <w:id w:val="74177659"/>
          <w:tag w:val="goog_rdk_591"/>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B7">
      <w:pPr>
        <w:numPr>
          <w:ilvl w:val="0"/>
          <w:numId w:val="5"/>
        </w:numPr>
        <w:ind w:left="2520" w:hanging="360"/>
        <w:rPr/>
      </w:pPr>
      <w:sdt>
        <w:sdtPr>
          <w:id w:val="1589709020"/>
          <w:tag w:val="goog_rdk_592"/>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B8">
      <w:pPr>
        <w:numPr>
          <w:ilvl w:val="0"/>
          <w:numId w:val="5"/>
        </w:numPr>
        <w:ind w:left="2520" w:hanging="360"/>
        <w:rPr/>
      </w:pPr>
      <w:sdt>
        <w:sdtPr>
          <w:id w:val="807397339"/>
          <w:tag w:val="goog_rdk_593"/>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B9">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BA">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BB">
      <w:pPr>
        <w:rPr>
          <w:b w:val="1"/>
        </w:rPr>
      </w:pPr>
      <w:r w:rsidDel="00000000" w:rsidR="00000000" w:rsidRPr="00000000">
        <w:rPr>
          <w:rtl w:val="0"/>
        </w:rPr>
      </w:r>
    </w:p>
    <w:p w:rsidR="00000000" w:rsidDel="00000000" w:rsidP="00000000" w:rsidRDefault="00000000" w:rsidRPr="00000000" w14:paraId="000007BC">
      <w:pPr>
        <w:pStyle w:val="Heading4"/>
        <w:ind w:firstLine="720"/>
        <w:rPr/>
      </w:pPr>
      <w:bookmarkStart w:colFirst="0" w:colLast="0" w:name="_heading=h.ohqzvxmepi2v" w:id="43"/>
      <w:bookmarkEnd w:id="43"/>
      <w:r w:rsidDel="00000000" w:rsidR="00000000" w:rsidRPr="00000000">
        <w:rPr>
          <w:rtl w:val="0"/>
        </w:rPr>
        <w:t xml:space="preserve">Rem</w:t>
      </w:r>
    </w:p>
    <w:p w:rsidR="00000000" w:rsidDel="00000000" w:rsidP="00000000" w:rsidRDefault="00000000" w:rsidRPr="00000000" w14:paraId="000007BD">
      <w:pPr>
        <w:rPr/>
      </w:pPr>
      <w:sdt>
        <w:sdtPr>
          <w:id w:val="295562941"/>
          <w:tag w:val="goog_rdk_594"/>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BE">
      <w:pPr>
        <w:rPr/>
      </w:pPr>
      <w:r w:rsidDel="00000000" w:rsidR="00000000" w:rsidRPr="00000000">
        <w:rPr>
          <w:rtl w:val="0"/>
        </w:rPr>
        <w:tab/>
        <w:tab/>
        <w:t xml:space="preserve">Japanese speech quirks:</w:t>
      </w:r>
    </w:p>
    <w:p w:rsidR="00000000" w:rsidDel="00000000" w:rsidP="00000000" w:rsidRDefault="00000000" w:rsidRPr="00000000" w14:paraId="000007BF">
      <w:pPr>
        <w:numPr>
          <w:ilvl w:val="0"/>
          <w:numId w:val="5"/>
        </w:numPr>
        <w:ind w:left="2520" w:hanging="360"/>
        <w:rPr/>
      </w:pPr>
      <w:sdt>
        <w:sdtPr>
          <w:id w:val="-146329758"/>
          <w:tag w:val="goog_rdk_595"/>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C0">
      <w:pPr>
        <w:numPr>
          <w:ilvl w:val="0"/>
          <w:numId w:val="5"/>
        </w:numPr>
        <w:ind w:left="2520" w:hanging="360"/>
      </w:pPr>
      <w:sdt>
        <w:sdtPr>
          <w:id w:val="-1826917650"/>
          <w:tag w:val="goog_rdk_59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C1">
      <w:pPr>
        <w:ind w:left="1440" w:firstLine="0"/>
        <w:rPr/>
      </w:pPr>
      <w:r w:rsidDel="00000000" w:rsidR="00000000" w:rsidRPr="00000000">
        <w:rPr>
          <w:rtl w:val="0"/>
        </w:rPr>
        <w:t xml:space="preserve">English speech quirks:</w:t>
      </w:r>
    </w:p>
    <w:p w:rsidR="00000000" w:rsidDel="00000000" w:rsidP="00000000" w:rsidRDefault="00000000" w:rsidRPr="00000000" w14:paraId="000007C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C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C4">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C5">
      <w:pPr>
        <w:ind w:left="1440" w:firstLine="0"/>
        <w:rPr/>
      </w:pPr>
      <w:r w:rsidDel="00000000" w:rsidR="00000000" w:rsidRPr="00000000">
        <w:rPr>
          <w:rtl w:val="0"/>
        </w:rPr>
        <w:t xml:space="preserve">Notes:</w:t>
      </w:r>
    </w:p>
    <w:p w:rsidR="00000000" w:rsidDel="00000000" w:rsidP="00000000" w:rsidRDefault="00000000" w:rsidRPr="00000000" w14:paraId="000007C6">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C7">
      <w:pPr>
        <w:numPr>
          <w:ilvl w:val="0"/>
          <w:numId w:val="5"/>
        </w:numPr>
        <w:ind w:left="2520" w:hanging="360"/>
        <w:rPr>
          <w:u w:val="none"/>
        </w:rPr>
      </w:pPr>
      <w:sdt>
        <w:sdtPr>
          <w:id w:val="1463434966"/>
          <w:tag w:val="goog_rdk_597"/>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C8">
      <w:pPr>
        <w:numPr>
          <w:ilvl w:val="0"/>
          <w:numId w:val="5"/>
        </w:numPr>
        <w:ind w:left="2520" w:hanging="360"/>
      </w:pPr>
      <w:r w:rsidDel="00000000" w:rsidR="00000000" w:rsidRPr="00000000">
        <w:rPr>
          <w:rtl w:val="0"/>
        </w:rPr>
        <w:t xml:space="preserve">Eye color should be written as "pale-blue"</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pStyle w:val="Heading4"/>
        <w:ind w:firstLine="720"/>
        <w:rPr/>
      </w:pPr>
      <w:bookmarkStart w:colFirst="0" w:colLast="0" w:name="_heading=h.2340iyea62me" w:id="44"/>
      <w:bookmarkEnd w:id="44"/>
      <w:r w:rsidDel="00000000" w:rsidR="00000000" w:rsidRPr="00000000">
        <w:rPr>
          <w:rtl w:val="0"/>
        </w:rPr>
        <w:t xml:space="preserve">Roswaal L. Mathers</w:t>
      </w:r>
    </w:p>
    <w:p w:rsidR="00000000" w:rsidDel="00000000" w:rsidP="00000000" w:rsidRDefault="00000000" w:rsidRPr="00000000" w14:paraId="000007CB">
      <w:pPr>
        <w:rPr/>
      </w:pPr>
      <w:sdt>
        <w:sdtPr>
          <w:id w:val="59096710"/>
          <w:tag w:val="goog_rdk_598"/>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CC">
      <w:pPr>
        <w:ind w:firstLine="720"/>
        <w:rPr/>
      </w:pPr>
      <w:r w:rsidDel="00000000" w:rsidR="00000000" w:rsidRPr="00000000">
        <w:rPr>
          <w:rtl w:val="0"/>
        </w:rPr>
        <w:tab/>
        <w:t xml:space="preserve">Japanese speech quirks:</w:t>
      </w:r>
    </w:p>
    <w:p w:rsidR="00000000" w:rsidDel="00000000" w:rsidP="00000000" w:rsidRDefault="00000000" w:rsidRPr="00000000" w14:paraId="000007CD">
      <w:pPr>
        <w:numPr>
          <w:ilvl w:val="0"/>
          <w:numId w:val="5"/>
        </w:numPr>
        <w:ind w:left="2520" w:hanging="360"/>
        <w:rPr/>
      </w:pPr>
      <w:sdt>
        <w:sdtPr>
          <w:id w:val="179853201"/>
          <w:tag w:val="goog_rdk_59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CE">
      <w:pPr>
        <w:numPr>
          <w:ilvl w:val="0"/>
          <w:numId w:val="5"/>
        </w:numPr>
        <w:ind w:left="2520" w:hanging="360"/>
      </w:pPr>
      <w:sdt>
        <w:sdtPr>
          <w:id w:val="437550091"/>
          <w:tag w:val="goog_rdk_600"/>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CF">
      <w:pPr>
        <w:numPr>
          <w:ilvl w:val="0"/>
          <w:numId w:val="5"/>
        </w:numPr>
        <w:ind w:left="2520" w:hanging="360"/>
        <w:rPr/>
      </w:pPr>
      <w:sdt>
        <w:sdtPr>
          <w:id w:val="-441951694"/>
          <w:tag w:val="goog_rdk_601"/>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D0">
      <w:pPr>
        <w:ind w:left="1440" w:firstLine="0"/>
        <w:rPr/>
      </w:pPr>
      <w:r w:rsidDel="00000000" w:rsidR="00000000" w:rsidRPr="00000000">
        <w:rPr>
          <w:rtl w:val="0"/>
        </w:rPr>
        <w:t xml:space="preserve">English speech quirks:</w:t>
      </w:r>
    </w:p>
    <w:p w:rsidR="00000000" w:rsidDel="00000000" w:rsidP="00000000" w:rsidRDefault="00000000" w:rsidRPr="00000000" w14:paraId="000007D1">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D2">
      <w:pPr>
        <w:widowControl w:val="0"/>
        <w:numPr>
          <w:ilvl w:val="0"/>
          <w:numId w:val="5"/>
        </w:numPr>
        <w:spacing w:line="240" w:lineRule="auto"/>
        <w:ind w:left="2520" w:hanging="360"/>
        <w:rPr/>
      </w:pPr>
      <w:sdt>
        <w:sdtPr>
          <w:id w:val="-474602535"/>
          <w:tag w:val="goog_rdk_602"/>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D3">
      <w:pPr>
        <w:ind w:left="720" w:firstLine="720"/>
        <w:rPr/>
      </w:pPr>
      <w:r w:rsidDel="00000000" w:rsidR="00000000" w:rsidRPr="00000000">
        <w:rPr>
          <w:rtl w:val="0"/>
        </w:rPr>
        <w:t xml:space="preserve">Notes:</w:t>
      </w:r>
    </w:p>
    <w:p w:rsidR="00000000" w:rsidDel="00000000" w:rsidP="00000000" w:rsidRDefault="00000000" w:rsidRPr="00000000" w14:paraId="000007D4">
      <w:pPr>
        <w:numPr>
          <w:ilvl w:val="0"/>
          <w:numId w:val="5"/>
        </w:numPr>
        <w:ind w:left="2520" w:hanging="360"/>
        <w:rPr/>
      </w:pPr>
      <w:sdt>
        <w:sdtPr>
          <w:id w:val="-2031015588"/>
          <w:tag w:val="goog_rdk_603"/>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D5">
      <w:pPr>
        <w:numPr>
          <w:ilvl w:val="0"/>
          <w:numId w:val="5"/>
        </w:numPr>
        <w:ind w:left="2520" w:hanging="360"/>
        <w:rPr/>
      </w:pPr>
      <w:sdt>
        <w:sdtPr>
          <w:id w:val="1948496562"/>
          <w:tag w:val="goog_rdk_604"/>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D6">
      <w:pPr>
        <w:rPr>
          <w:b w:val="1"/>
        </w:rPr>
      </w:pPr>
      <w:r w:rsidDel="00000000" w:rsidR="00000000" w:rsidRPr="00000000">
        <w:rPr>
          <w:rtl w:val="0"/>
        </w:rPr>
      </w:r>
    </w:p>
    <w:p w:rsidR="00000000" w:rsidDel="00000000" w:rsidP="00000000" w:rsidRDefault="00000000" w:rsidRPr="00000000" w14:paraId="000007D7">
      <w:pPr>
        <w:pStyle w:val="Heading4"/>
        <w:ind w:firstLine="720"/>
        <w:rPr/>
      </w:pPr>
      <w:bookmarkStart w:colFirst="0" w:colLast="0" w:name="_heading=h.ko6xmgybhwc" w:id="45"/>
      <w:bookmarkEnd w:id="45"/>
      <w:r w:rsidDel="00000000" w:rsidR="00000000" w:rsidRPr="00000000">
        <w:rPr>
          <w:rtl w:val="0"/>
        </w:rPr>
        <w:t xml:space="preserve">Ryuzu Meyer (Copy/ies)(WIP)</w:t>
      </w:r>
    </w:p>
    <w:p w:rsidR="00000000" w:rsidDel="00000000" w:rsidP="00000000" w:rsidRDefault="00000000" w:rsidRPr="00000000" w14:paraId="000007D8">
      <w:pPr>
        <w:rPr/>
      </w:pPr>
      <w:sdt>
        <w:sdtPr>
          <w:id w:val="-1239304507"/>
          <w:tag w:val="goog_rdk_605"/>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D9">
      <w:pPr>
        <w:rPr/>
      </w:pPr>
      <w:r w:rsidDel="00000000" w:rsidR="00000000" w:rsidRPr="00000000">
        <w:rPr>
          <w:rtl w:val="0"/>
        </w:rPr>
        <w:tab/>
        <w:tab/>
        <w:t xml:space="preserve">Japanese speech quirks:</w:t>
      </w:r>
    </w:p>
    <w:p w:rsidR="00000000" w:rsidDel="00000000" w:rsidP="00000000" w:rsidRDefault="00000000" w:rsidRPr="00000000" w14:paraId="000007DA">
      <w:pPr>
        <w:numPr>
          <w:ilvl w:val="0"/>
          <w:numId w:val="5"/>
        </w:numPr>
        <w:ind w:left="2520" w:hanging="360"/>
      </w:pPr>
      <w:sdt>
        <w:sdtPr>
          <w:id w:val="1674713344"/>
          <w:tag w:val="goog_rdk_606"/>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DB">
      <w:pPr>
        <w:ind w:left="1440" w:firstLine="0"/>
        <w:rPr/>
      </w:pPr>
      <w:r w:rsidDel="00000000" w:rsidR="00000000" w:rsidRPr="00000000">
        <w:rPr>
          <w:rtl w:val="0"/>
        </w:rPr>
        <w:t xml:space="preserve">English speech quirks:</w:t>
      </w:r>
    </w:p>
    <w:p w:rsidR="00000000" w:rsidDel="00000000" w:rsidP="00000000" w:rsidRDefault="00000000" w:rsidRPr="00000000" w14:paraId="000007DC">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DD">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DE">
      <w:pPr>
        <w:numPr>
          <w:ilvl w:val="0"/>
          <w:numId w:val="5"/>
        </w:numPr>
        <w:ind w:left="2520" w:hanging="360"/>
      </w:pPr>
      <w:sdt>
        <w:sdtPr>
          <w:id w:val="1768959944"/>
          <w:tag w:val="goog_rdk_607"/>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DF">
      <w:pPr>
        <w:ind w:left="1440" w:firstLine="0"/>
        <w:rPr/>
      </w:pPr>
      <w:r w:rsidDel="00000000" w:rsidR="00000000" w:rsidRPr="00000000">
        <w:rPr>
          <w:rtl w:val="0"/>
        </w:rPr>
        <w:t xml:space="preserve">Notes:</w:t>
      </w:r>
    </w:p>
    <w:p w:rsidR="00000000" w:rsidDel="00000000" w:rsidP="00000000" w:rsidRDefault="00000000" w:rsidRPr="00000000" w14:paraId="000007E0">
      <w:pPr>
        <w:numPr>
          <w:ilvl w:val="0"/>
          <w:numId w:val="5"/>
        </w:numPr>
        <w:ind w:left="2520" w:hanging="360"/>
      </w:pPr>
      <w:sdt>
        <w:sdtPr>
          <w:id w:val="2027422344"/>
          <w:tag w:val="goog_rdk_608"/>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E1">
      <w:pPr>
        <w:numPr>
          <w:ilvl w:val="0"/>
          <w:numId w:val="5"/>
        </w:numPr>
        <w:ind w:left="2520" w:hanging="360"/>
        <w:rPr>
          <w:u w:val="none"/>
        </w:rPr>
      </w:pPr>
      <w:sdt>
        <w:sdtPr>
          <w:id w:val="1830485052"/>
          <w:tag w:val="goog_rdk_609"/>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E2">
      <w:pPr>
        <w:numPr>
          <w:ilvl w:val="0"/>
          <w:numId w:val="5"/>
        </w:numPr>
        <w:ind w:left="2520" w:hanging="360"/>
        <w:rPr>
          <w:u w:val="none"/>
        </w:rPr>
      </w:pPr>
      <w:sdt>
        <w:sdtPr>
          <w:id w:val="-1959543923"/>
          <w:tag w:val="goog_rdk_610"/>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E3">
      <w:pPr>
        <w:numPr>
          <w:ilvl w:val="0"/>
          <w:numId w:val="5"/>
        </w:numPr>
        <w:ind w:left="2520" w:hanging="360"/>
        <w:rPr>
          <w:u w:val="none"/>
        </w:rPr>
      </w:pPr>
      <w:sdt>
        <w:sdtPr>
          <w:id w:val="514688591"/>
          <w:tag w:val="goog_rdk_611"/>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E4">
      <w:pPr>
        <w:numPr>
          <w:ilvl w:val="0"/>
          <w:numId w:val="5"/>
        </w:numPr>
        <w:ind w:left="2520" w:hanging="360"/>
        <w:rPr>
          <w:u w:val="none"/>
        </w:rPr>
      </w:pPr>
      <w:sdt>
        <w:sdtPr>
          <w:id w:val="793138314"/>
          <w:tag w:val="goog_rdk_612"/>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4"/>
        <w:ind w:firstLine="720"/>
        <w:rPr/>
      </w:pPr>
      <w:bookmarkStart w:colFirst="0" w:colLast="0" w:name="_heading=h.gfynrt9b573o" w:id="46"/>
      <w:bookmarkEnd w:id="46"/>
      <w:r w:rsidDel="00000000" w:rsidR="00000000" w:rsidRPr="00000000">
        <w:rPr>
          <w:rtl w:val="0"/>
        </w:rPr>
        <w:t xml:space="preserve">Sylphy Elmart (WIP)</w:t>
      </w:r>
    </w:p>
    <w:p w:rsidR="00000000" w:rsidDel="00000000" w:rsidP="00000000" w:rsidRDefault="00000000" w:rsidRPr="00000000" w14:paraId="000007E7">
      <w:pPr>
        <w:rPr/>
      </w:pPr>
      <w:sdt>
        <w:sdtPr>
          <w:id w:val="5635327"/>
          <w:tag w:val="goog_rdk_613"/>
        </w:sdtPr>
        <w:sdtContent>
          <w:r w:rsidDel="00000000" w:rsidR="00000000" w:rsidRPr="00000000">
            <w:rPr>
              <w:rFonts w:ascii="Arial Unicode MS" w:cs="Arial Unicode MS" w:eastAsia="Arial Unicode MS" w:hAnsi="Arial Unicode MS"/>
              <w:rtl w:val="0"/>
            </w:rPr>
            <w:tab/>
            <w:tab/>
            <w:t xml:space="preserve">Name in Japanese: シルフィ・エルマート</w:t>
          </w:r>
        </w:sdtContent>
      </w:sdt>
    </w:p>
    <w:p w:rsidR="00000000" w:rsidDel="00000000" w:rsidP="00000000" w:rsidRDefault="00000000" w:rsidRPr="00000000" w14:paraId="000007E8">
      <w:pPr>
        <w:rPr/>
      </w:pPr>
      <w:r w:rsidDel="00000000" w:rsidR="00000000" w:rsidRPr="00000000">
        <w:rPr>
          <w:rtl w:val="0"/>
        </w:rPr>
        <w:tab/>
        <w:tab/>
        <w:t xml:space="preserve">Japanese speech quirks:</w:t>
      </w:r>
    </w:p>
    <w:p w:rsidR="00000000" w:rsidDel="00000000" w:rsidP="00000000" w:rsidRDefault="00000000" w:rsidRPr="00000000" w14:paraId="000007E9">
      <w:pPr>
        <w:numPr>
          <w:ilvl w:val="0"/>
          <w:numId w:val="5"/>
        </w:numPr>
        <w:ind w:left="2520" w:hanging="360"/>
      </w:pPr>
      <w:sdt>
        <w:sdtPr>
          <w:id w:val="-518630862"/>
          <w:tag w:val="goog_rdk_61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B">
      <w:pPr>
        <w:ind w:left="1440" w:firstLine="0"/>
        <w:rPr/>
      </w:pPr>
      <w:r w:rsidDel="00000000" w:rsidR="00000000" w:rsidRPr="00000000">
        <w:rPr>
          <w:rtl w:val="0"/>
        </w:rPr>
        <w:t xml:space="preserve">English speech quirks:</w:t>
      </w:r>
    </w:p>
    <w:p w:rsidR="00000000" w:rsidDel="00000000" w:rsidP="00000000" w:rsidRDefault="00000000" w:rsidRPr="00000000" w14:paraId="000007E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EE">
      <w:pPr>
        <w:ind w:left="1440" w:firstLine="0"/>
        <w:rPr/>
      </w:pPr>
      <w:r w:rsidDel="00000000" w:rsidR="00000000" w:rsidRPr="00000000">
        <w:rPr>
          <w:rtl w:val="0"/>
        </w:rPr>
        <w:t xml:space="preserve">Notes:</w:t>
      </w:r>
    </w:p>
    <w:p w:rsidR="00000000" w:rsidDel="00000000" w:rsidP="00000000" w:rsidRDefault="00000000" w:rsidRPr="00000000" w14:paraId="000007EF">
      <w:pPr>
        <w:numPr>
          <w:ilvl w:val="0"/>
          <w:numId w:val="5"/>
        </w:numPr>
        <w:spacing w:line="276" w:lineRule="auto"/>
        <w:ind w:left="2520" w:hanging="360"/>
      </w:pPr>
      <w:sdt>
        <w:sdtPr>
          <w:id w:val="-510098366"/>
          <w:tag w:val="goog_rdk_615"/>
        </w:sdtPr>
        <w:sdtContent>
          <w:r w:rsidDel="00000000" w:rsidR="00000000" w:rsidRPr="00000000">
            <w:rPr>
              <w:rFonts w:ascii="Arial Unicode MS" w:cs="Arial Unicode MS" w:eastAsia="Arial Unicode MS" w:hAnsi="Arial Unicode MS"/>
              <w:rtl w:val="0"/>
            </w:rPr>
            <w:t xml:space="preserve">Originally introduced as No. 184 (百八十四番), one of Regulus’s wives, before her name was revealed</w:t>
          </w:r>
        </w:sdtContent>
      </w:sdt>
    </w:p>
    <w:p w:rsidR="00000000" w:rsidDel="00000000" w:rsidP="00000000" w:rsidRDefault="00000000" w:rsidRPr="00000000" w14:paraId="000007F0">
      <w:pPr>
        <w:numPr>
          <w:ilvl w:val="0"/>
          <w:numId w:val="5"/>
        </w:numPr>
        <w:spacing w:line="276" w:lineRule="auto"/>
        <w:ind w:left="2520" w:hanging="360"/>
        <w:rPr>
          <w:u w:val="none"/>
        </w:rPr>
      </w:pPr>
      <w:sdt>
        <w:sdtPr>
          <w:id w:val="-784499837"/>
          <w:tag w:val="goog_rdk_616"/>
        </w:sdtPr>
        <w:sdtContent>
          <w:r w:rsidDel="00000000" w:rsidR="00000000" w:rsidRPr="00000000">
            <w:rPr>
              <w:rFonts w:ascii="Arial Unicode MS" w:cs="Arial Unicode MS" w:eastAsia="Arial Unicode MS" w:hAnsi="Arial Unicode MS"/>
              <w:rtl w:val="0"/>
            </w:rPr>
            <w:t xml:space="preserve">Refers to anyone above her with “sama” 様</w:t>
          </w:r>
        </w:sdtContent>
      </w:sdt>
    </w:p>
    <w:p w:rsidR="00000000" w:rsidDel="00000000" w:rsidP="00000000" w:rsidRDefault="00000000" w:rsidRPr="00000000" w14:paraId="000007F1">
      <w:pPr>
        <w:pStyle w:val="Heading3"/>
        <w:rPr/>
      </w:pPr>
      <w:bookmarkStart w:colFirst="0" w:colLast="0" w:name="_heading=h.sjywi75q7j7s" w:id="47"/>
      <w:bookmarkEnd w:id="47"/>
      <w:r w:rsidDel="00000000" w:rsidR="00000000" w:rsidRPr="00000000">
        <w:rPr>
          <w:rtl w:val="0"/>
        </w:rPr>
      </w:r>
    </w:p>
    <w:p w:rsidR="00000000" w:rsidDel="00000000" w:rsidP="00000000" w:rsidRDefault="00000000" w:rsidRPr="00000000" w14:paraId="000007F2">
      <w:pPr>
        <w:pStyle w:val="Heading3"/>
        <w:rPr>
          <w:b w:val="1"/>
          <w:sz w:val="28"/>
          <w:szCs w:val="28"/>
        </w:rPr>
      </w:pPr>
      <w:bookmarkStart w:colFirst="0" w:colLast="0" w:name="_heading=h.hwggvgtcqjji" w:id="48"/>
      <w:bookmarkEnd w:id="48"/>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F3">
      <w:pPr>
        <w:rPr>
          <w:b w:val="1"/>
        </w:rPr>
      </w:pPr>
      <w:r w:rsidDel="00000000" w:rsidR="00000000" w:rsidRPr="00000000">
        <w:rPr>
          <w:rtl w:val="0"/>
        </w:rPr>
      </w:r>
    </w:p>
    <w:p w:rsidR="00000000" w:rsidDel="00000000" w:rsidP="00000000" w:rsidRDefault="00000000" w:rsidRPr="00000000" w14:paraId="000007F4">
      <w:pPr>
        <w:pStyle w:val="Heading4"/>
        <w:rPr/>
      </w:pPr>
      <w:bookmarkStart w:colFirst="0" w:colLast="0" w:name="_heading=h.k2u0g6hpbmu" w:id="49"/>
      <w:bookmarkEnd w:id="49"/>
      <w:r w:rsidDel="00000000" w:rsidR="00000000" w:rsidRPr="00000000">
        <w:rPr>
          <w:rtl w:val="0"/>
        </w:rPr>
        <w:t xml:space="preserve">Al</w:t>
      </w:r>
    </w:p>
    <w:p w:rsidR="00000000" w:rsidDel="00000000" w:rsidP="00000000" w:rsidRDefault="00000000" w:rsidRPr="00000000" w14:paraId="000007F5">
      <w:pPr>
        <w:rPr/>
      </w:pPr>
      <w:sdt>
        <w:sdtPr>
          <w:id w:val="2122287956"/>
          <w:tag w:val="goog_rdk_617"/>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F6">
      <w:pPr>
        <w:rPr/>
      </w:pPr>
      <w:r w:rsidDel="00000000" w:rsidR="00000000" w:rsidRPr="00000000">
        <w:rPr>
          <w:rtl w:val="0"/>
        </w:rPr>
        <w:tab/>
        <w:tab/>
        <w:t xml:space="preserve">Japanese speech quirks:</w:t>
      </w:r>
    </w:p>
    <w:p w:rsidR="00000000" w:rsidDel="00000000" w:rsidP="00000000" w:rsidRDefault="00000000" w:rsidRPr="00000000" w14:paraId="000007F7">
      <w:pPr>
        <w:numPr>
          <w:ilvl w:val="0"/>
          <w:numId w:val="5"/>
        </w:numPr>
        <w:ind w:left="2520" w:hanging="360"/>
        <w:rPr/>
      </w:pPr>
      <w:sdt>
        <w:sdtPr>
          <w:id w:val="1720361728"/>
          <w:tag w:val="goog_rdk_61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F8">
      <w:pPr>
        <w:numPr>
          <w:ilvl w:val="0"/>
          <w:numId w:val="5"/>
        </w:numPr>
        <w:ind w:left="2520" w:hanging="360"/>
      </w:pPr>
      <w:sdt>
        <w:sdtPr>
          <w:id w:val="1009792759"/>
          <w:tag w:val="goog_rdk_619"/>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F9">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FA">
      <w:pPr>
        <w:numPr>
          <w:ilvl w:val="0"/>
          <w:numId w:val="5"/>
        </w:numPr>
        <w:ind w:left="2520" w:hanging="360"/>
        <w:rPr/>
      </w:pPr>
      <w:sdt>
        <w:sdtPr>
          <w:id w:val="1855550215"/>
          <w:tag w:val="goog_rdk_620"/>
        </w:sdtPr>
        <w:sdtContent>
          <w:r w:rsidDel="00000000" w:rsidR="00000000" w:rsidRPr="00000000">
            <w:rPr>
              <w:rFonts w:ascii="Arial Unicode MS" w:cs="Arial Unicode MS" w:eastAsia="Arial Unicode MS" w:hAnsi="Arial Unicode MS"/>
              <w:rtl w:val="0"/>
            </w:rPr>
            <w:t xml:space="preserve">Refers to Priscilla as “姫さん”</w:t>
          </w:r>
        </w:sdtContent>
      </w:sdt>
    </w:p>
    <w:p w:rsidR="00000000" w:rsidDel="00000000" w:rsidP="00000000" w:rsidRDefault="00000000" w:rsidRPr="00000000" w14:paraId="000007FB">
      <w:pPr>
        <w:ind w:left="1440" w:firstLine="0"/>
        <w:rPr/>
      </w:pPr>
      <w:r w:rsidDel="00000000" w:rsidR="00000000" w:rsidRPr="00000000">
        <w:rPr>
          <w:rtl w:val="0"/>
        </w:rPr>
        <w:t xml:space="preserve">English speech quirks:</w:t>
      </w:r>
    </w:p>
    <w:p w:rsidR="00000000" w:rsidDel="00000000" w:rsidP="00000000" w:rsidRDefault="00000000" w:rsidRPr="00000000" w14:paraId="000007F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FD">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FE">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FF">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800">
      <w:pPr>
        <w:ind w:left="1440" w:firstLine="0"/>
        <w:rPr/>
      </w:pPr>
      <w:r w:rsidDel="00000000" w:rsidR="00000000" w:rsidRPr="00000000">
        <w:rPr>
          <w:rtl w:val="0"/>
        </w:rPr>
        <w:t xml:space="preserve">Notes:</w:t>
      </w:r>
    </w:p>
    <w:p w:rsidR="00000000" w:rsidDel="00000000" w:rsidP="00000000" w:rsidRDefault="00000000" w:rsidRPr="00000000" w14:paraId="00000801">
      <w:pPr>
        <w:numPr>
          <w:ilvl w:val="0"/>
          <w:numId w:val="5"/>
        </w:numPr>
        <w:ind w:left="2520" w:hanging="360"/>
        <w:rPr/>
      </w:pPr>
      <w:sdt>
        <w:sdtPr>
          <w:id w:val="-1127933379"/>
          <w:tag w:val="goog_rdk_621"/>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802">
      <w:pPr>
        <w:numPr>
          <w:ilvl w:val="0"/>
          <w:numId w:val="5"/>
        </w:numPr>
        <w:ind w:left="2520" w:hanging="360"/>
        <w:rPr/>
      </w:pPr>
      <w:sdt>
        <w:sdtPr>
          <w:id w:val="-1859150995"/>
          <w:tag w:val="goog_rdk_622"/>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803">
      <w:pPr>
        <w:numPr>
          <w:ilvl w:val="0"/>
          <w:numId w:val="5"/>
        </w:numPr>
        <w:ind w:left="2520" w:hanging="360"/>
        <w:rPr>
          <w:u w:val="none"/>
        </w:rPr>
      </w:pPr>
      <w:sdt>
        <w:sdtPr>
          <w:id w:val="-2084525124"/>
          <w:tag w:val="goog_rdk_623"/>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 and be lower-case)</w:t>
          </w:r>
        </w:sdtContent>
      </w:sdt>
    </w:p>
    <w:p w:rsidR="00000000" w:rsidDel="00000000" w:rsidP="00000000" w:rsidRDefault="00000000" w:rsidRPr="00000000" w14:paraId="00000804">
      <w:pPr>
        <w:numPr>
          <w:ilvl w:val="0"/>
          <w:numId w:val="5"/>
        </w:numPr>
        <w:ind w:left="2520" w:hanging="360"/>
        <w:rPr>
          <w:u w:val="none"/>
        </w:rPr>
      </w:pPr>
      <w:sdt>
        <w:sdtPr>
          <w:id w:val="927985287"/>
          <w:tag w:val="goog_rdk_624"/>
        </w:sdtPr>
        <w:sdtContent>
          <w:r w:rsidDel="00000000" w:rsidR="00000000" w:rsidRPr="00000000">
            <w:rPr>
              <w:rFonts w:ascii="Arial Unicode MS" w:cs="Arial Unicode MS" w:eastAsia="Arial Unicode MS" w:hAnsi="Arial Unicode MS"/>
              <w:rtl w:val="0"/>
            </w:rPr>
            <w:t xml:space="preserve">Has a variant which is “領域再展開、</w:t>
          </w:r>
        </w:sdtContent>
      </w:sdt>
      <w:r w:rsidDel="00000000" w:rsidR="00000000" w:rsidRPr="00000000">
        <w:rPr>
          <w:rFonts w:ascii="Meiryo" w:cs="Meiryo" w:eastAsia="Meiryo" w:hAnsi="Meiryo"/>
          <w:color w:val="444444"/>
          <w:sz w:val="24"/>
          <w:szCs w:val="24"/>
          <w:highlight w:val="white"/>
          <w:rtl w:val="0"/>
        </w:rPr>
        <w:t xml:space="preserve">マトリクス再定義</w:t>
      </w:r>
      <w:r w:rsidDel="00000000" w:rsidR="00000000" w:rsidRPr="00000000">
        <w:rPr>
          <w:rtl w:val="0"/>
        </w:rPr>
        <w:t xml:space="preserve">”, translated as “Re-expand territory, matrix redefinition” (matrix is Engrish, and should be lower-case</w:t>
      </w:r>
    </w:p>
    <w:p w:rsidR="00000000" w:rsidDel="00000000" w:rsidP="00000000" w:rsidRDefault="00000000" w:rsidRPr="00000000" w14:paraId="00000805">
      <w:pPr>
        <w:rPr>
          <w:b w:val="1"/>
        </w:rPr>
      </w:pPr>
      <w:r w:rsidDel="00000000" w:rsidR="00000000" w:rsidRPr="00000000">
        <w:rPr>
          <w:rtl w:val="0"/>
        </w:rPr>
      </w:r>
    </w:p>
    <w:p w:rsidR="00000000" w:rsidDel="00000000" w:rsidP="00000000" w:rsidRDefault="00000000" w:rsidRPr="00000000" w14:paraId="00000806">
      <w:pPr>
        <w:pStyle w:val="Heading4"/>
        <w:rPr/>
      </w:pPr>
      <w:bookmarkStart w:colFirst="0" w:colLast="0" w:name="_heading=h.6f7m8ms2ig52" w:id="50"/>
      <w:bookmarkEnd w:id="50"/>
      <w:r w:rsidDel="00000000" w:rsidR="00000000" w:rsidRPr="00000000">
        <w:rPr>
          <w:rtl w:val="0"/>
        </w:rPr>
        <w:t xml:space="preserve">Heinkel Astrea</w:t>
      </w:r>
    </w:p>
    <w:p w:rsidR="00000000" w:rsidDel="00000000" w:rsidP="00000000" w:rsidRDefault="00000000" w:rsidRPr="00000000" w14:paraId="00000807">
      <w:pPr>
        <w:rPr/>
      </w:pPr>
      <w:sdt>
        <w:sdtPr>
          <w:id w:val="-1551093656"/>
          <w:tag w:val="goog_rdk_625"/>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808">
      <w:pPr>
        <w:rPr/>
      </w:pPr>
      <w:r w:rsidDel="00000000" w:rsidR="00000000" w:rsidRPr="00000000">
        <w:rPr>
          <w:rtl w:val="0"/>
        </w:rPr>
        <w:tab/>
        <w:tab/>
        <w:t xml:space="preserve">Japanese speech quirks:</w:t>
      </w:r>
    </w:p>
    <w:p w:rsidR="00000000" w:rsidDel="00000000" w:rsidP="00000000" w:rsidRDefault="00000000" w:rsidRPr="00000000" w14:paraId="00000809">
      <w:pPr>
        <w:numPr>
          <w:ilvl w:val="0"/>
          <w:numId w:val="5"/>
        </w:numPr>
        <w:ind w:left="2520" w:hanging="360"/>
        <w:rPr/>
      </w:pPr>
      <w:sdt>
        <w:sdtPr>
          <w:id w:val="-588692240"/>
          <w:tag w:val="goog_rdk_626"/>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80A">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80B">
      <w:pPr>
        <w:ind w:left="1440" w:firstLine="0"/>
        <w:rPr/>
      </w:pPr>
      <w:r w:rsidDel="00000000" w:rsidR="00000000" w:rsidRPr="00000000">
        <w:rPr>
          <w:rtl w:val="0"/>
        </w:rPr>
        <w:t xml:space="preserve">English speech quirks:</w:t>
      </w:r>
    </w:p>
    <w:p w:rsidR="00000000" w:rsidDel="00000000" w:rsidP="00000000" w:rsidRDefault="00000000" w:rsidRPr="00000000" w14:paraId="0000080C">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80D">
      <w:pPr>
        <w:ind w:left="720" w:firstLine="720"/>
        <w:rPr/>
      </w:pPr>
      <w:r w:rsidDel="00000000" w:rsidR="00000000" w:rsidRPr="00000000">
        <w:rPr>
          <w:rtl w:val="0"/>
        </w:rPr>
        <w:t xml:space="preserve">Notes:</w:t>
      </w:r>
    </w:p>
    <w:p w:rsidR="00000000" w:rsidDel="00000000" w:rsidP="00000000" w:rsidRDefault="00000000" w:rsidRPr="00000000" w14:paraId="0000080E">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80F">
      <w:pPr>
        <w:numPr>
          <w:ilvl w:val="0"/>
          <w:numId w:val="5"/>
        </w:numPr>
        <w:ind w:left="2520" w:hanging="360"/>
        <w:rPr/>
      </w:pPr>
      <w:r w:rsidDel="00000000" w:rsidR="00000000" w:rsidRPr="00000000">
        <w:rPr>
          <w:rtl w:val="0"/>
        </w:rPr>
        <w:t xml:space="preserve">Hair color should be written as “blazing red”</w:t>
      </w:r>
      <w:r w:rsidDel="00000000" w:rsidR="00000000" w:rsidRPr="00000000">
        <w:rPr>
          <w:rtl w:val="0"/>
        </w:rPr>
      </w:r>
    </w:p>
    <w:p w:rsidR="00000000" w:rsidDel="00000000" w:rsidP="00000000" w:rsidRDefault="00000000" w:rsidRPr="00000000" w14:paraId="00000810">
      <w:pPr>
        <w:rPr>
          <w:b w:val="1"/>
        </w:rPr>
      </w:pPr>
      <w:r w:rsidDel="00000000" w:rsidR="00000000" w:rsidRPr="00000000">
        <w:rPr>
          <w:rtl w:val="0"/>
        </w:rPr>
      </w:r>
    </w:p>
    <w:p w:rsidR="00000000" w:rsidDel="00000000" w:rsidP="00000000" w:rsidRDefault="00000000" w:rsidRPr="00000000" w14:paraId="00000811">
      <w:pPr>
        <w:pStyle w:val="Heading4"/>
        <w:rPr/>
      </w:pPr>
      <w:bookmarkStart w:colFirst="0" w:colLast="0" w:name="_heading=h.1f68lfekpxig" w:id="51"/>
      <w:bookmarkEnd w:id="51"/>
      <w:r w:rsidDel="00000000" w:rsidR="00000000" w:rsidRPr="00000000">
        <w:rPr>
          <w:rtl w:val="0"/>
        </w:rPr>
        <w:t xml:space="preserve">Priscilla Barielle</w:t>
      </w:r>
    </w:p>
    <w:p w:rsidR="00000000" w:rsidDel="00000000" w:rsidP="00000000" w:rsidRDefault="00000000" w:rsidRPr="00000000" w14:paraId="00000812">
      <w:pPr>
        <w:rPr/>
      </w:pPr>
      <w:sdt>
        <w:sdtPr>
          <w:id w:val="848235348"/>
          <w:tag w:val="goog_rdk_627"/>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813">
      <w:pPr>
        <w:rPr/>
      </w:pPr>
      <w:r w:rsidDel="00000000" w:rsidR="00000000" w:rsidRPr="00000000">
        <w:rPr>
          <w:rtl w:val="0"/>
        </w:rPr>
        <w:tab/>
        <w:tab/>
        <w:t xml:space="preserve">Japanese speech quirks:</w:t>
      </w:r>
    </w:p>
    <w:p w:rsidR="00000000" w:rsidDel="00000000" w:rsidP="00000000" w:rsidRDefault="00000000" w:rsidRPr="00000000" w14:paraId="00000814">
      <w:pPr>
        <w:numPr>
          <w:ilvl w:val="0"/>
          <w:numId w:val="5"/>
        </w:numPr>
        <w:ind w:left="2520" w:hanging="360"/>
        <w:rPr/>
      </w:pPr>
      <w:sdt>
        <w:sdtPr>
          <w:id w:val="-334481422"/>
          <w:tag w:val="goog_rdk_628"/>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815">
      <w:pPr>
        <w:numPr>
          <w:ilvl w:val="0"/>
          <w:numId w:val="5"/>
        </w:numPr>
        <w:ind w:left="2520" w:hanging="360"/>
      </w:pPr>
      <w:sdt>
        <w:sdtPr>
          <w:id w:val="246786762"/>
          <w:tag w:val="goog_rdk_629"/>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816">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817">
      <w:pPr>
        <w:numPr>
          <w:ilvl w:val="0"/>
          <w:numId w:val="5"/>
        </w:numPr>
        <w:ind w:left="2520" w:hanging="360"/>
        <w:rPr/>
      </w:pPr>
      <w:sdt>
        <w:sdtPr>
          <w:id w:val="1477446812"/>
          <w:tag w:val="goog_rdk_630"/>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818">
      <w:pPr>
        <w:numPr>
          <w:ilvl w:val="0"/>
          <w:numId w:val="5"/>
        </w:numPr>
        <w:ind w:left="2520" w:hanging="360"/>
        <w:rPr/>
      </w:pPr>
      <w:sdt>
        <w:sdtPr>
          <w:id w:val="-1342274639"/>
          <w:tag w:val="goog_rdk_631"/>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819">
      <w:pPr>
        <w:numPr>
          <w:ilvl w:val="0"/>
          <w:numId w:val="5"/>
        </w:numPr>
        <w:ind w:left="2520" w:hanging="360"/>
        <w:rPr/>
      </w:pPr>
      <w:sdt>
        <w:sdtPr>
          <w:id w:val="1452301588"/>
          <w:tag w:val="goog_rdk_632"/>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81A">
      <w:pPr>
        <w:ind w:left="1440" w:firstLine="0"/>
        <w:rPr/>
      </w:pPr>
      <w:r w:rsidDel="00000000" w:rsidR="00000000" w:rsidRPr="00000000">
        <w:rPr>
          <w:rtl w:val="0"/>
        </w:rPr>
        <w:t xml:space="preserve">English speech quirks:</w:t>
      </w:r>
    </w:p>
    <w:p w:rsidR="00000000" w:rsidDel="00000000" w:rsidP="00000000" w:rsidRDefault="00000000" w:rsidRPr="00000000" w14:paraId="0000081B">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81C">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81D">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81E">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81F">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820">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821">
      <w:pPr>
        <w:ind w:left="1440" w:firstLine="0"/>
        <w:rPr/>
      </w:pPr>
      <w:r w:rsidDel="00000000" w:rsidR="00000000" w:rsidRPr="00000000">
        <w:rPr>
          <w:rtl w:val="0"/>
        </w:rPr>
        <w:t xml:space="preserve">Notes:</w:t>
      </w:r>
    </w:p>
    <w:p w:rsidR="00000000" w:rsidDel="00000000" w:rsidP="00000000" w:rsidRDefault="00000000" w:rsidRPr="00000000" w14:paraId="00000822">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823">
      <w:pPr>
        <w:rPr>
          <w:b w:val="1"/>
        </w:rPr>
      </w:pPr>
      <w:r w:rsidDel="00000000" w:rsidR="00000000" w:rsidRPr="00000000">
        <w:rPr>
          <w:rtl w:val="0"/>
        </w:rPr>
      </w:r>
    </w:p>
    <w:p w:rsidR="00000000" w:rsidDel="00000000" w:rsidP="00000000" w:rsidRDefault="00000000" w:rsidRPr="00000000" w14:paraId="00000824">
      <w:pPr>
        <w:pStyle w:val="Heading4"/>
        <w:rPr/>
      </w:pPr>
      <w:bookmarkStart w:colFirst="0" w:colLast="0" w:name="_heading=h.ku9lhfg0wlo1" w:id="52"/>
      <w:bookmarkEnd w:id="52"/>
      <w:r w:rsidDel="00000000" w:rsidR="00000000" w:rsidRPr="00000000">
        <w:rPr>
          <w:rtl w:val="0"/>
        </w:rPr>
        <w:t xml:space="preserve">Schult</w:t>
      </w:r>
    </w:p>
    <w:p w:rsidR="00000000" w:rsidDel="00000000" w:rsidP="00000000" w:rsidRDefault="00000000" w:rsidRPr="00000000" w14:paraId="00000825">
      <w:pPr>
        <w:rPr/>
      </w:pPr>
      <w:sdt>
        <w:sdtPr>
          <w:id w:val="-1726558340"/>
          <w:tag w:val="goog_rdk_633"/>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826">
      <w:pPr>
        <w:rPr/>
      </w:pPr>
      <w:r w:rsidDel="00000000" w:rsidR="00000000" w:rsidRPr="00000000">
        <w:rPr>
          <w:rtl w:val="0"/>
        </w:rPr>
        <w:tab/>
        <w:tab/>
        <w:t xml:space="preserve">Japanese speech quirks:</w:t>
      </w:r>
    </w:p>
    <w:p w:rsidR="00000000" w:rsidDel="00000000" w:rsidP="00000000" w:rsidRDefault="00000000" w:rsidRPr="00000000" w14:paraId="00000827">
      <w:pPr>
        <w:numPr>
          <w:ilvl w:val="0"/>
          <w:numId w:val="5"/>
        </w:numPr>
        <w:ind w:left="2520" w:hanging="360"/>
        <w:rPr/>
      </w:pPr>
      <w:sdt>
        <w:sdtPr>
          <w:id w:val="-1026401969"/>
          <w:tag w:val="goog_rdk_634"/>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28">
      <w:pPr>
        <w:ind w:left="1440" w:firstLine="0"/>
        <w:rPr/>
      </w:pPr>
      <w:r w:rsidDel="00000000" w:rsidR="00000000" w:rsidRPr="00000000">
        <w:rPr>
          <w:rtl w:val="0"/>
        </w:rPr>
        <w:t xml:space="preserve">English speech quirks:</w:t>
      </w:r>
    </w:p>
    <w:p w:rsidR="00000000" w:rsidDel="00000000" w:rsidP="00000000" w:rsidRDefault="00000000" w:rsidRPr="00000000" w14:paraId="00000829">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82A">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82B">
      <w:pPr>
        <w:numPr>
          <w:ilvl w:val="0"/>
          <w:numId w:val="5"/>
        </w:numPr>
        <w:ind w:left="2520" w:hanging="360"/>
        <w:rPr/>
      </w:pPr>
      <w:sdt>
        <w:sdtPr>
          <w:id w:val="1870135982"/>
          <w:tag w:val="goog_rdk_635"/>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82C">
      <w:pPr>
        <w:ind w:left="1440" w:firstLine="0"/>
        <w:rPr/>
      </w:pPr>
      <w:r w:rsidDel="00000000" w:rsidR="00000000" w:rsidRPr="00000000">
        <w:rPr>
          <w:rtl w:val="0"/>
        </w:rPr>
        <w:t xml:space="preserve">Notes:</w:t>
      </w:r>
    </w:p>
    <w:p w:rsidR="00000000" w:rsidDel="00000000" w:rsidP="00000000" w:rsidRDefault="00000000" w:rsidRPr="00000000" w14:paraId="0000082D">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82E">
      <w:pPr>
        <w:ind w:left="0" w:firstLine="0"/>
        <w:rPr/>
      </w:pPr>
      <w:r w:rsidDel="00000000" w:rsidR="00000000" w:rsidRPr="00000000">
        <w:rPr>
          <w:rtl w:val="0"/>
        </w:rPr>
      </w:r>
    </w:p>
    <w:p w:rsidR="00000000" w:rsidDel="00000000" w:rsidP="00000000" w:rsidRDefault="00000000" w:rsidRPr="00000000" w14:paraId="0000082F">
      <w:pPr>
        <w:rPr>
          <w:b w:val="1"/>
        </w:rPr>
      </w:pPr>
      <w:r w:rsidDel="00000000" w:rsidR="00000000" w:rsidRPr="00000000">
        <w:rPr>
          <w:rtl w:val="0"/>
        </w:rPr>
      </w:r>
    </w:p>
    <w:p w:rsidR="00000000" w:rsidDel="00000000" w:rsidP="00000000" w:rsidRDefault="00000000" w:rsidRPr="00000000" w14:paraId="00000830">
      <w:pPr>
        <w:pStyle w:val="Heading4"/>
        <w:rPr>
          <w:sz w:val="24"/>
          <w:szCs w:val="24"/>
        </w:rPr>
      </w:pPr>
      <w:bookmarkStart w:colFirst="0" w:colLast="0" w:name="_heading=h.nlyul5kczv10" w:id="53"/>
      <w:bookmarkEnd w:id="53"/>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831">
      <w:pPr>
        <w:rPr/>
      </w:pPr>
      <w:r w:rsidDel="00000000" w:rsidR="00000000" w:rsidRPr="00000000">
        <w:rPr>
          <w:b w:val="1"/>
          <w:sz w:val="24"/>
          <w:szCs w:val="24"/>
          <w:rtl w:val="0"/>
        </w:rPr>
        <w:tab/>
      </w:r>
      <w:sdt>
        <w:sdtPr>
          <w:id w:val="-203313307"/>
          <w:tag w:val="goog_rdk_636"/>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832">
      <w:pPr>
        <w:rPr/>
      </w:pPr>
      <w:r w:rsidDel="00000000" w:rsidR="00000000" w:rsidRPr="00000000">
        <w:rPr>
          <w:rtl w:val="0"/>
        </w:rPr>
        <w:tab/>
        <w:tab/>
        <w:t xml:space="preserve">Japanese speech quirks:</w:t>
      </w:r>
    </w:p>
    <w:p w:rsidR="00000000" w:rsidDel="00000000" w:rsidP="00000000" w:rsidRDefault="00000000" w:rsidRPr="00000000" w14:paraId="00000833">
      <w:pPr>
        <w:numPr>
          <w:ilvl w:val="0"/>
          <w:numId w:val="5"/>
        </w:numPr>
        <w:ind w:left="2520" w:hanging="360"/>
      </w:pPr>
      <w:sdt>
        <w:sdtPr>
          <w:id w:val="907161234"/>
          <w:tag w:val="goog_rdk_63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34">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835">
      <w:pPr>
        <w:ind w:left="1440" w:firstLine="0"/>
        <w:rPr/>
      </w:pPr>
      <w:r w:rsidDel="00000000" w:rsidR="00000000" w:rsidRPr="00000000">
        <w:rPr>
          <w:rtl w:val="0"/>
        </w:rPr>
        <w:t xml:space="preserve">English speech quirks:</w:t>
      </w:r>
    </w:p>
    <w:p w:rsidR="00000000" w:rsidDel="00000000" w:rsidP="00000000" w:rsidRDefault="00000000" w:rsidRPr="00000000" w14:paraId="00000836">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837">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838">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839">
      <w:pPr>
        <w:ind w:left="1440" w:firstLine="0"/>
        <w:rPr/>
      </w:pPr>
      <w:r w:rsidDel="00000000" w:rsidR="00000000" w:rsidRPr="00000000">
        <w:rPr>
          <w:rtl w:val="0"/>
        </w:rPr>
        <w:t xml:space="preserve">Notes:</w:t>
      </w:r>
    </w:p>
    <w:p w:rsidR="00000000" w:rsidDel="00000000" w:rsidP="00000000" w:rsidRDefault="00000000" w:rsidRPr="00000000" w14:paraId="0000083A">
      <w:pPr>
        <w:numPr>
          <w:ilvl w:val="0"/>
          <w:numId w:val="5"/>
        </w:numPr>
        <w:ind w:left="2520" w:hanging="360"/>
      </w:pPr>
      <w:sdt>
        <w:sdtPr>
          <w:id w:val="2009231972"/>
          <w:tag w:val="goog_rdk_638"/>
        </w:sdtPr>
        <w:sdtContent>
          <w:r w:rsidDel="00000000" w:rsidR="00000000" w:rsidRPr="00000000">
            <w:rPr>
              <w:rFonts w:ascii="Arial Unicode MS" w:cs="Arial Unicode MS" w:eastAsia="Arial Unicode MS" w:hAnsi="Arial Unicode MS"/>
              <w:rtl w:val="0"/>
            </w:rPr>
            <w:t xml:space="preserve">Refers to Priscilla with “奥様”, which should be translated as “Madam” or “the Madam”</w:t>
          </w:r>
        </w:sdtContent>
      </w:sdt>
    </w:p>
    <w:p w:rsidR="00000000" w:rsidDel="00000000" w:rsidP="00000000" w:rsidRDefault="00000000" w:rsidRPr="00000000" w14:paraId="0000083B">
      <w:pPr>
        <w:ind w:left="2520" w:firstLine="0"/>
        <w:rPr/>
      </w:pPr>
      <w:r w:rsidDel="00000000" w:rsidR="00000000" w:rsidRPr="00000000">
        <w:rPr>
          <w:rtl w:val="0"/>
        </w:rPr>
      </w:r>
    </w:p>
    <w:p w:rsidR="00000000" w:rsidDel="00000000" w:rsidP="00000000" w:rsidRDefault="00000000" w:rsidRPr="00000000" w14:paraId="0000083C">
      <w:pPr>
        <w:pStyle w:val="Heading3"/>
        <w:rPr>
          <w:b w:val="1"/>
          <w:sz w:val="28"/>
          <w:szCs w:val="28"/>
        </w:rPr>
      </w:pPr>
      <w:bookmarkStart w:colFirst="0" w:colLast="0" w:name="_heading=h.aeh77d5h7ego" w:id="54"/>
      <w:bookmarkEnd w:id="54"/>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83D">
      <w:pPr>
        <w:rPr>
          <w:b w:val="1"/>
        </w:rPr>
      </w:pPr>
      <w:r w:rsidDel="00000000" w:rsidR="00000000" w:rsidRPr="00000000">
        <w:rPr>
          <w:rtl w:val="0"/>
        </w:rPr>
      </w:r>
    </w:p>
    <w:p w:rsidR="00000000" w:rsidDel="00000000" w:rsidP="00000000" w:rsidRDefault="00000000" w:rsidRPr="00000000" w14:paraId="0000083E">
      <w:pPr>
        <w:pStyle w:val="Heading4"/>
        <w:rPr/>
      </w:pPr>
      <w:bookmarkStart w:colFirst="0" w:colLast="0" w:name="_heading=h.ttpk4fx43zzj" w:id="55"/>
      <w:bookmarkEnd w:id="55"/>
      <w:r w:rsidDel="00000000" w:rsidR="00000000" w:rsidRPr="00000000">
        <w:rPr>
          <w:rtl w:val="0"/>
        </w:rPr>
        <w:t xml:space="preserve">Anastasia Hoshin</w:t>
      </w:r>
    </w:p>
    <w:p w:rsidR="00000000" w:rsidDel="00000000" w:rsidP="00000000" w:rsidRDefault="00000000" w:rsidRPr="00000000" w14:paraId="0000083F">
      <w:pPr>
        <w:rPr/>
      </w:pPr>
      <w:sdt>
        <w:sdtPr>
          <w:id w:val="1302249675"/>
          <w:tag w:val="goog_rdk_639"/>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840">
      <w:pPr>
        <w:ind w:firstLine="720"/>
        <w:rPr/>
      </w:pPr>
      <w:r w:rsidDel="00000000" w:rsidR="00000000" w:rsidRPr="00000000">
        <w:rPr>
          <w:rtl w:val="0"/>
        </w:rPr>
        <w:tab/>
        <w:t xml:space="preserve">Japanese speech quirks:</w:t>
      </w:r>
    </w:p>
    <w:p w:rsidR="00000000" w:rsidDel="00000000" w:rsidP="00000000" w:rsidRDefault="00000000" w:rsidRPr="00000000" w14:paraId="00000841">
      <w:pPr>
        <w:numPr>
          <w:ilvl w:val="0"/>
          <w:numId w:val="5"/>
        </w:numPr>
        <w:ind w:left="2520" w:hanging="360"/>
        <w:rPr/>
      </w:pPr>
      <w:sdt>
        <w:sdtPr>
          <w:id w:val="744919480"/>
          <w:tag w:val="goog_rdk_640"/>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842">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843">
      <w:pPr>
        <w:numPr>
          <w:ilvl w:val="0"/>
          <w:numId w:val="5"/>
        </w:numPr>
        <w:ind w:left="2520" w:hanging="360"/>
        <w:rPr>
          <w:u w:val="none"/>
        </w:rPr>
      </w:pPr>
      <w:sdt>
        <w:sdtPr>
          <w:id w:val="796546948"/>
          <w:tag w:val="goog_rdk_641"/>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844">
      <w:pPr>
        <w:ind w:left="1440" w:firstLine="0"/>
        <w:rPr/>
      </w:pPr>
      <w:r w:rsidDel="00000000" w:rsidR="00000000" w:rsidRPr="00000000">
        <w:rPr>
          <w:rtl w:val="0"/>
        </w:rPr>
        <w:t xml:space="preserve">English speech quirks:</w:t>
      </w:r>
    </w:p>
    <w:p w:rsidR="00000000" w:rsidDel="00000000" w:rsidP="00000000" w:rsidRDefault="00000000" w:rsidRPr="00000000" w14:paraId="00000845">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846">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847">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848">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849">
      <w:pPr>
        <w:ind w:left="720" w:firstLine="720"/>
        <w:rPr/>
      </w:pPr>
      <w:r w:rsidDel="00000000" w:rsidR="00000000" w:rsidRPr="00000000">
        <w:rPr>
          <w:rtl w:val="0"/>
        </w:rPr>
        <w:t xml:space="preserve">Notes:</w:t>
      </w:r>
    </w:p>
    <w:p w:rsidR="00000000" w:rsidDel="00000000" w:rsidP="00000000" w:rsidRDefault="00000000" w:rsidRPr="00000000" w14:paraId="0000084A">
      <w:pPr>
        <w:numPr>
          <w:ilvl w:val="0"/>
          <w:numId w:val="5"/>
        </w:numPr>
        <w:ind w:left="2520" w:hanging="360"/>
        <w:rPr/>
      </w:pPr>
      <w:sdt>
        <w:sdtPr>
          <w:id w:val="1489679787"/>
          <w:tag w:val="goog_rdk_642"/>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84B">
      <w:pPr>
        <w:numPr>
          <w:ilvl w:val="0"/>
          <w:numId w:val="5"/>
        </w:numPr>
        <w:ind w:left="2520" w:hanging="360"/>
        <w:rPr/>
      </w:pPr>
      <w:sdt>
        <w:sdtPr>
          <w:id w:val="-1164207129"/>
          <w:tag w:val="goog_rdk_643"/>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84C">
      <w:pPr>
        <w:numPr>
          <w:ilvl w:val="0"/>
          <w:numId w:val="5"/>
        </w:numPr>
        <w:ind w:left="2520" w:hanging="360"/>
        <w:rPr/>
      </w:pPr>
      <w:sdt>
        <w:sdtPr>
          <w:id w:val="-1908173195"/>
          <w:tag w:val="goog_rdk_644"/>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84D">
      <w:pPr>
        <w:rPr>
          <w:b w:val="1"/>
        </w:rPr>
      </w:pPr>
      <w:r w:rsidDel="00000000" w:rsidR="00000000" w:rsidRPr="00000000">
        <w:rPr>
          <w:rtl w:val="0"/>
        </w:rPr>
      </w:r>
    </w:p>
    <w:p w:rsidR="00000000" w:rsidDel="00000000" w:rsidP="00000000" w:rsidRDefault="00000000" w:rsidRPr="00000000" w14:paraId="0000084E">
      <w:pPr>
        <w:pStyle w:val="Heading4"/>
        <w:rPr/>
      </w:pPr>
      <w:bookmarkStart w:colFirst="0" w:colLast="0" w:name="_heading=h.qo8q92ydgwrq" w:id="57"/>
      <w:bookmarkEnd w:id="57"/>
      <w:r w:rsidDel="00000000" w:rsidR="00000000" w:rsidRPr="00000000">
        <w:rPr>
          <w:rtl w:val="0"/>
        </w:rPr>
        <w:t xml:space="preserve">Eridna</w:t>
      </w:r>
    </w:p>
    <w:p w:rsidR="00000000" w:rsidDel="00000000" w:rsidP="00000000" w:rsidRDefault="00000000" w:rsidRPr="00000000" w14:paraId="0000084F">
      <w:pPr>
        <w:rPr/>
      </w:pPr>
      <w:sdt>
        <w:sdtPr>
          <w:id w:val="-114796410"/>
          <w:tag w:val="goog_rdk_645"/>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850">
      <w:pPr>
        <w:rPr/>
      </w:pPr>
      <w:r w:rsidDel="00000000" w:rsidR="00000000" w:rsidRPr="00000000">
        <w:rPr>
          <w:rtl w:val="0"/>
        </w:rPr>
        <w:tab/>
        <w:tab/>
        <w:t xml:space="preserve">Japanese speech quirks:</w:t>
      </w:r>
    </w:p>
    <w:p w:rsidR="00000000" w:rsidDel="00000000" w:rsidP="00000000" w:rsidRDefault="00000000" w:rsidRPr="00000000" w14:paraId="00000851">
      <w:pPr>
        <w:numPr>
          <w:ilvl w:val="0"/>
          <w:numId w:val="5"/>
        </w:numPr>
        <w:ind w:left="2520" w:hanging="360"/>
        <w:rPr/>
      </w:pPr>
      <w:sdt>
        <w:sdtPr>
          <w:id w:val="1761746611"/>
          <w:tag w:val="goog_rdk_646"/>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852">
      <w:pPr>
        <w:ind w:left="1440" w:firstLine="0"/>
        <w:rPr/>
      </w:pPr>
      <w:r w:rsidDel="00000000" w:rsidR="00000000" w:rsidRPr="00000000">
        <w:rPr>
          <w:rtl w:val="0"/>
        </w:rPr>
        <w:t xml:space="preserve">English speech quirks:</w:t>
      </w:r>
    </w:p>
    <w:p w:rsidR="00000000" w:rsidDel="00000000" w:rsidP="00000000" w:rsidRDefault="00000000" w:rsidRPr="00000000" w14:paraId="00000853">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54">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855">
      <w:pPr>
        <w:ind w:left="1440" w:firstLine="0"/>
        <w:rPr/>
      </w:pPr>
      <w:r w:rsidDel="00000000" w:rsidR="00000000" w:rsidRPr="00000000">
        <w:rPr>
          <w:rtl w:val="0"/>
        </w:rPr>
        <w:t xml:space="preserve">Notes:</w:t>
      </w:r>
    </w:p>
    <w:p w:rsidR="00000000" w:rsidDel="00000000" w:rsidP="00000000" w:rsidRDefault="00000000" w:rsidRPr="00000000" w14:paraId="00000856">
      <w:pPr>
        <w:numPr>
          <w:ilvl w:val="0"/>
          <w:numId w:val="5"/>
        </w:numPr>
        <w:ind w:left="2520" w:hanging="360"/>
        <w:rPr/>
      </w:pPr>
      <w:sdt>
        <w:sdtPr>
          <w:id w:val="-1886830643"/>
          <w:tag w:val="goog_rdk_647"/>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pStyle w:val="Heading4"/>
        <w:rPr/>
      </w:pPr>
      <w:bookmarkStart w:colFirst="0" w:colLast="0" w:name="_heading=h.wix2b7vooc4b" w:id="58"/>
      <w:bookmarkEnd w:id="58"/>
      <w:r w:rsidDel="00000000" w:rsidR="00000000" w:rsidRPr="00000000">
        <w:rPr>
          <w:rtl w:val="0"/>
        </w:rPr>
        <w:t xml:space="preserve">Hetaro Pearlbatton (WIP)</w:t>
      </w:r>
    </w:p>
    <w:p w:rsidR="00000000" w:rsidDel="00000000" w:rsidP="00000000" w:rsidRDefault="00000000" w:rsidRPr="00000000" w14:paraId="00000859">
      <w:pPr>
        <w:rPr/>
      </w:pPr>
      <w:sdt>
        <w:sdtPr>
          <w:id w:val="-2140803198"/>
          <w:tag w:val="goog_rdk_648"/>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85A">
      <w:pPr>
        <w:rPr/>
      </w:pPr>
      <w:r w:rsidDel="00000000" w:rsidR="00000000" w:rsidRPr="00000000">
        <w:rPr>
          <w:rtl w:val="0"/>
        </w:rPr>
        <w:tab/>
        <w:tab/>
        <w:t xml:space="preserve">Japanese speech quirks:</w:t>
      </w:r>
    </w:p>
    <w:p w:rsidR="00000000" w:rsidDel="00000000" w:rsidP="00000000" w:rsidRDefault="00000000" w:rsidRPr="00000000" w14:paraId="0000085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D">
      <w:pPr>
        <w:ind w:left="1440" w:firstLine="0"/>
        <w:rPr/>
      </w:pPr>
      <w:r w:rsidDel="00000000" w:rsidR="00000000" w:rsidRPr="00000000">
        <w:rPr>
          <w:rtl w:val="0"/>
        </w:rPr>
        <w:t xml:space="preserve">English speech quirks:</w:t>
      </w:r>
    </w:p>
    <w:p w:rsidR="00000000" w:rsidDel="00000000" w:rsidP="00000000" w:rsidRDefault="00000000" w:rsidRPr="00000000" w14:paraId="0000085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0">
      <w:pPr>
        <w:ind w:left="1440" w:firstLine="0"/>
        <w:rPr/>
      </w:pPr>
      <w:r w:rsidDel="00000000" w:rsidR="00000000" w:rsidRPr="00000000">
        <w:rPr>
          <w:rtl w:val="0"/>
        </w:rPr>
        <w:t xml:space="preserve">Notes:</w:t>
      </w:r>
    </w:p>
    <w:p w:rsidR="00000000" w:rsidDel="00000000" w:rsidP="00000000" w:rsidRDefault="00000000" w:rsidRPr="00000000" w14:paraId="00000861">
      <w:pPr>
        <w:numPr>
          <w:ilvl w:val="0"/>
          <w:numId w:val="5"/>
        </w:numPr>
        <w:ind w:left="2520" w:hanging="360"/>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pStyle w:val="Heading4"/>
        <w:rPr/>
      </w:pPr>
      <w:bookmarkStart w:colFirst="0" w:colLast="0" w:name="_heading=h.kc8veqnnpbr5" w:id="59"/>
      <w:bookmarkEnd w:id="59"/>
      <w:r w:rsidDel="00000000" w:rsidR="00000000" w:rsidRPr="00000000">
        <w:rPr>
          <w:rtl w:val="0"/>
        </w:rPr>
        <w:t xml:space="preserve">Julius Juukulius</w:t>
      </w:r>
    </w:p>
    <w:p w:rsidR="00000000" w:rsidDel="00000000" w:rsidP="00000000" w:rsidRDefault="00000000" w:rsidRPr="00000000" w14:paraId="00000864">
      <w:pPr>
        <w:rPr/>
      </w:pPr>
      <w:sdt>
        <w:sdtPr>
          <w:id w:val="1324356444"/>
          <w:tag w:val="goog_rdk_649"/>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865">
      <w:pPr>
        <w:rPr/>
      </w:pPr>
      <w:r w:rsidDel="00000000" w:rsidR="00000000" w:rsidRPr="00000000">
        <w:rPr>
          <w:rtl w:val="0"/>
        </w:rPr>
        <w:tab/>
        <w:tab/>
        <w:t xml:space="preserve">Japanese speech quirks:</w:t>
      </w:r>
    </w:p>
    <w:p w:rsidR="00000000" w:rsidDel="00000000" w:rsidP="00000000" w:rsidRDefault="00000000" w:rsidRPr="00000000" w14:paraId="00000866">
      <w:pPr>
        <w:numPr>
          <w:ilvl w:val="0"/>
          <w:numId w:val="5"/>
        </w:numPr>
        <w:ind w:left="2520" w:hanging="360"/>
        <w:rPr/>
      </w:pPr>
      <w:sdt>
        <w:sdtPr>
          <w:id w:val="-1860494253"/>
          <w:tag w:val="goog_rdk_65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67">
      <w:pPr>
        <w:ind w:left="1440" w:firstLine="0"/>
        <w:rPr/>
      </w:pPr>
      <w:r w:rsidDel="00000000" w:rsidR="00000000" w:rsidRPr="00000000">
        <w:rPr>
          <w:rtl w:val="0"/>
        </w:rPr>
        <w:t xml:space="preserve">English speech quirks:</w:t>
      </w:r>
    </w:p>
    <w:p w:rsidR="00000000" w:rsidDel="00000000" w:rsidP="00000000" w:rsidRDefault="00000000" w:rsidRPr="00000000" w14:paraId="00000868">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69">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86A">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86B">
      <w:pPr>
        <w:ind w:left="1440" w:firstLine="0"/>
        <w:rPr/>
      </w:pPr>
      <w:r w:rsidDel="00000000" w:rsidR="00000000" w:rsidRPr="00000000">
        <w:rPr>
          <w:rtl w:val="0"/>
        </w:rPr>
        <w:t xml:space="preserve">Notes:</w:t>
      </w:r>
    </w:p>
    <w:p w:rsidR="00000000" w:rsidDel="00000000" w:rsidP="00000000" w:rsidRDefault="00000000" w:rsidRPr="00000000" w14:paraId="0000086C">
      <w:pPr>
        <w:numPr>
          <w:ilvl w:val="0"/>
          <w:numId w:val="5"/>
        </w:numPr>
        <w:ind w:left="2520" w:hanging="360"/>
        <w:rPr/>
      </w:pPr>
      <w:sdt>
        <w:sdtPr>
          <w:id w:val="1682646118"/>
          <w:tag w:val="goog_rdk_651"/>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86D">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86E">
      <w:pPr>
        <w:numPr>
          <w:ilvl w:val="1"/>
          <w:numId w:val="5"/>
        </w:numPr>
        <w:ind w:left="3240" w:hanging="360"/>
        <w:rPr/>
      </w:pPr>
      <w:sdt>
        <w:sdtPr>
          <w:id w:val="-847696972"/>
          <w:tag w:val="goog_rdk_652"/>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86F">
      <w:pPr>
        <w:numPr>
          <w:ilvl w:val="1"/>
          <w:numId w:val="5"/>
        </w:numPr>
        <w:ind w:left="3240" w:hanging="360"/>
        <w:rPr/>
      </w:pPr>
      <w:sdt>
        <w:sdtPr>
          <w:id w:val="1021075136"/>
          <w:tag w:val="goog_rdk_653"/>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870">
      <w:pPr>
        <w:numPr>
          <w:ilvl w:val="1"/>
          <w:numId w:val="5"/>
        </w:numPr>
        <w:ind w:left="3240" w:hanging="360"/>
        <w:rPr/>
      </w:pPr>
      <w:sdt>
        <w:sdtPr>
          <w:id w:val="1231468618"/>
          <w:tag w:val="goog_rdk_654"/>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871">
      <w:pPr>
        <w:numPr>
          <w:ilvl w:val="1"/>
          <w:numId w:val="5"/>
        </w:numPr>
        <w:ind w:left="3240" w:hanging="360"/>
        <w:rPr/>
      </w:pPr>
      <w:sdt>
        <w:sdtPr>
          <w:id w:val="-631679966"/>
          <w:tag w:val="goog_rdk_655"/>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872">
      <w:pPr>
        <w:numPr>
          <w:ilvl w:val="1"/>
          <w:numId w:val="5"/>
        </w:numPr>
        <w:ind w:left="3240" w:hanging="360"/>
        <w:rPr/>
      </w:pPr>
      <w:sdt>
        <w:sdtPr>
          <w:id w:val="929449051"/>
          <w:tag w:val="goog_rdk_656"/>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873">
      <w:pPr>
        <w:numPr>
          <w:ilvl w:val="1"/>
          <w:numId w:val="5"/>
        </w:numPr>
        <w:ind w:left="3240" w:hanging="360"/>
        <w:rPr/>
      </w:pPr>
      <w:sdt>
        <w:sdtPr>
          <w:id w:val="81590520"/>
          <w:tag w:val="goog_rdk_657"/>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pStyle w:val="Heading4"/>
        <w:rPr/>
      </w:pPr>
      <w:bookmarkStart w:colFirst="0" w:colLast="0" w:name="_heading=h.wu1gvr6zsq6f" w:id="60"/>
      <w:bookmarkEnd w:id="60"/>
      <w:r w:rsidDel="00000000" w:rsidR="00000000" w:rsidRPr="00000000">
        <w:rPr>
          <w:rtl w:val="0"/>
        </w:rPr>
        <w:t xml:space="preserve">Mimi Pearlbatton (WIP)</w:t>
      </w:r>
    </w:p>
    <w:p w:rsidR="00000000" w:rsidDel="00000000" w:rsidP="00000000" w:rsidRDefault="00000000" w:rsidRPr="00000000" w14:paraId="00000876">
      <w:pPr>
        <w:rPr/>
      </w:pPr>
      <w:sdt>
        <w:sdtPr>
          <w:id w:val="-1985606281"/>
          <w:tag w:val="goog_rdk_658"/>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877">
      <w:pPr>
        <w:rPr/>
      </w:pPr>
      <w:r w:rsidDel="00000000" w:rsidR="00000000" w:rsidRPr="00000000">
        <w:rPr>
          <w:rtl w:val="0"/>
        </w:rPr>
        <w:tab/>
        <w:tab/>
        <w:t xml:space="preserve">Japanese speech quirks:</w:t>
      </w:r>
    </w:p>
    <w:p w:rsidR="00000000" w:rsidDel="00000000" w:rsidP="00000000" w:rsidRDefault="00000000" w:rsidRPr="00000000" w14:paraId="00000878">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7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A">
      <w:pPr>
        <w:ind w:left="1440" w:firstLine="0"/>
        <w:rPr/>
      </w:pPr>
      <w:r w:rsidDel="00000000" w:rsidR="00000000" w:rsidRPr="00000000">
        <w:rPr>
          <w:rtl w:val="0"/>
        </w:rPr>
        <w:t xml:space="preserve">English speech quirks:</w:t>
      </w:r>
    </w:p>
    <w:p w:rsidR="00000000" w:rsidDel="00000000" w:rsidP="00000000" w:rsidRDefault="00000000" w:rsidRPr="00000000" w14:paraId="0000087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D">
      <w:pPr>
        <w:ind w:left="1440" w:firstLine="0"/>
        <w:rPr/>
      </w:pPr>
      <w:r w:rsidDel="00000000" w:rsidR="00000000" w:rsidRPr="00000000">
        <w:rPr>
          <w:rtl w:val="0"/>
        </w:rPr>
        <w:t xml:space="preserve">Notes:</w:t>
      </w:r>
    </w:p>
    <w:p w:rsidR="00000000" w:rsidDel="00000000" w:rsidP="00000000" w:rsidRDefault="00000000" w:rsidRPr="00000000" w14:paraId="0000087E">
      <w:pPr>
        <w:numPr>
          <w:ilvl w:val="0"/>
          <w:numId w:val="5"/>
        </w:numPr>
        <w:ind w:left="2520" w:hanging="360"/>
      </w:pPr>
      <w:r w:rsidDel="00000000" w:rsidR="00000000" w:rsidRPr="00000000">
        <w:rPr>
          <w:rtl w:val="0"/>
        </w:rPr>
      </w:r>
    </w:p>
    <w:p w:rsidR="00000000" w:rsidDel="00000000" w:rsidP="00000000" w:rsidRDefault="00000000" w:rsidRPr="00000000" w14:paraId="0000087F">
      <w:pPr>
        <w:ind w:left="0" w:firstLine="0"/>
        <w:rPr/>
      </w:pPr>
      <w:r w:rsidDel="00000000" w:rsidR="00000000" w:rsidRPr="00000000">
        <w:rPr>
          <w:rtl w:val="0"/>
        </w:rPr>
      </w:r>
    </w:p>
    <w:p w:rsidR="00000000" w:rsidDel="00000000" w:rsidP="00000000" w:rsidRDefault="00000000" w:rsidRPr="00000000" w14:paraId="00000880">
      <w:pPr>
        <w:pStyle w:val="Heading4"/>
        <w:rPr/>
      </w:pPr>
      <w:bookmarkStart w:colFirst="0" w:colLast="0" w:name="_heading=h.6g8gmrqrlmgv" w:id="61"/>
      <w:bookmarkEnd w:id="61"/>
      <w:r w:rsidDel="00000000" w:rsidR="00000000" w:rsidRPr="00000000">
        <w:rPr>
          <w:rtl w:val="0"/>
        </w:rPr>
        <w:t xml:space="preserve">Ricardo Welkin (WIP)</w:t>
      </w:r>
    </w:p>
    <w:p w:rsidR="00000000" w:rsidDel="00000000" w:rsidP="00000000" w:rsidRDefault="00000000" w:rsidRPr="00000000" w14:paraId="00000881">
      <w:pPr>
        <w:rPr/>
      </w:pPr>
      <w:sdt>
        <w:sdtPr>
          <w:id w:val="-1739912853"/>
          <w:tag w:val="goog_rdk_659"/>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82">
      <w:pPr>
        <w:rPr/>
      </w:pPr>
      <w:r w:rsidDel="00000000" w:rsidR="00000000" w:rsidRPr="00000000">
        <w:rPr>
          <w:rtl w:val="0"/>
        </w:rPr>
        <w:tab/>
        <w:tab/>
        <w:t xml:space="preserve">Japanese speech quirks:</w:t>
      </w:r>
    </w:p>
    <w:p w:rsidR="00000000" w:rsidDel="00000000" w:rsidP="00000000" w:rsidRDefault="00000000" w:rsidRPr="00000000" w14:paraId="00000883">
      <w:pPr>
        <w:numPr>
          <w:ilvl w:val="0"/>
          <w:numId w:val="5"/>
        </w:numPr>
        <w:ind w:left="2520" w:hanging="360"/>
      </w:pPr>
      <w:sdt>
        <w:sdtPr>
          <w:id w:val="-46793174"/>
          <w:tag w:val="goog_rdk_660"/>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8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5">
      <w:pPr>
        <w:ind w:left="1440" w:firstLine="0"/>
        <w:rPr/>
      </w:pPr>
      <w:r w:rsidDel="00000000" w:rsidR="00000000" w:rsidRPr="00000000">
        <w:rPr>
          <w:rtl w:val="0"/>
        </w:rPr>
        <w:t xml:space="preserve">English speech quirks:</w:t>
      </w:r>
    </w:p>
    <w:p w:rsidR="00000000" w:rsidDel="00000000" w:rsidP="00000000" w:rsidRDefault="00000000" w:rsidRPr="00000000" w14:paraId="0000088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8">
      <w:pPr>
        <w:ind w:left="1440" w:firstLine="0"/>
        <w:rPr/>
      </w:pPr>
      <w:r w:rsidDel="00000000" w:rsidR="00000000" w:rsidRPr="00000000">
        <w:rPr>
          <w:rtl w:val="0"/>
        </w:rPr>
        <w:t xml:space="preserve">Notes:</w:t>
      </w:r>
    </w:p>
    <w:p w:rsidR="00000000" w:rsidDel="00000000" w:rsidP="00000000" w:rsidRDefault="00000000" w:rsidRPr="00000000" w14:paraId="00000889">
      <w:pPr>
        <w:numPr>
          <w:ilvl w:val="0"/>
          <w:numId w:val="5"/>
        </w:numPr>
        <w:ind w:left="2520" w:hanging="360"/>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pStyle w:val="Heading4"/>
        <w:rPr/>
      </w:pPr>
      <w:bookmarkStart w:colFirst="0" w:colLast="0" w:name="_heading=h.40csffaqbvf4" w:id="62"/>
      <w:bookmarkEnd w:id="62"/>
      <w:r w:rsidDel="00000000" w:rsidR="00000000" w:rsidRPr="00000000">
        <w:rPr>
          <w:rtl w:val="0"/>
        </w:rPr>
        <w:t xml:space="preserve">Tivey Pearlbatton (WIP)</w:t>
      </w:r>
    </w:p>
    <w:p w:rsidR="00000000" w:rsidDel="00000000" w:rsidP="00000000" w:rsidRDefault="00000000" w:rsidRPr="00000000" w14:paraId="0000088C">
      <w:pPr>
        <w:rPr/>
      </w:pPr>
      <w:sdt>
        <w:sdtPr>
          <w:id w:val="1347439207"/>
          <w:tag w:val="goog_rdk_661"/>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8D">
      <w:pPr>
        <w:rPr/>
      </w:pPr>
      <w:r w:rsidDel="00000000" w:rsidR="00000000" w:rsidRPr="00000000">
        <w:rPr>
          <w:rtl w:val="0"/>
        </w:rPr>
        <w:tab/>
        <w:tab/>
        <w:t xml:space="preserve">Japanese speech quirks:</w:t>
      </w:r>
    </w:p>
    <w:p w:rsidR="00000000" w:rsidDel="00000000" w:rsidP="00000000" w:rsidRDefault="00000000" w:rsidRPr="00000000" w14:paraId="0000088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8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0">
      <w:pPr>
        <w:ind w:left="1440" w:firstLine="0"/>
        <w:rPr/>
      </w:pPr>
      <w:r w:rsidDel="00000000" w:rsidR="00000000" w:rsidRPr="00000000">
        <w:rPr>
          <w:rtl w:val="0"/>
        </w:rPr>
        <w:t xml:space="preserve">English speech quirks:</w:t>
      </w:r>
    </w:p>
    <w:p w:rsidR="00000000" w:rsidDel="00000000" w:rsidP="00000000" w:rsidRDefault="00000000" w:rsidRPr="00000000" w14:paraId="0000089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3">
      <w:pPr>
        <w:ind w:left="1440" w:firstLine="0"/>
        <w:rPr/>
      </w:pPr>
      <w:r w:rsidDel="00000000" w:rsidR="00000000" w:rsidRPr="00000000">
        <w:rPr>
          <w:rtl w:val="0"/>
        </w:rPr>
        <w:t xml:space="preserve">Notes:</w:t>
      </w:r>
    </w:p>
    <w:p w:rsidR="00000000" w:rsidDel="00000000" w:rsidP="00000000" w:rsidRDefault="00000000" w:rsidRPr="00000000" w14:paraId="00000894">
      <w:pPr>
        <w:numPr>
          <w:ilvl w:val="0"/>
          <w:numId w:val="5"/>
        </w:numPr>
        <w:ind w:left="2520" w:hanging="360"/>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b w:val="1"/>
        </w:rPr>
      </w:pPr>
      <w:r w:rsidDel="00000000" w:rsidR="00000000" w:rsidRPr="00000000">
        <w:rPr>
          <w:rtl w:val="0"/>
        </w:rPr>
      </w:r>
    </w:p>
    <w:p w:rsidR="00000000" w:rsidDel="00000000" w:rsidP="00000000" w:rsidRDefault="00000000" w:rsidRPr="00000000" w14:paraId="00000897">
      <w:pPr>
        <w:pStyle w:val="Heading3"/>
        <w:rPr>
          <w:b w:val="1"/>
        </w:rPr>
      </w:pPr>
      <w:bookmarkStart w:colFirst="0" w:colLast="0" w:name="_heading=h.s56dtekl9s7b" w:id="63"/>
      <w:bookmarkEnd w:id="63"/>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98">
      <w:pPr>
        <w:rPr>
          <w:b w:val="1"/>
        </w:rPr>
      </w:pPr>
      <w:r w:rsidDel="00000000" w:rsidR="00000000" w:rsidRPr="00000000">
        <w:rPr>
          <w:rtl w:val="0"/>
        </w:rPr>
      </w:r>
    </w:p>
    <w:p w:rsidR="00000000" w:rsidDel="00000000" w:rsidP="00000000" w:rsidRDefault="00000000" w:rsidRPr="00000000" w14:paraId="00000899">
      <w:pPr>
        <w:rPr>
          <w:b w:val="1"/>
        </w:rPr>
      </w:pPr>
      <w:r w:rsidDel="00000000" w:rsidR="00000000" w:rsidRPr="00000000">
        <w:rPr>
          <w:rtl w:val="0"/>
        </w:rPr>
      </w:r>
    </w:p>
    <w:p w:rsidR="00000000" w:rsidDel="00000000" w:rsidP="00000000" w:rsidRDefault="00000000" w:rsidRPr="00000000" w14:paraId="0000089A">
      <w:pPr>
        <w:pStyle w:val="Heading4"/>
        <w:rPr/>
      </w:pPr>
      <w:bookmarkStart w:colFirst="0" w:colLast="0" w:name="_heading=h.qiqq2sm0tqkd" w:id="64"/>
      <w:bookmarkEnd w:id="64"/>
      <w:r w:rsidDel="00000000" w:rsidR="00000000" w:rsidRPr="00000000">
        <w:rPr>
          <w:rtl w:val="0"/>
        </w:rPr>
        <w:t xml:space="preserve">Camberley (WIP)</w:t>
      </w:r>
    </w:p>
    <w:p w:rsidR="00000000" w:rsidDel="00000000" w:rsidP="00000000" w:rsidRDefault="00000000" w:rsidRPr="00000000" w14:paraId="0000089B">
      <w:pPr>
        <w:rPr/>
      </w:pPr>
      <w:sdt>
        <w:sdtPr>
          <w:id w:val="1814301795"/>
          <w:tag w:val="goog_rdk_662"/>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9C">
      <w:pPr>
        <w:rPr/>
      </w:pPr>
      <w:r w:rsidDel="00000000" w:rsidR="00000000" w:rsidRPr="00000000">
        <w:rPr>
          <w:rtl w:val="0"/>
        </w:rPr>
        <w:tab/>
        <w:tab/>
        <w:t xml:space="preserve">Japanese speech quirks:</w:t>
      </w:r>
    </w:p>
    <w:p w:rsidR="00000000" w:rsidDel="00000000" w:rsidP="00000000" w:rsidRDefault="00000000" w:rsidRPr="00000000" w14:paraId="0000089D">
      <w:pPr>
        <w:numPr>
          <w:ilvl w:val="0"/>
          <w:numId w:val="5"/>
        </w:numPr>
        <w:ind w:left="2520" w:hanging="360"/>
      </w:pPr>
      <w:sdt>
        <w:sdtPr>
          <w:id w:val="-1591076854"/>
          <w:tag w:val="goog_rdk_663"/>
        </w:sdtPr>
        <w:sdtContent>
          <w:r w:rsidDel="00000000" w:rsidR="00000000" w:rsidRPr="00000000">
            <w:rPr>
              <w:rFonts w:ascii="Arial Unicode MS" w:cs="Arial Unicode MS" w:eastAsia="Arial Unicode MS" w:hAnsi="Arial Unicode MS"/>
              <w:rtl w:val="0"/>
            </w:rPr>
            <w:t xml:space="preserve">First person pronoun – “オイラ”</w:t>
          </w:r>
        </w:sdtContent>
      </w:sdt>
    </w:p>
    <w:p w:rsidR="00000000" w:rsidDel="00000000" w:rsidP="00000000" w:rsidRDefault="00000000" w:rsidRPr="00000000" w14:paraId="0000089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F">
      <w:pPr>
        <w:ind w:left="1440" w:firstLine="0"/>
        <w:rPr/>
      </w:pPr>
      <w:r w:rsidDel="00000000" w:rsidR="00000000" w:rsidRPr="00000000">
        <w:rPr>
          <w:rtl w:val="0"/>
        </w:rPr>
        <w:t xml:space="preserve">English speech quirks:</w:t>
      </w:r>
    </w:p>
    <w:p w:rsidR="00000000" w:rsidDel="00000000" w:rsidP="00000000" w:rsidRDefault="00000000" w:rsidRPr="00000000" w14:paraId="000008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2">
      <w:pPr>
        <w:ind w:left="1440" w:firstLine="0"/>
        <w:rPr/>
      </w:pPr>
      <w:r w:rsidDel="00000000" w:rsidR="00000000" w:rsidRPr="00000000">
        <w:rPr>
          <w:rtl w:val="0"/>
        </w:rPr>
        <w:t xml:space="preserve">Notes:</w:t>
      </w:r>
    </w:p>
    <w:p w:rsidR="00000000" w:rsidDel="00000000" w:rsidP="00000000" w:rsidRDefault="00000000" w:rsidRPr="00000000" w14:paraId="000008A3">
      <w:pPr>
        <w:numPr>
          <w:ilvl w:val="0"/>
          <w:numId w:val="5"/>
        </w:numPr>
        <w:ind w:left="2520" w:hanging="360"/>
      </w:pPr>
      <w:sdt>
        <w:sdtPr>
          <w:id w:val="-563046915"/>
          <w:tag w:val="goog_rdk_66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A4">
      <w:pPr>
        <w:rPr>
          <w:b w:val="1"/>
        </w:rPr>
      </w:pPr>
      <w:r w:rsidDel="00000000" w:rsidR="00000000" w:rsidRPr="00000000">
        <w:rPr>
          <w:rtl w:val="0"/>
        </w:rPr>
      </w:r>
    </w:p>
    <w:p w:rsidR="00000000" w:rsidDel="00000000" w:rsidP="00000000" w:rsidRDefault="00000000" w:rsidRPr="00000000" w14:paraId="000008A5">
      <w:pPr>
        <w:pStyle w:val="Heading4"/>
        <w:rPr/>
      </w:pPr>
      <w:bookmarkStart w:colFirst="0" w:colLast="0" w:name="_heading=h.7zaefi68ug6g" w:id="65"/>
      <w:bookmarkEnd w:id="65"/>
      <w:r w:rsidDel="00000000" w:rsidR="00000000" w:rsidRPr="00000000">
        <w:rPr>
          <w:rtl w:val="0"/>
        </w:rPr>
        <w:t xml:space="preserve">Carol Fauzen (née Remendis) (WIP)</w:t>
      </w:r>
    </w:p>
    <w:p w:rsidR="00000000" w:rsidDel="00000000" w:rsidP="00000000" w:rsidRDefault="00000000" w:rsidRPr="00000000" w14:paraId="000008A6">
      <w:pPr>
        <w:rPr/>
      </w:pPr>
      <w:sdt>
        <w:sdtPr>
          <w:id w:val="-1089275695"/>
          <w:tag w:val="goog_rdk_66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A7">
      <w:pPr>
        <w:rPr/>
      </w:pPr>
      <w:r w:rsidDel="00000000" w:rsidR="00000000" w:rsidRPr="00000000">
        <w:rPr>
          <w:rtl w:val="0"/>
        </w:rPr>
        <w:tab/>
        <w:tab/>
        <w:t xml:space="preserve">Japanese speech quirks:</w:t>
      </w:r>
    </w:p>
    <w:p w:rsidR="00000000" w:rsidDel="00000000" w:rsidP="00000000" w:rsidRDefault="00000000" w:rsidRPr="00000000" w14:paraId="000008A8">
      <w:pPr>
        <w:numPr>
          <w:ilvl w:val="0"/>
          <w:numId w:val="5"/>
        </w:numPr>
        <w:ind w:left="2520" w:hanging="360"/>
      </w:pPr>
      <w:sdt>
        <w:sdtPr>
          <w:id w:val="1725011316"/>
          <w:tag w:val="goog_rdk_66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A9">
      <w:pPr>
        <w:ind w:left="1440" w:firstLine="0"/>
        <w:rPr/>
      </w:pPr>
      <w:r w:rsidDel="00000000" w:rsidR="00000000" w:rsidRPr="00000000">
        <w:rPr>
          <w:rtl w:val="0"/>
        </w:rPr>
        <w:t xml:space="preserve">English speech quirks:</w:t>
      </w:r>
    </w:p>
    <w:p w:rsidR="00000000" w:rsidDel="00000000" w:rsidP="00000000" w:rsidRDefault="00000000" w:rsidRPr="00000000" w14:paraId="000008AA">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AB">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AC">
      <w:pPr>
        <w:ind w:left="1440" w:firstLine="0"/>
        <w:rPr/>
      </w:pPr>
      <w:r w:rsidDel="00000000" w:rsidR="00000000" w:rsidRPr="00000000">
        <w:rPr>
          <w:rtl w:val="0"/>
        </w:rPr>
        <w:t xml:space="preserve">Notes:</w:t>
      </w:r>
    </w:p>
    <w:p w:rsidR="00000000" w:rsidDel="00000000" w:rsidP="00000000" w:rsidRDefault="00000000" w:rsidRPr="00000000" w14:paraId="000008AD">
      <w:pPr>
        <w:numPr>
          <w:ilvl w:val="0"/>
          <w:numId w:val="5"/>
        </w:numPr>
        <w:ind w:left="2520" w:hanging="360"/>
      </w:pPr>
      <w:r w:rsidDel="00000000" w:rsidR="00000000" w:rsidRPr="00000000">
        <w:rPr>
          <w:rtl w:val="0"/>
        </w:rPr>
      </w:r>
    </w:p>
    <w:p w:rsidR="00000000" w:rsidDel="00000000" w:rsidP="00000000" w:rsidRDefault="00000000" w:rsidRPr="00000000" w14:paraId="000008AE">
      <w:pPr>
        <w:pStyle w:val="Heading4"/>
        <w:rPr/>
      </w:pPr>
      <w:bookmarkStart w:colFirst="0" w:colLast="0" w:name="_heading=h.eoxt5sbosakl" w:id="66"/>
      <w:bookmarkEnd w:id="66"/>
      <w:r w:rsidDel="00000000" w:rsidR="00000000" w:rsidRPr="00000000">
        <w:rPr>
          <w:rtl w:val="0"/>
        </w:rPr>
        <w:t xml:space="preserve">Doltero Amule</w:t>
      </w:r>
    </w:p>
    <w:p w:rsidR="00000000" w:rsidDel="00000000" w:rsidP="00000000" w:rsidRDefault="00000000" w:rsidRPr="00000000" w14:paraId="000008AF">
      <w:pPr>
        <w:rPr/>
      </w:pPr>
      <w:sdt>
        <w:sdtPr>
          <w:id w:val="1238968237"/>
          <w:tag w:val="goog_rdk_667"/>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B0">
      <w:pPr>
        <w:rPr/>
      </w:pPr>
      <w:r w:rsidDel="00000000" w:rsidR="00000000" w:rsidRPr="00000000">
        <w:rPr>
          <w:rtl w:val="0"/>
        </w:rPr>
        <w:tab/>
        <w:tab/>
        <w:t xml:space="preserve">Japanese speech quirks:</w:t>
      </w:r>
    </w:p>
    <w:p w:rsidR="00000000" w:rsidDel="00000000" w:rsidP="00000000" w:rsidRDefault="00000000" w:rsidRPr="00000000" w14:paraId="000008B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2">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B3">
      <w:pPr>
        <w:ind w:left="1440" w:firstLine="0"/>
        <w:rPr/>
      </w:pPr>
      <w:r w:rsidDel="00000000" w:rsidR="00000000" w:rsidRPr="00000000">
        <w:rPr>
          <w:rtl w:val="0"/>
        </w:rPr>
        <w:t xml:space="preserve">English speech quirks:</w:t>
      </w:r>
    </w:p>
    <w:p w:rsidR="00000000" w:rsidDel="00000000" w:rsidP="00000000" w:rsidRDefault="00000000" w:rsidRPr="00000000" w14:paraId="000008B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B6">
      <w:pPr>
        <w:ind w:left="1440" w:firstLine="0"/>
        <w:rPr/>
      </w:pPr>
      <w:r w:rsidDel="00000000" w:rsidR="00000000" w:rsidRPr="00000000">
        <w:rPr>
          <w:rtl w:val="0"/>
        </w:rPr>
        <w:t xml:space="preserve">Notes:</w:t>
      </w:r>
    </w:p>
    <w:p w:rsidR="00000000" w:rsidDel="00000000" w:rsidP="00000000" w:rsidRDefault="00000000" w:rsidRPr="00000000" w14:paraId="000008B7">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pStyle w:val="Heading4"/>
        <w:rPr/>
      </w:pPr>
      <w:bookmarkStart w:colFirst="0" w:colLast="0" w:name="_heading=h.vp08el9sudqm" w:id="67"/>
      <w:bookmarkEnd w:id="67"/>
      <w:r w:rsidDel="00000000" w:rsidR="00000000" w:rsidRPr="00000000">
        <w:rPr>
          <w:rtl w:val="0"/>
        </w:rPr>
        <w:t xml:space="preserve">Ezzo Cadner</w:t>
      </w:r>
    </w:p>
    <w:p w:rsidR="00000000" w:rsidDel="00000000" w:rsidP="00000000" w:rsidRDefault="00000000" w:rsidRPr="00000000" w14:paraId="000008BA">
      <w:pPr>
        <w:rPr/>
      </w:pPr>
      <w:sdt>
        <w:sdtPr>
          <w:id w:val="-1336623291"/>
          <w:tag w:val="goog_rdk_668"/>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BB">
      <w:pPr>
        <w:rPr/>
      </w:pPr>
      <w:r w:rsidDel="00000000" w:rsidR="00000000" w:rsidRPr="00000000">
        <w:rPr>
          <w:rtl w:val="0"/>
        </w:rPr>
        <w:tab/>
        <w:tab/>
        <w:t xml:space="preserve">Japanese speech quirks:</w:t>
      </w:r>
    </w:p>
    <w:p w:rsidR="00000000" w:rsidDel="00000000" w:rsidP="00000000" w:rsidRDefault="00000000" w:rsidRPr="00000000" w14:paraId="000008B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E">
      <w:pPr>
        <w:ind w:left="1440" w:firstLine="0"/>
        <w:rPr/>
      </w:pPr>
      <w:r w:rsidDel="00000000" w:rsidR="00000000" w:rsidRPr="00000000">
        <w:rPr>
          <w:rtl w:val="0"/>
        </w:rPr>
        <w:t xml:space="preserve">English speech quirks:</w:t>
      </w:r>
    </w:p>
    <w:p w:rsidR="00000000" w:rsidDel="00000000" w:rsidP="00000000" w:rsidRDefault="00000000" w:rsidRPr="00000000" w14:paraId="000008B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1">
      <w:pPr>
        <w:ind w:left="1440" w:firstLine="0"/>
        <w:rPr/>
      </w:pPr>
      <w:r w:rsidDel="00000000" w:rsidR="00000000" w:rsidRPr="00000000">
        <w:rPr>
          <w:rtl w:val="0"/>
        </w:rPr>
        <w:t xml:space="preserve">Notes:</w:t>
      </w:r>
    </w:p>
    <w:p w:rsidR="00000000" w:rsidDel="00000000" w:rsidP="00000000" w:rsidRDefault="00000000" w:rsidRPr="00000000" w14:paraId="000008C2">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C3">
      <w:pPr>
        <w:rPr>
          <w:b w:val="1"/>
        </w:rPr>
      </w:pPr>
      <w:r w:rsidDel="00000000" w:rsidR="00000000" w:rsidRPr="00000000">
        <w:rPr>
          <w:rtl w:val="0"/>
        </w:rPr>
      </w:r>
    </w:p>
    <w:p w:rsidR="00000000" w:rsidDel="00000000" w:rsidP="00000000" w:rsidRDefault="00000000" w:rsidRPr="00000000" w14:paraId="000008C4">
      <w:pPr>
        <w:pStyle w:val="Heading4"/>
        <w:rPr/>
      </w:pPr>
      <w:bookmarkStart w:colFirst="0" w:colLast="0" w:name="_heading=h.ne55c6zc8uh3" w:id="68"/>
      <w:bookmarkEnd w:id="68"/>
      <w:r w:rsidDel="00000000" w:rsidR="00000000" w:rsidRPr="00000000">
        <w:rPr>
          <w:rtl w:val="0"/>
        </w:rPr>
        <w:t xml:space="preserve">Felt (WIP)</w:t>
      </w:r>
    </w:p>
    <w:p w:rsidR="00000000" w:rsidDel="00000000" w:rsidP="00000000" w:rsidRDefault="00000000" w:rsidRPr="00000000" w14:paraId="000008C5">
      <w:pPr>
        <w:rPr/>
      </w:pPr>
      <w:sdt>
        <w:sdtPr>
          <w:id w:val="-1325447088"/>
          <w:tag w:val="goog_rdk_669"/>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C6">
      <w:pPr>
        <w:rPr/>
      </w:pPr>
      <w:r w:rsidDel="00000000" w:rsidR="00000000" w:rsidRPr="00000000">
        <w:rPr>
          <w:rtl w:val="0"/>
        </w:rPr>
        <w:tab/>
        <w:tab/>
        <w:t xml:space="preserve">Japanese speech quirks:</w:t>
      </w:r>
    </w:p>
    <w:p w:rsidR="00000000" w:rsidDel="00000000" w:rsidP="00000000" w:rsidRDefault="00000000" w:rsidRPr="00000000" w14:paraId="000008C7">
      <w:pPr>
        <w:numPr>
          <w:ilvl w:val="0"/>
          <w:numId w:val="5"/>
        </w:numPr>
        <w:ind w:left="2520" w:hanging="360"/>
      </w:pPr>
      <w:r w:rsidDel="00000000" w:rsidR="00000000" w:rsidRPr="00000000">
        <w:rPr>
          <w:rtl w:val="0"/>
        </w:rPr>
        <w:t xml:space="preserve">First person pronoun – “</w:t>
      </w:r>
      <w:sdt>
        <w:sdtPr>
          <w:id w:val="-631383001"/>
          <w:tag w:val="goog_rdk_670"/>
        </w:sdtPr>
        <w:sdtContent>
          <w:r w:rsidDel="00000000" w:rsidR="00000000" w:rsidRPr="00000000">
            <w:rPr>
              <w:rFonts w:ascii="Arial Unicode MS" w:cs="Arial Unicode MS" w:eastAsia="Arial Unicode MS" w:hAnsi="Arial Unicode MS"/>
              <w:rtl w:val="0"/>
            </w:rPr>
            <w:t xml:space="preserve">アタシ</w:t>
          </w:r>
        </w:sdtContent>
      </w:sdt>
      <w:r w:rsidDel="00000000" w:rsidR="00000000" w:rsidRPr="00000000">
        <w:rPr>
          <w:rtl w:val="0"/>
        </w:rPr>
        <w:t xml:space="preserve">”</w:t>
      </w:r>
    </w:p>
    <w:p w:rsidR="00000000" w:rsidDel="00000000" w:rsidP="00000000" w:rsidRDefault="00000000" w:rsidRPr="00000000" w14:paraId="000008C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9">
      <w:pPr>
        <w:ind w:left="1440" w:firstLine="0"/>
        <w:rPr/>
      </w:pPr>
      <w:r w:rsidDel="00000000" w:rsidR="00000000" w:rsidRPr="00000000">
        <w:rPr>
          <w:rtl w:val="0"/>
        </w:rPr>
        <w:t xml:space="preserve">English speech quirks:</w:t>
      </w:r>
    </w:p>
    <w:p w:rsidR="00000000" w:rsidDel="00000000" w:rsidP="00000000" w:rsidRDefault="00000000" w:rsidRPr="00000000" w14:paraId="000008C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C">
      <w:pPr>
        <w:ind w:left="1440" w:firstLine="0"/>
        <w:rPr/>
      </w:pPr>
      <w:r w:rsidDel="00000000" w:rsidR="00000000" w:rsidRPr="00000000">
        <w:rPr>
          <w:rtl w:val="0"/>
        </w:rPr>
        <w:t xml:space="preserve">Notes:</w:t>
      </w:r>
    </w:p>
    <w:p w:rsidR="00000000" w:rsidDel="00000000" w:rsidP="00000000" w:rsidRDefault="00000000" w:rsidRPr="00000000" w14:paraId="000008CD">
      <w:pPr>
        <w:numPr>
          <w:ilvl w:val="0"/>
          <w:numId w:val="5"/>
        </w:numPr>
        <w:ind w:left="2520" w:hanging="360"/>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pStyle w:val="Heading4"/>
        <w:rPr/>
      </w:pPr>
      <w:bookmarkStart w:colFirst="0" w:colLast="0" w:name="_heading=h.ncgarhx4flh" w:id="69"/>
      <w:bookmarkEnd w:id="69"/>
      <w:r w:rsidDel="00000000" w:rsidR="00000000" w:rsidRPr="00000000">
        <w:rPr>
          <w:rtl w:val="0"/>
        </w:rPr>
        <w:t xml:space="preserve">Flam Remendis</w:t>
      </w:r>
    </w:p>
    <w:p w:rsidR="00000000" w:rsidDel="00000000" w:rsidP="00000000" w:rsidRDefault="00000000" w:rsidRPr="00000000" w14:paraId="000008D0">
      <w:pPr>
        <w:rPr/>
      </w:pPr>
      <w:sdt>
        <w:sdtPr>
          <w:id w:val="1310113226"/>
          <w:tag w:val="goog_rdk_671"/>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D1">
      <w:pPr>
        <w:rPr/>
      </w:pPr>
      <w:r w:rsidDel="00000000" w:rsidR="00000000" w:rsidRPr="00000000">
        <w:rPr>
          <w:rtl w:val="0"/>
        </w:rPr>
        <w:tab/>
        <w:tab/>
        <w:t xml:space="preserve">Japanese speech quirks:</w:t>
      </w:r>
    </w:p>
    <w:p w:rsidR="00000000" w:rsidDel="00000000" w:rsidP="00000000" w:rsidRDefault="00000000" w:rsidRPr="00000000" w14:paraId="000008D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4">
      <w:pPr>
        <w:ind w:left="1440" w:firstLine="0"/>
        <w:rPr/>
      </w:pPr>
      <w:r w:rsidDel="00000000" w:rsidR="00000000" w:rsidRPr="00000000">
        <w:rPr>
          <w:rtl w:val="0"/>
        </w:rPr>
        <w:t xml:space="preserve">English speech quirks:</w:t>
      </w:r>
    </w:p>
    <w:p w:rsidR="00000000" w:rsidDel="00000000" w:rsidP="00000000" w:rsidRDefault="00000000" w:rsidRPr="00000000" w14:paraId="000008D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7">
      <w:pPr>
        <w:ind w:left="1440" w:firstLine="0"/>
        <w:rPr/>
      </w:pPr>
      <w:r w:rsidDel="00000000" w:rsidR="00000000" w:rsidRPr="00000000">
        <w:rPr>
          <w:rtl w:val="0"/>
        </w:rPr>
        <w:t xml:space="preserve">Notes:</w:t>
      </w:r>
    </w:p>
    <w:p w:rsidR="00000000" w:rsidDel="00000000" w:rsidP="00000000" w:rsidRDefault="00000000" w:rsidRPr="00000000" w14:paraId="000008D8">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D9">
      <w:pPr>
        <w:rPr>
          <w:b w:val="1"/>
        </w:rPr>
      </w:pPr>
      <w:r w:rsidDel="00000000" w:rsidR="00000000" w:rsidRPr="00000000">
        <w:rPr>
          <w:rtl w:val="0"/>
        </w:rPr>
      </w:r>
    </w:p>
    <w:p w:rsidR="00000000" w:rsidDel="00000000" w:rsidP="00000000" w:rsidRDefault="00000000" w:rsidRPr="00000000" w14:paraId="000008DA">
      <w:pPr>
        <w:pStyle w:val="Heading4"/>
        <w:rPr/>
      </w:pPr>
      <w:bookmarkStart w:colFirst="0" w:colLast="0" w:name="_heading=h.1rlhfjunnzh4" w:id="70"/>
      <w:bookmarkEnd w:id="70"/>
      <w:r w:rsidDel="00000000" w:rsidR="00000000" w:rsidRPr="00000000">
        <w:rPr>
          <w:rtl w:val="0"/>
        </w:rPr>
        <w:t xml:space="preserve">Gaston (WIP)</w:t>
      </w:r>
    </w:p>
    <w:p w:rsidR="00000000" w:rsidDel="00000000" w:rsidP="00000000" w:rsidRDefault="00000000" w:rsidRPr="00000000" w14:paraId="000008DB">
      <w:pPr>
        <w:rPr/>
      </w:pPr>
      <w:sdt>
        <w:sdtPr>
          <w:id w:val="176157644"/>
          <w:tag w:val="goog_rdk_672"/>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DC">
      <w:pPr>
        <w:rPr/>
      </w:pPr>
      <w:r w:rsidDel="00000000" w:rsidR="00000000" w:rsidRPr="00000000">
        <w:rPr>
          <w:rtl w:val="0"/>
        </w:rPr>
        <w:tab/>
        <w:tab/>
        <w:t xml:space="preserve">Japanese speech quirks:</w:t>
      </w:r>
    </w:p>
    <w:p w:rsidR="00000000" w:rsidDel="00000000" w:rsidP="00000000" w:rsidRDefault="00000000" w:rsidRPr="00000000" w14:paraId="000008D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F">
      <w:pPr>
        <w:ind w:left="1440" w:firstLine="0"/>
        <w:rPr/>
      </w:pPr>
      <w:r w:rsidDel="00000000" w:rsidR="00000000" w:rsidRPr="00000000">
        <w:rPr>
          <w:rtl w:val="0"/>
        </w:rPr>
        <w:t xml:space="preserve">English speech quirks:</w:t>
      </w:r>
    </w:p>
    <w:p w:rsidR="00000000" w:rsidDel="00000000" w:rsidP="00000000" w:rsidRDefault="00000000" w:rsidRPr="00000000" w14:paraId="000008E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2">
      <w:pPr>
        <w:ind w:left="1440" w:firstLine="0"/>
        <w:rPr/>
      </w:pPr>
      <w:r w:rsidDel="00000000" w:rsidR="00000000" w:rsidRPr="00000000">
        <w:rPr>
          <w:rtl w:val="0"/>
        </w:rPr>
        <w:t xml:space="preserve">Notes:</w:t>
      </w:r>
    </w:p>
    <w:p w:rsidR="00000000" w:rsidDel="00000000" w:rsidP="00000000" w:rsidRDefault="00000000" w:rsidRPr="00000000" w14:paraId="000008E3">
      <w:pPr>
        <w:numPr>
          <w:ilvl w:val="0"/>
          <w:numId w:val="5"/>
        </w:numPr>
        <w:ind w:left="2520" w:hanging="360"/>
      </w:pPr>
      <w:sdt>
        <w:sdtPr>
          <w:id w:val="436621184"/>
          <w:tag w:val="goog_rdk_673"/>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pStyle w:val="Heading4"/>
        <w:rPr/>
      </w:pPr>
      <w:bookmarkStart w:colFirst="0" w:colLast="0" w:name="_heading=h.gbrthcnxnw6t" w:id="71"/>
      <w:bookmarkEnd w:id="71"/>
      <w:r w:rsidDel="00000000" w:rsidR="00000000" w:rsidRPr="00000000">
        <w:rPr>
          <w:rtl w:val="0"/>
        </w:rPr>
        <w:t xml:space="preserve">Grassis Remendis</w:t>
      </w:r>
    </w:p>
    <w:p w:rsidR="00000000" w:rsidDel="00000000" w:rsidP="00000000" w:rsidRDefault="00000000" w:rsidRPr="00000000" w14:paraId="000008E6">
      <w:pPr>
        <w:rPr/>
      </w:pPr>
      <w:sdt>
        <w:sdtPr>
          <w:id w:val="-58384566"/>
          <w:tag w:val="goog_rdk_674"/>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E7">
      <w:pPr>
        <w:rPr/>
      </w:pPr>
      <w:r w:rsidDel="00000000" w:rsidR="00000000" w:rsidRPr="00000000">
        <w:rPr>
          <w:rtl w:val="0"/>
        </w:rPr>
        <w:tab/>
        <w:tab/>
        <w:t xml:space="preserve">Japanese speech quirks:</w:t>
      </w:r>
    </w:p>
    <w:p w:rsidR="00000000" w:rsidDel="00000000" w:rsidP="00000000" w:rsidRDefault="00000000" w:rsidRPr="00000000" w14:paraId="000008E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A">
      <w:pPr>
        <w:ind w:left="1440" w:firstLine="0"/>
        <w:rPr/>
      </w:pPr>
      <w:r w:rsidDel="00000000" w:rsidR="00000000" w:rsidRPr="00000000">
        <w:rPr>
          <w:rtl w:val="0"/>
        </w:rPr>
        <w:t xml:space="preserve">English speech quirks:</w:t>
      </w:r>
    </w:p>
    <w:p w:rsidR="00000000" w:rsidDel="00000000" w:rsidP="00000000" w:rsidRDefault="00000000" w:rsidRPr="00000000" w14:paraId="000008E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D">
      <w:pPr>
        <w:ind w:left="1440" w:firstLine="0"/>
        <w:rPr/>
      </w:pPr>
      <w:r w:rsidDel="00000000" w:rsidR="00000000" w:rsidRPr="00000000">
        <w:rPr>
          <w:rtl w:val="0"/>
        </w:rPr>
        <w:t xml:space="preserve">Notes:</w:t>
      </w:r>
    </w:p>
    <w:p w:rsidR="00000000" w:rsidDel="00000000" w:rsidP="00000000" w:rsidRDefault="00000000" w:rsidRPr="00000000" w14:paraId="000008EE">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EF">
      <w:pPr>
        <w:rPr>
          <w:b w:val="1"/>
        </w:rPr>
      </w:pPr>
      <w:r w:rsidDel="00000000" w:rsidR="00000000" w:rsidRPr="00000000">
        <w:rPr>
          <w:rtl w:val="0"/>
        </w:rPr>
      </w:r>
    </w:p>
    <w:p w:rsidR="00000000" w:rsidDel="00000000" w:rsidP="00000000" w:rsidRDefault="00000000" w:rsidRPr="00000000" w14:paraId="000008F0">
      <w:pPr>
        <w:pStyle w:val="Heading4"/>
        <w:rPr/>
      </w:pPr>
      <w:bookmarkStart w:colFirst="0" w:colLast="0" w:name="_heading=h.9zmlgdn1mmdy" w:id="72"/>
      <w:bookmarkEnd w:id="72"/>
      <w:r w:rsidDel="00000000" w:rsidR="00000000" w:rsidRPr="00000000">
        <w:rPr>
          <w:rtl w:val="0"/>
        </w:rPr>
        <w:t xml:space="preserve">Grimm Fauzen (WIP)</w:t>
      </w:r>
    </w:p>
    <w:p w:rsidR="00000000" w:rsidDel="00000000" w:rsidP="00000000" w:rsidRDefault="00000000" w:rsidRPr="00000000" w14:paraId="000008F1">
      <w:pPr>
        <w:rPr/>
      </w:pPr>
      <w:sdt>
        <w:sdtPr>
          <w:id w:val="1843862066"/>
          <w:tag w:val="goog_rdk_675"/>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F2">
      <w:pPr>
        <w:rPr/>
      </w:pPr>
      <w:r w:rsidDel="00000000" w:rsidR="00000000" w:rsidRPr="00000000">
        <w:rPr>
          <w:rtl w:val="0"/>
        </w:rPr>
        <w:tab/>
        <w:tab/>
        <w:t xml:space="preserve">Japanese speech quirks:</w:t>
      </w:r>
    </w:p>
    <w:p w:rsidR="00000000" w:rsidDel="00000000" w:rsidP="00000000" w:rsidRDefault="00000000" w:rsidRPr="00000000" w14:paraId="000008F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F4">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F5">
      <w:pPr>
        <w:ind w:left="1440" w:firstLine="0"/>
        <w:rPr/>
      </w:pPr>
      <w:r w:rsidDel="00000000" w:rsidR="00000000" w:rsidRPr="00000000">
        <w:rPr>
          <w:rtl w:val="0"/>
        </w:rPr>
        <w:t xml:space="preserve">English speech quirks:</w:t>
      </w:r>
    </w:p>
    <w:p w:rsidR="00000000" w:rsidDel="00000000" w:rsidP="00000000" w:rsidRDefault="00000000" w:rsidRPr="00000000" w14:paraId="000008F6">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F7">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pStyle w:val="Heading4"/>
        <w:rPr/>
      </w:pPr>
      <w:bookmarkStart w:colFirst="0" w:colLast="0" w:name="_heading=h.oph2lx8ibczj" w:id="73"/>
      <w:bookmarkEnd w:id="73"/>
      <w:r w:rsidDel="00000000" w:rsidR="00000000" w:rsidRPr="00000000">
        <w:rPr>
          <w:rtl w:val="0"/>
        </w:rPr>
        <w:t xml:space="preserve">Manfred Madison</w:t>
      </w:r>
    </w:p>
    <w:p w:rsidR="00000000" w:rsidDel="00000000" w:rsidP="00000000" w:rsidRDefault="00000000" w:rsidRPr="00000000" w14:paraId="000008FA">
      <w:pPr>
        <w:rPr/>
      </w:pPr>
      <w:sdt>
        <w:sdtPr>
          <w:id w:val="-371060462"/>
          <w:tag w:val="goog_rdk_676"/>
        </w:sdtPr>
        <w:sdtContent>
          <w:r w:rsidDel="00000000" w:rsidR="00000000" w:rsidRPr="00000000">
            <w:rPr>
              <w:rFonts w:ascii="Arial Unicode MS" w:cs="Arial Unicode MS" w:eastAsia="Arial Unicode MS" w:hAnsi="Arial Unicode MS"/>
              <w:rtl w:val="0"/>
            </w:rPr>
            <w:tab/>
            <w:tab/>
            <w:t xml:space="preserve">Name in Japanese: マンフレッド・マディソン</w:t>
          </w:r>
        </w:sdtContent>
      </w:sdt>
    </w:p>
    <w:p w:rsidR="00000000" w:rsidDel="00000000" w:rsidP="00000000" w:rsidRDefault="00000000" w:rsidRPr="00000000" w14:paraId="000008FB">
      <w:pPr>
        <w:rPr/>
      </w:pPr>
      <w:r w:rsidDel="00000000" w:rsidR="00000000" w:rsidRPr="00000000">
        <w:rPr>
          <w:rtl w:val="0"/>
        </w:rPr>
        <w:tab/>
        <w:tab/>
        <w:t xml:space="preserve">Japanese speech quirks:</w:t>
      </w:r>
    </w:p>
    <w:p w:rsidR="00000000" w:rsidDel="00000000" w:rsidP="00000000" w:rsidRDefault="00000000" w:rsidRPr="00000000" w14:paraId="000008F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F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E">
      <w:pPr>
        <w:ind w:left="1440" w:firstLine="0"/>
        <w:rPr/>
      </w:pPr>
      <w:r w:rsidDel="00000000" w:rsidR="00000000" w:rsidRPr="00000000">
        <w:rPr>
          <w:rtl w:val="0"/>
        </w:rPr>
        <w:t xml:space="preserve">English speech quirks:</w:t>
      </w:r>
    </w:p>
    <w:p w:rsidR="00000000" w:rsidDel="00000000" w:rsidP="00000000" w:rsidRDefault="00000000" w:rsidRPr="00000000" w14:paraId="000008F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0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01">
      <w:pPr>
        <w:ind w:left="1440" w:firstLine="0"/>
        <w:rPr/>
      </w:pPr>
      <w:r w:rsidDel="00000000" w:rsidR="00000000" w:rsidRPr="00000000">
        <w:rPr>
          <w:rtl w:val="0"/>
        </w:rPr>
        <w:t xml:space="preserve">Notes:</w:t>
      </w:r>
    </w:p>
    <w:p w:rsidR="00000000" w:rsidDel="00000000" w:rsidP="00000000" w:rsidRDefault="00000000" w:rsidRPr="00000000" w14:paraId="00000902">
      <w:pPr>
        <w:numPr>
          <w:ilvl w:val="0"/>
          <w:numId w:val="5"/>
        </w:numPr>
        <w:ind w:left="2520" w:hanging="360"/>
      </w:pPr>
      <w:sdt>
        <w:sdtPr>
          <w:id w:val="1280112794"/>
          <w:tag w:val="goog_rdk_677"/>
        </w:sdtPr>
        <w:sdtContent>
          <w:r w:rsidDel="00000000" w:rsidR="00000000" w:rsidRPr="00000000">
            <w:rPr>
              <w:rFonts w:ascii="Arial Unicode MS" w:cs="Arial Unicode MS" w:eastAsia="Arial Unicode MS" w:hAnsi="Arial Unicode MS"/>
              <w:rtl w:val="0"/>
            </w:rPr>
            <w:t xml:space="preserve">Often called 『天秤』のマンフレッド, translated as “Manfred of the Balance”</w:t>
          </w:r>
        </w:sdtContent>
      </w:sdt>
    </w:p>
    <w:p w:rsidR="00000000" w:rsidDel="00000000" w:rsidP="00000000" w:rsidRDefault="00000000" w:rsidRPr="00000000" w14:paraId="00000903">
      <w:pPr>
        <w:rPr>
          <w:b w:val="1"/>
        </w:rPr>
      </w:pPr>
      <w:r w:rsidDel="00000000" w:rsidR="00000000" w:rsidRPr="00000000">
        <w:rPr>
          <w:rtl w:val="0"/>
        </w:rPr>
      </w:r>
    </w:p>
    <w:p w:rsidR="00000000" w:rsidDel="00000000" w:rsidP="00000000" w:rsidRDefault="00000000" w:rsidRPr="00000000" w14:paraId="00000904">
      <w:pPr>
        <w:pStyle w:val="Heading4"/>
        <w:rPr/>
      </w:pPr>
      <w:bookmarkStart w:colFirst="0" w:colLast="0" w:name="_heading=h.apv9lm3w9kqc" w:id="74"/>
      <w:bookmarkEnd w:id="74"/>
      <w:r w:rsidDel="00000000" w:rsidR="00000000" w:rsidRPr="00000000">
        <w:rPr>
          <w:rtl w:val="0"/>
        </w:rPr>
        <w:t xml:space="preserve">Rachins Hoffman (WIP)</w:t>
      </w:r>
    </w:p>
    <w:p w:rsidR="00000000" w:rsidDel="00000000" w:rsidP="00000000" w:rsidRDefault="00000000" w:rsidRPr="00000000" w14:paraId="00000905">
      <w:pPr>
        <w:rPr/>
      </w:pPr>
      <w:sdt>
        <w:sdtPr>
          <w:id w:val="-804278611"/>
          <w:tag w:val="goog_rdk_678"/>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906">
      <w:pPr>
        <w:rPr/>
      </w:pPr>
      <w:r w:rsidDel="00000000" w:rsidR="00000000" w:rsidRPr="00000000">
        <w:rPr>
          <w:rtl w:val="0"/>
        </w:rPr>
        <w:tab/>
        <w:tab/>
        <w:t xml:space="preserve">Japanese speech quirks:</w:t>
      </w:r>
    </w:p>
    <w:p w:rsidR="00000000" w:rsidDel="00000000" w:rsidP="00000000" w:rsidRDefault="00000000" w:rsidRPr="00000000" w14:paraId="0000090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0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09">
      <w:pPr>
        <w:ind w:left="1440" w:firstLine="0"/>
        <w:rPr/>
      </w:pPr>
      <w:r w:rsidDel="00000000" w:rsidR="00000000" w:rsidRPr="00000000">
        <w:rPr>
          <w:rtl w:val="0"/>
        </w:rPr>
        <w:t xml:space="preserve">English speech quirks:</w:t>
      </w:r>
    </w:p>
    <w:p w:rsidR="00000000" w:rsidDel="00000000" w:rsidP="00000000" w:rsidRDefault="00000000" w:rsidRPr="00000000" w14:paraId="0000090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0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0C">
      <w:pPr>
        <w:ind w:left="1440" w:firstLine="0"/>
        <w:rPr/>
      </w:pPr>
      <w:r w:rsidDel="00000000" w:rsidR="00000000" w:rsidRPr="00000000">
        <w:rPr>
          <w:rtl w:val="0"/>
        </w:rPr>
        <w:t xml:space="preserve">Notes:</w:t>
      </w:r>
    </w:p>
    <w:p w:rsidR="00000000" w:rsidDel="00000000" w:rsidP="00000000" w:rsidRDefault="00000000" w:rsidRPr="00000000" w14:paraId="0000090D">
      <w:pPr>
        <w:numPr>
          <w:ilvl w:val="0"/>
          <w:numId w:val="5"/>
        </w:numPr>
        <w:ind w:left="2520" w:hanging="360"/>
      </w:pPr>
      <w:sdt>
        <w:sdtPr>
          <w:id w:val="-1955668297"/>
          <w:tag w:val="goog_rdk_679"/>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90E">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90F">
      <w:pPr>
        <w:rPr>
          <w:b w:val="1"/>
        </w:rPr>
      </w:pPr>
      <w:r w:rsidDel="00000000" w:rsidR="00000000" w:rsidRPr="00000000">
        <w:rPr>
          <w:rtl w:val="0"/>
        </w:rPr>
      </w:r>
    </w:p>
    <w:p w:rsidR="00000000" w:rsidDel="00000000" w:rsidP="00000000" w:rsidRDefault="00000000" w:rsidRPr="00000000" w14:paraId="00000910">
      <w:pPr>
        <w:pStyle w:val="Heading4"/>
        <w:rPr/>
      </w:pPr>
      <w:bookmarkStart w:colFirst="0" w:colLast="0" w:name="_heading=h.fqg5z5yizjtd" w:id="75"/>
      <w:bookmarkEnd w:id="75"/>
      <w:r w:rsidDel="00000000" w:rsidR="00000000" w:rsidRPr="00000000">
        <w:rPr>
          <w:rtl w:val="0"/>
        </w:rPr>
        <w:t xml:space="preserve">Reinhard van Astrea (WIP)</w:t>
      </w:r>
    </w:p>
    <w:p w:rsidR="00000000" w:rsidDel="00000000" w:rsidP="00000000" w:rsidRDefault="00000000" w:rsidRPr="00000000" w14:paraId="00000911">
      <w:pPr>
        <w:rPr/>
      </w:pPr>
      <w:sdt>
        <w:sdtPr>
          <w:id w:val="1779844907"/>
          <w:tag w:val="goog_rdk_680"/>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912">
      <w:pPr>
        <w:rPr/>
      </w:pPr>
      <w:r w:rsidDel="00000000" w:rsidR="00000000" w:rsidRPr="00000000">
        <w:rPr>
          <w:rtl w:val="0"/>
        </w:rPr>
        <w:tab/>
        <w:tab/>
        <w:t xml:space="preserve">Japanese speech quirks:</w:t>
      </w:r>
    </w:p>
    <w:p w:rsidR="00000000" w:rsidDel="00000000" w:rsidP="00000000" w:rsidRDefault="00000000" w:rsidRPr="00000000" w14:paraId="00000913">
      <w:pPr>
        <w:numPr>
          <w:ilvl w:val="0"/>
          <w:numId w:val="5"/>
        </w:numPr>
        <w:ind w:left="2520" w:hanging="360"/>
      </w:pPr>
      <w:sdt>
        <w:sdtPr>
          <w:id w:val="-420031319"/>
          <w:tag w:val="goog_rdk_68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91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5">
      <w:pPr>
        <w:ind w:left="1440" w:firstLine="0"/>
        <w:rPr/>
      </w:pPr>
      <w:r w:rsidDel="00000000" w:rsidR="00000000" w:rsidRPr="00000000">
        <w:rPr>
          <w:rtl w:val="0"/>
        </w:rPr>
        <w:t xml:space="preserve">English speech quirks:</w:t>
      </w:r>
    </w:p>
    <w:p w:rsidR="00000000" w:rsidDel="00000000" w:rsidP="00000000" w:rsidRDefault="00000000" w:rsidRPr="00000000" w14:paraId="00000916">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917">
      <w:pPr>
        <w:numPr>
          <w:ilvl w:val="0"/>
          <w:numId w:val="5"/>
        </w:numPr>
        <w:ind w:left="2520" w:hanging="360"/>
      </w:pPr>
      <w:sdt>
        <w:sdtPr>
          <w:id w:val="-230997487"/>
          <w:tag w:val="goog_rdk_682"/>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918">
      <w:pPr>
        <w:numPr>
          <w:ilvl w:val="0"/>
          <w:numId w:val="5"/>
        </w:numPr>
        <w:ind w:left="2520" w:hanging="360"/>
        <w:rPr>
          <w:u w:val="none"/>
        </w:rPr>
      </w:pPr>
      <w:sdt>
        <w:sdtPr>
          <w:id w:val="2022214603"/>
          <w:tag w:val="goog_rdk_683"/>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pStyle w:val="Heading4"/>
        <w:rPr/>
      </w:pPr>
      <w:bookmarkStart w:colFirst="0" w:colLast="0" w:name="_heading=h.hznb8ixqayjz" w:id="76"/>
      <w:bookmarkEnd w:id="76"/>
      <w:r w:rsidDel="00000000" w:rsidR="00000000" w:rsidRPr="00000000">
        <w:rPr>
          <w:rtl w:val="0"/>
        </w:rPr>
        <w:t xml:space="preserve">Rom (aka Valga Cromwell) (WIP)</w:t>
      </w:r>
    </w:p>
    <w:p w:rsidR="00000000" w:rsidDel="00000000" w:rsidP="00000000" w:rsidRDefault="00000000" w:rsidRPr="00000000" w14:paraId="0000091B">
      <w:pPr>
        <w:rPr/>
      </w:pPr>
      <w:sdt>
        <w:sdtPr>
          <w:id w:val="-562342185"/>
          <w:tag w:val="goog_rdk_684"/>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91C">
      <w:pPr>
        <w:rPr/>
      </w:pPr>
      <w:r w:rsidDel="00000000" w:rsidR="00000000" w:rsidRPr="00000000">
        <w:rPr>
          <w:rtl w:val="0"/>
        </w:rPr>
        <w:tab/>
        <w:tab/>
        <w:t xml:space="preserve">Japanese speech quirks:</w:t>
      </w:r>
    </w:p>
    <w:p w:rsidR="00000000" w:rsidDel="00000000" w:rsidP="00000000" w:rsidRDefault="00000000" w:rsidRPr="00000000" w14:paraId="0000091D">
      <w:pPr>
        <w:numPr>
          <w:ilvl w:val="0"/>
          <w:numId w:val="5"/>
        </w:numPr>
        <w:ind w:left="2520" w:hanging="360"/>
      </w:pPr>
      <w:sdt>
        <w:sdtPr>
          <w:id w:val="-2088190436"/>
          <w:tag w:val="goog_rdk_685"/>
        </w:sdtPr>
        <w:sdtContent>
          <w:r w:rsidDel="00000000" w:rsidR="00000000" w:rsidRPr="00000000">
            <w:rPr>
              <w:rFonts w:ascii="Arial Unicode MS" w:cs="Arial Unicode MS" w:eastAsia="Arial Unicode MS" w:hAnsi="Arial Unicode MS"/>
              <w:rtl w:val="0"/>
            </w:rPr>
            <w:t xml:space="preserve">First person pronoun – “ワシ”, formerly “儂” when younger as Valga</w:t>
          </w:r>
        </w:sdtContent>
      </w:sdt>
    </w:p>
    <w:p w:rsidR="00000000" w:rsidDel="00000000" w:rsidP="00000000" w:rsidRDefault="00000000" w:rsidRPr="00000000" w14:paraId="0000091E">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91F">
      <w:pPr>
        <w:ind w:left="1440" w:firstLine="0"/>
        <w:rPr/>
      </w:pPr>
      <w:r w:rsidDel="00000000" w:rsidR="00000000" w:rsidRPr="00000000">
        <w:rPr>
          <w:rtl w:val="0"/>
        </w:rPr>
        <w:t xml:space="preserve">English speech quirks:</w:t>
      </w:r>
    </w:p>
    <w:p w:rsidR="00000000" w:rsidDel="00000000" w:rsidP="00000000" w:rsidRDefault="00000000" w:rsidRPr="00000000" w14:paraId="00000920">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921">
      <w:pPr>
        <w:ind w:left="1440" w:firstLine="0"/>
        <w:rPr/>
      </w:pPr>
      <w:r w:rsidDel="00000000" w:rsidR="00000000" w:rsidRPr="00000000">
        <w:rPr>
          <w:rtl w:val="0"/>
        </w:rPr>
        <w:t xml:space="preserve">Notes:</w:t>
      </w:r>
    </w:p>
    <w:p w:rsidR="00000000" w:rsidDel="00000000" w:rsidP="00000000" w:rsidRDefault="00000000" w:rsidRPr="00000000" w14:paraId="00000922">
      <w:pPr>
        <w:numPr>
          <w:ilvl w:val="0"/>
          <w:numId w:val="5"/>
        </w:numPr>
        <w:ind w:left="2520" w:hanging="360"/>
      </w:pPr>
      <w:sdt>
        <w:sdtPr>
          <w:id w:val="-2104975383"/>
          <w:tag w:val="goog_rdk_686"/>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23">
      <w:pPr>
        <w:numPr>
          <w:ilvl w:val="0"/>
          <w:numId w:val="5"/>
        </w:numPr>
        <w:ind w:left="2520" w:hanging="360"/>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pStyle w:val="Heading4"/>
        <w:rPr/>
      </w:pPr>
      <w:bookmarkStart w:colFirst="0" w:colLast="0" w:name="_heading=h.ohi5dp4bf5" w:id="77"/>
      <w:bookmarkEnd w:id="77"/>
      <w:r w:rsidDel="00000000" w:rsidR="00000000" w:rsidRPr="00000000">
        <w:rPr>
          <w:rtl w:val="0"/>
        </w:rPr>
        <w:t xml:space="preserve">Toto</w:t>
      </w:r>
    </w:p>
    <w:p w:rsidR="00000000" w:rsidDel="00000000" w:rsidP="00000000" w:rsidRDefault="00000000" w:rsidRPr="00000000" w14:paraId="00000926">
      <w:pPr>
        <w:rPr/>
      </w:pPr>
      <w:sdt>
        <w:sdtPr>
          <w:id w:val="-2103522576"/>
          <w:tag w:val="goog_rdk_687"/>
        </w:sdtPr>
        <w:sdtContent>
          <w:r w:rsidDel="00000000" w:rsidR="00000000" w:rsidRPr="00000000">
            <w:rPr>
              <w:rFonts w:ascii="Arial Unicode MS" w:cs="Arial Unicode MS" w:eastAsia="Arial Unicode MS" w:hAnsi="Arial Unicode MS"/>
              <w:rtl w:val="0"/>
            </w:rPr>
            <w:tab/>
            <w:tab/>
            <w:t xml:space="preserve">Name in Japanese: トト</w:t>
          </w:r>
        </w:sdtContent>
      </w:sdt>
    </w:p>
    <w:p w:rsidR="00000000" w:rsidDel="00000000" w:rsidP="00000000" w:rsidRDefault="00000000" w:rsidRPr="00000000" w14:paraId="00000927">
      <w:pPr>
        <w:rPr/>
      </w:pPr>
      <w:r w:rsidDel="00000000" w:rsidR="00000000" w:rsidRPr="00000000">
        <w:rPr>
          <w:rtl w:val="0"/>
        </w:rPr>
        <w:tab/>
        <w:tab/>
        <w:t xml:space="preserve">Japanese speech quirks:</w:t>
      </w:r>
    </w:p>
    <w:p w:rsidR="00000000" w:rsidDel="00000000" w:rsidP="00000000" w:rsidRDefault="00000000" w:rsidRPr="00000000" w14:paraId="0000092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29">
      <w:pPr>
        <w:numPr>
          <w:ilvl w:val="0"/>
          <w:numId w:val="5"/>
        </w:numPr>
        <w:ind w:left="2520" w:hanging="360"/>
      </w:pPr>
      <w:r w:rsidDel="00000000" w:rsidR="00000000" w:rsidRPr="00000000">
        <w:rPr>
          <w:rtl w:val="0"/>
        </w:rPr>
        <w:t xml:space="preserve">Hoe</w:t>
      </w:r>
    </w:p>
    <w:p w:rsidR="00000000" w:rsidDel="00000000" w:rsidP="00000000" w:rsidRDefault="00000000" w:rsidRPr="00000000" w14:paraId="0000092A">
      <w:pPr>
        <w:ind w:left="1440" w:firstLine="0"/>
        <w:rPr/>
      </w:pPr>
      <w:r w:rsidDel="00000000" w:rsidR="00000000" w:rsidRPr="00000000">
        <w:rPr>
          <w:rtl w:val="0"/>
        </w:rPr>
        <w:t xml:space="preserve">English speech quirks:</w:t>
      </w:r>
    </w:p>
    <w:p w:rsidR="00000000" w:rsidDel="00000000" w:rsidP="00000000" w:rsidRDefault="00000000" w:rsidRPr="00000000" w14:paraId="0000092B">
      <w:pPr>
        <w:numPr>
          <w:ilvl w:val="0"/>
          <w:numId w:val="5"/>
        </w:numPr>
        <w:ind w:left="2520" w:hanging="360"/>
      </w:pPr>
      <w:r w:rsidDel="00000000" w:rsidR="00000000" w:rsidRPr="00000000">
        <w:rPr>
          <w:rtl w:val="0"/>
        </w:rPr>
        <w:t xml:space="preserve">Style like Yorna maybe</w:t>
      </w:r>
    </w:p>
    <w:p w:rsidR="00000000" w:rsidDel="00000000" w:rsidP="00000000" w:rsidRDefault="00000000" w:rsidRPr="00000000" w14:paraId="0000092C">
      <w:pPr>
        <w:ind w:left="1440" w:firstLine="0"/>
        <w:rPr/>
      </w:pPr>
      <w:r w:rsidDel="00000000" w:rsidR="00000000" w:rsidRPr="00000000">
        <w:rPr>
          <w:rtl w:val="0"/>
        </w:rPr>
        <w:t xml:space="preserve">Notes:</w:t>
      </w:r>
    </w:p>
    <w:p w:rsidR="00000000" w:rsidDel="00000000" w:rsidP="00000000" w:rsidRDefault="00000000" w:rsidRPr="00000000" w14:paraId="0000092D">
      <w:pPr>
        <w:numPr>
          <w:ilvl w:val="0"/>
          <w:numId w:val="5"/>
        </w:numPr>
        <w:ind w:left="2520" w:hanging="360"/>
      </w:pPr>
      <w:sdt>
        <w:sdtPr>
          <w:id w:val="-1515904694"/>
          <w:tag w:val="goog_rdk_688"/>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2E">
      <w:pPr>
        <w:rPr>
          <w:b w:val="1"/>
        </w:rPr>
      </w:pPr>
      <w:r w:rsidDel="00000000" w:rsidR="00000000" w:rsidRPr="00000000">
        <w:rPr>
          <w:rtl w:val="0"/>
        </w:rPr>
      </w:r>
    </w:p>
    <w:p w:rsidR="00000000" w:rsidDel="00000000" w:rsidP="00000000" w:rsidRDefault="00000000" w:rsidRPr="00000000" w14:paraId="0000092F">
      <w:pPr>
        <w:pStyle w:val="Heading3"/>
        <w:rPr/>
      </w:pPr>
      <w:bookmarkStart w:colFirst="0" w:colLast="0" w:name="_heading=h.9j8bav6tegac" w:id="78"/>
      <w:bookmarkEnd w:id="78"/>
      <w:r w:rsidDel="00000000" w:rsidR="00000000" w:rsidRPr="00000000">
        <w:rPr>
          <w:rtl w:val="0"/>
        </w:rPr>
        <w:t xml:space="preserve">Crusch Camp</w:t>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pStyle w:val="Heading4"/>
        <w:rPr/>
      </w:pPr>
      <w:bookmarkStart w:colFirst="0" w:colLast="0" w:name="_heading=h.21qkaaf9rxq3" w:id="79"/>
      <w:bookmarkEnd w:id="79"/>
      <w:r w:rsidDel="00000000" w:rsidR="00000000" w:rsidRPr="00000000">
        <w:rPr>
          <w:rtl w:val="0"/>
        </w:rPr>
        <w:t xml:space="preserve">Crusch Karsten (WIP)</w:t>
      </w:r>
    </w:p>
    <w:p w:rsidR="00000000" w:rsidDel="00000000" w:rsidP="00000000" w:rsidRDefault="00000000" w:rsidRPr="00000000" w14:paraId="00000932">
      <w:pPr>
        <w:rPr/>
      </w:pPr>
      <w:sdt>
        <w:sdtPr>
          <w:id w:val="1326271209"/>
          <w:tag w:val="goog_rdk_689"/>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933">
      <w:pPr>
        <w:rPr/>
      </w:pPr>
      <w:r w:rsidDel="00000000" w:rsidR="00000000" w:rsidRPr="00000000">
        <w:rPr>
          <w:rtl w:val="0"/>
        </w:rPr>
        <w:tab/>
        <w:tab/>
        <w:t xml:space="preserve">Japanese speech quirks:</w:t>
      </w:r>
    </w:p>
    <w:p w:rsidR="00000000" w:rsidDel="00000000" w:rsidP="00000000" w:rsidRDefault="00000000" w:rsidRPr="00000000" w14:paraId="0000093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3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36">
      <w:pPr>
        <w:ind w:left="1440" w:firstLine="0"/>
        <w:rPr/>
      </w:pPr>
      <w:r w:rsidDel="00000000" w:rsidR="00000000" w:rsidRPr="00000000">
        <w:rPr>
          <w:rtl w:val="0"/>
        </w:rPr>
        <w:t xml:space="preserve">English speech quirks:</w:t>
      </w:r>
    </w:p>
    <w:p w:rsidR="00000000" w:rsidDel="00000000" w:rsidP="00000000" w:rsidRDefault="00000000" w:rsidRPr="00000000" w14:paraId="0000093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3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39">
      <w:pPr>
        <w:ind w:left="1440" w:firstLine="0"/>
        <w:rPr/>
      </w:pPr>
      <w:r w:rsidDel="00000000" w:rsidR="00000000" w:rsidRPr="00000000">
        <w:rPr>
          <w:rtl w:val="0"/>
        </w:rPr>
        <w:t xml:space="preserve">Notes:</w:t>
      </w:r>
    </w:p>
    <w:p w:rsidR="00000000" w:rsidDel="00000000" w:rsidP="00000000" w:rsidRDefault="00000000" w:rsidRPr="00000000" w14:paraId="0000093A">
      <w:pPr>
        <w:jc w:val="left"/>
        <w:rPr/>
      </w:pPr>
      <w:r w:rsidDel="00000000" w:rsidR="00000000" w:rsidRPr="00000000">
        <w:rPr>
          <w:rtl w:val="0"/>
        </w:rPr>
      </w:r>
    </w:p>
    <w:p w:rsidR="00000000" w:rsidDel="00000000" w:rsidP="00000000" w:rsidRDefault="00000000" w:rsidRPr="00000000" w14:paraId="0000093B">
      <w:pPr>
        <w:pStyle w:val="Heading4"/>
        <w:ind w:left="720" w:firstLine="0"/>
        <w:rPr/>
      </w:pPr>
      <w:bookmarkStart w:colFirst="0" w:colLast="0" w:name="_heading=h.hs83gzncyv2m" w:id="80"/>
      <w:bookmarkEnd w:id="80"/>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3C">
      <w:pPr>
        <w:rPr/>
      </w:pPr>
      <w:sdt>
        <w:sdtPr>
          <w:id w:val="1327993568"/>
          <w:tag w:val="goog_rdk_690"/>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93D">
      <w:pPr>
        <w:rPr/>
      </w:pPr>
      <w:r w:rsidDel="00000000" w:rsidR="00000000" w:rsidRPr="00000000">
        <w:rPr>
          <w:rtl w:val="0"/>
        </w:rPr>
        <w:tab/>
        <w:tab/>
        <w:t xml:space="preserve">Japanese speech quirks:</w:t>
      </w:r>
    </w:p>
    <w:p w:rsidR="00000000" w:rsidDel="00000000" w:rsidP="00000000" w:rsidRDefault="00000000" w:rsidRPr="00000000" w14:paraId="0000093E">
      <w:pPr>
        <w:numPr>
          <w:ilvl w:val="0"/>
          <w:numId w:val="1"/>
        </w:numPr>
        <w:ind w:left="2520" w:hanging="360"/>
      </w:pPr>
      <w:sdt>
        <w:sdtPr>
          <w:id w:val="1385531174"/>
          <w:tag w:val="goog_rdk_691"/>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93F">
      <w:pPr>
        <w:numPr>
          <w:ilvl w:val="0"/>
          <w:numId w:val="1"/>
        </w:numPr>
        <w:ind w:left="2520" w:hanging="360"/>
      </w:pPr>
      <w:sdt>
        <w:sdtPr>
          <w:id w:val="184648973"/>
          <w:tag w:val="goog_rdk_692"/>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940">
      <w:pPr>
        <w:numPr>
          <w:ilvl w:val="0"/>
          <w:numId w:val="1"/>
        </w:numPr>
        <w:ind w:left="2520" w:hanging="360"/>
      </w:pPr>
      <w:sdt>
        <w:sdtPr>
          <w:id w:val="2003111694"/>
          <w:tag w:val="goog_rdk_693"/>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941">
      <w:pPr>
        <w:ind w:left="1440" w:firstLine="0"/>
        <w:rPr/>
      </w:pPr>
      <w:r w:rsidDel="00000000" w:rsidR="00000000" w:rsidRPr="00000000">
        <w:rPr>
          <w:rtl w:val="0"/>
        </w:rPr>
        <w:t xml:space="preserve">English speech quirks:</w:t>
      </w:r>
    </w:p>
    <w:p w:rsidR="00000000" w:rsidDel="00000000" w:rsidP="00000000" w:rsidRDefault="00000000" w:rsidRPr="00000000" w14:paraId="00000942">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943">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944">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945">
      <w:pPr>
        <w:numPr>
          <w:ilvl w:val="0"/>
          <w:numId w:val="1"/>
        </w:numPr>
        <w:ind w:left="2520" w:hanging="360"/>
      </w:pPr>
      <w:sdt>
        <w:sdtPr>
          <w:id w:val="-1115999849"/>
          <w:tag w:val="goog_rdk_694"/>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946">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947">
      <w:pPr>
        <w:ind w:left="1440" w:firstLine="0"/>
        <w:rPr/>
      </w:pPr>
      <w:r w:rsidDel="00000000" w:rsidR="00000000" w:rsidRPr="00000000">
        <w:rPr>
          <w:rtl w:val="0"/>
        </w:rPr>
        <w:t xml:space="preserve">Notes:</w:t>
      </w:r>
    </w:p>
    <w:p w:rsidR="00000000" w:rsidDel="00000000" w:rsidP="00000000" w:rsidRDefault="00000000" w:rsidRPr="00000000" w14:paraId="00000948">
      <w:pPr>
        <w:numPr>
          <w:ilvl w:val="0"/>
          <w:numId w:val="1"/>
        </w:numPr>
        <w:ind w:left="2520" w:hanging="360"/>
      </w:pPr>
      <w:sdt>
        <w:sdtPr>
          <w:id w:val="-439625148"/>
          <w:tag w:val="goog_rdk_695"/>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949">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94A">
      <w:pPr>
        <w:numPr>
          <w:ilvl w:val="0"/>
          <w:numId w:val="1"/>
        </w:numPr>
        <w:ind w:left="2520" w:hanging="360"/>
      </w:pPr>
      <w:sdt>
        <w:sdtPr>
          <w:id w:val="1808436682"/>
          <w:tag w:val="goog_rdk_696"/>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94B">
      <w:pPr>
        <w:numPr>
          <w:ilvl w:val="0"/>
          <w:numId w:val="1"/>
        </w:numPr>
        <w:ind w:left="2520" w:hanging="360"/>
      </w:pPr>
      <w:sdt>
        <w:sdtPr>
          <w:id w:val="946647039"/>
          <w:tag w:val="goog_rdk_697"/>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94C">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94D">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94E">
      <w:pPr>
        <w:rPr>
          <w:b w:val="1"/>
        </w:rPr>
      </w:pPr>
      <w:r w:rsidDel="00000000" w:rsidR="00000000" w:rsidRPr="00000000">
        <w:rPr>
          <w:rtl w:val="0"/>
        </w:rPr>
      </w:r>
    </w:p>
    <w:p w:rsidR="00000000" w:rsidDel="00000000" w:rsidP="00000000" w:rsidRDefault="00000000" w:rsidRPr="00000000" w14:paraId="0000094F">
      <w:pPr>
        <w:pStyle w:val="Heading4"/>
        <w:rPr/>
      </w:pPr>
      <w:bookmarkStart w:colFirst="0" w:colLast="0" w:name="_heading=h.7y2m6c2qs1t5" w:id="81"/>
      <w:bookmarkEnd w:id="81"/>
      <w:r w:rsidDel="00000000" w:rsidR="00000000" w:rsidRPr="00000000">
        <w:rPr>
          <w:rtl w:val="0"/>
        </w:rPr>
        <w:t xml:space="preserve">Wilhelm van Astrea (née Trias) (WIP)</w:t>
      </w:r>
    </w:p>
    <w:p w:rsidR="00000000" w:rsidDel="00000000" w:rsidP="00000000" w:rsidRDefault="00000000" w:rsidRPr="00000000" w14:paraId="00000950">
      <w:pPr>
        <w:rPr/>
      </w:pPr>
      <w:sdt>
        <w:sdtPr>
          <w:id w:val="-1687129151"/>
          <w:tag w:val="goog_rdk_698"/>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951">
      <w:pPr>
        <w:rPr/>
      </w:pPr>
      <w:r w:rsidDel="00000000" w:rsidR="00000000" w:rsidRPr="00000000">
        <w:rPr>
          <w:rtl w:val="0"/>
        </w:rPr>
        <w:tab/>
        <w:tab/>
        <w:t xml:space="preserve">Japanese speech quirks:</w:t>
      </w:r>
    </w:p>
    <w:p w:rsidR="00000000" w:rsidDel="00000000" w:rsidP="00000000" w:rsidRDefault="00000000" w:rsidRPr="00000000" w14:paraId="00000952">
      <w:pPr>
        <w:numPr>
          <w:ilvl w:val="0"/>
          <w:numId w:val="5"/>
        </w:numPr>
        <w:ind w:left="2520" w:hanging="360"/>
      </w:pPr>
      <w:sdt>
        <w:sdtPr>
          <w:id w:val="1015072073"/>
          <w:tag w:val="goog_rdk_699"/>
        </w:sdtPr>
        <w:sdtContent>
          <w:r w:rsidDel="00000000" w:rsidR="00000000" w:rsidRPr="00000000">
            <w:rPr>
              <w:rFonts w:ascii="Arial Unicode MS" w:cs="Arial Unicode MS" w:eastAsia="Arial Unicode MS" w:hAnsi="Arial Unicode MS"/>
              <w:rtl w:val="0"/>
            </w:rPr>
            <w:t xml:space="preserve">First person pronoun – “私” (Old Wilhelm) / “俺” (Young Wilhelm)</w:t>
          </w:r>
        </w:sdtContent>
      </w:sdt>
    </w:p>
    <w:p w:rsidR="00000000" w:rsidDel="00000000" w:rsidP="00000000" w:rsidRDefault="00000000" w:rsidRPr="00000000" w14:paraId="00000953">
      <w:pPr>
        <w:numPr>
          <w:ilvl w:val="0"/>
          <w:numId w:val="5"/>
        </w:numPr>
        <w:ind w:left="2520" w:hanging="360"/>
      </w:pPr>
      <w:r w:rsidDel="00000000" w:rsidR="00000000" w:rsidRPr="00000000">
        <w:rPr>
          <w:rtl w:val="0"/>
        </w:rPr>
        <w:t xml:space="preserve">Extremely polite (in old age)</w:t>
      </w:r>
    </w:p>
    <w:p w:rsidR="00000000" w:rsidDel="00000000" w:rsidP="00000000" w:rsidRDefault="00000000" w:rsidRPr="00000000" w14:paraId="00000954">
      <w:pPr>
        <w:ind w:left="1440" w:firstLine="0"/>
        <w:rPr/>
      </w:pPr>
      <w:r w:rsidDel="00000000" w:rsidR="00000000" w:rsidRPr="00000000">
        <w:rPr>
          <w:rtl w:val="0"/>
        </w:rPr>
        <w:t xml:space="preserve">English speech quirks:</w:t>
      </w:r>
    </w:p>
    <w:p w:rsidR="00000000" w:rsidDel="00000000" w:rsidP="00000000" w:rsidRDefault="00000000" w:rsidRPr="00000000" w14:paraId="00000955">
      <w:pPr>
        <w:numPr>
          <w:ilvl w:val="0"/>
          <w:numId w:val="5"/>
        </w:numPr>
        <w:ind w:left="2520" w:hanging="360"/>
      </w:pPr>
      <w:r w:rsidDel="00000000" w:rsidR="00000000" w:rsidRPr="00000000">
        <w:rPr>
          <w:rtl w:val="0"/>
        </w:rPr>
        <w:t xml:space="preserve">No contractions, extremely polite speech</w:t>
      </w:r>
    </w:p>
    <w:p w:rsidR="00000000" w:rsidDel="00000000" w:rsidP="00000000" w:rsidRDefault="00000000" w:rsidRPr="00000000" w14:paraId="00000956">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957">
      <w:pPr>
        <w:rPr>
          <w:b w:val="1"/>
        </w:rPr>
      </w:pPr>
      <w:r w:rsidDel="00000000" w:rsidR="00000000" w:rsidRPr="00000000">
        <w:rPr>
          <w:rtl w:val="0"/>
        </w:rPr>
      </w:r>
    </w:p>
    <w:p w:rsidR="00000000" w:rsidDel="00000000" w:rsidP="00000000" w:rsidRDefault="00000000" w:rsidRPr="00000000" w14:paraId="00000958">
      <w:pPr>
        <w:rPr>
          <w:b w:val="1"/>
        </w:rPr>
      </w:pPr>
      <w:r w:rsidDel="00000000" w:rsidR="00000000" w:rsidRPr="00000000">
        <w:rPr>
          <w:rtl w:val="0"/>
        </w:rPr>
      </w:r>
    </w:p>
    <w:p w:rsidR="00000000" w:rsidDel="00000000" w:rsidP="00000000" w:rsidRDefault="00000000" w:rsidRPr="00000000" w14:paraId="00000959">
      <w:pPr>
        <w:pStyle w:val="Heading3"/>
        <w:rPr>
          <w:b w:val="1"/>
          <w:sz w:val="28"/>
          <w:szCs w:val="28"/>
        </w:rPr>
      </w:pPr>
      <w:bookmarkStart w:colFirst="0" w:colLast="0" w:name="_heading=h.clnqnlkvip0" w:id="82"/>
      <w:bookmarkEnd w:id="82"/>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pStyle w:val="Heading4"/>
        <w:ind w:firstLine="720"/>
        <w:rPr/>
      </w:pPr>
      <w:bookmarkStart w:colFirst="0" w:colLast="0" w:name="_heading=h.496wefvxi6xz" w:id="83"/>
      <w:bookmarkEnd w:id="83"/>
      <w:r w:rsidDel="00000000" w:rsidR="00000000" w:rsidRPr="00000000">
        <w:rPr>
          <w:rtl w:val="0"/>
        </w:rPr>
        <w:t xml:space="preserve">Archi (WIP)</w:t>
      </w:r>
    </w:p>
    <w:p w:rsidR="00000000" w:rsidDel="00000000" w:rsidP="00000000" w:rsidRDefault="00000000" w:rsidRPr="00000000" w14:paraId="0000095C">
      <w:pPr>
        <w:rPr/>
      </w:pPr>
      <w:r w:rsidDel="00000000" w:rsidR="00000000" w:rsidRPr="00000000">
        <w:rPr>
          <w:rtl w:val="0"/>
        </w:rPr>
        <w:tab/>
        <w:tab/>
        <w:t xml:space="preserve">Name in Japanese:</w:t>
      </w:r>
    </w:p>
    <w:p w:rsidR="00000000" w:rsidDel="00000000" w:rsidP="00000000" w:rsidRDefault="00000000" w:rsidRPr="00000000" w14:paraId="0000095D">
      <w:pPr>
        <w:rPr/>
      </w:pPr>
      <w:r w:rsidDel="00000000" w:rsidR="00000000" w:rsidRPr="00000000">
        <w:rPr>
          <w:rtl w:val="0"/>
        </w:rPr>
        <w:tab/>
        <w:tab/>
        <w:t xml:space="preserve">Japanese speech quirks:</w:t>
      </w:r>
    </w:p>
    <w:p w:rsidR="00000000" w:rsidDel="00000000" w:rsidP="00000000" w:rsidRDefault="00000000" w:rsidRPr="00000000" w14:paraId="0000095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5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0">
      <w:pPr>
        <w:ind w:left="1440" w:firstLine="0"/>
        <w:rPr/>
      </w:pPr>
      <w:r w:rsidDel="00000000" w:rsidR="00000000" w:rsidRPr="00000000">
        <w:rPr>
          <w:rtl w:val="0"/>
        </w:rPr>
        <w:t xml:space="preserve">English speech quirks:</w:t>
      </w:r>
    </w:p>
    <w:p w:rsidR="00000000" w:rsidDel="00000000" w:rsidP="00000000" w:rsidRDefault="00000000" w:rsidRPr="00000000" w14:paraId="0000096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63">
      <w:pPr>
        <w:ind w:left="1440" w:firstLine="0"/>
        <w:rPr/>
      </w:pPr>
      <w:r w:rsidDel="00000000" w:rsidR="00000000" w:rsidRPr="00000000">
        <w:rPr>
          <w:rtl w:val="0"/>
        </w:rPr>
        <w:t xml:space="preserve">Notes:</w:t>
      </w:r>
    </w:p>
    <w:p w:rsidR="00000000" w:rsidDel="00000000" w:rsidP="00000000" w:rsidRDefault="00000000" w:rsidRPr="00000000" w14:paraId="00000964">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65">
      <w:pPr>
        <w:rPr>
          <w:b w:val="1"/>
        </w:rPr>
      </w:pPr>
      <w:r w:rsidDel="00000000" w:rsidR="00000000" w:rsidRPr="00000000">
        <w:rPr>
          <w:rtl w:val="0"/>
        </w:rPr>
      </w:r>
    </w:p>
    <w:p w:rsidR="00000000" w:rsidDel="00000000" w:rsidP="00000000" w:rsidRDefault="00000000" w:rsidRPr="00000000" w14:paraId="00000966">
      <w:pPr>
        <w:pStyle w:val="Heading4"/>
        <w:ind w:firstLine="720"/>
        <w:rPr/>
      </w:pPr>
      <w:bookmarkStart w:colFirst="0" w:colLast="0" w:name="_heading=h.sq63kz37k451" w:id="84"/>
      <w:bookmarkEnd w:id="84"/>
      <w:r w:rsidDel="00000000" w:rsidR="00000000" w:rsidRPr="00000000">
        <w:rPr>
          <w:rtl w:val="0"/>
        </w:rPr>
        <w:t xml:space="preserve">Fortuna (WIP)</w:t>
      </w:r>
    </w:p>
    <w:p w:rsidR="00000000" w:rsidDel="00000000" w:rsidP="00000000" w:rsidRDefault="00000000" w:rsidRPr="00000000" w14:paraId="00000967">
      <w:pPr>
        <w:rPr/>
      </w:pPr>
      <w:r w:rsidDel="00000000" w:rsidR="00000000" w:rsidRPr="00000000">
        <w:rPr>
          <w:rtl w:val="0"/>
        </w:rPr>
        <w:tab/>
        <w:tab/>
        <w:t xml:space="preserve">Name in Japanese:</w:t>
      </w:r>
    </w:p>
    <w:p w:rsidR="00000000" w:rsidDel="00000000" w:rsidP="00000000" w:rsidRDefault="00000000" w:rsidRPr="00000000" w14:paraId="00000968">
      <w:pPr>
        <w:rPr/>
      </w:pPr>
      <w:r w:rsidDel="00000000" w:rsidR="00000000" w:rsidRPr="00000000">
        <w:rPr>
          <w:rtl w:val="0"/>
        </w:rPr>
        <w:tab/>
        <w:tab/>
        <w:t xml:space="preserve">Japanese speech quirks:</w:t>
      </w:r>
    </w:p>
    <w:p w:rsidR="00000000" w:rsidDel="00000000" w:rsidP="00000000" w:rsidRDefault="00000000" w:rsidRPr="00000000" w14:paraId="0000096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6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B">
      <w:pPr>
        <w:ind w:left="1440" w:firstLine="0"/>
        <w:rPr/>
      </w:pPr>
      <w:r w:rsidDel="00000000" w:rsidR="00000000" w:rsidRPr="00000000">
        <w:rPr>
          <w:rtl w:val="0"/>
        </w:rPr>
        <w:t xml:space="preserve">English speech quirks:</w:t>
      </w:r>
    </w:p>
    <w:p w:rsidR="00000000" w:rsidDel="00000000" w:rsidP="00000000" w:rsidRDefault="00000000" w:rsidRPr="00000000" w14:paraId="0000096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6E">
      <w:pPr>
        <w:ind w:left="1440" w:firstLine="0"/>
        <w:rPr/>
      </w:pPr>
      <w:r w:rsidDel="00000000" w:rsidR="00000000" w:rsidRPr="00000000">
        <w:rPr>
          <w:rtl w:val="0"/>
        </w:rPr>
        <w:t xml:space="preserve">Notes:</w:t>
      </w:r>
    </w:p>
    <w:p w:rsidR="00000000" w:rsidDel="00000000" w:rsidP="00000000" w:rsidRDefault="00000000" w:rsidRPr="00000000" w14:paraId="0000096F">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70">
      <w:pPr>
        <w:rPr>
          <w:b w:val="1"/>
        </w:rPr>
      </w:pPr>
      <w:r w:rsidDel="00000000" w:rsidR="00000000" w:rsidRPr="00000000">
        <w:rPr>
          <w:rtl w:val="0"/>
        </w:rPr>
      </w:r>
    </w:p>
    <w:p w:rsidR="00000000" w:rsidDel="00000000" w:rsidP="00000000" w:rsidRDefault="00000000" w:rsidRPr="00000000" w14:paraId="00000971">
      <w:pPr>
        <w:pStyle w:val="Heading4"/>
        <w:ind w:left="720" w:firstLine="0"/>
        <w:rPr>
          <w:sz w:val="22"/>
          <w:szCs w:val="22"/>
        </w:rPr>
      </w:pPr>
      <w:bookmarkStart w:colFirst="0" w:colLast="0" w:name="_heading=h.cvoi2jq3jx3n" w:id="85"/>
      <w:bookmarkEnd w:id="85"/>
      <w:r w:rsidDel="00000000" w:rsidR="00000000" w:rsidRPr="00000000">
        <w:rPr>
          <w:sz w:val="22"/>
          <w:szCs w:val="22"/>
          <w:rtl w:val="0"/>
        </w:rPr>
        <w:t xml:space="preserve">Reid Astrea (WIP)</w:t>
      </w:r>
    </w:p>
    <w:p w:rsidR="00000000" w:rsidDel="00000000" w:rsidP="00000000" w:rsidRDefault="00000000" w:rsidRPr="00000000" w14:paraId="00000972">
      <w:pPr>
        <w:rPr/>
      </w:pPr>
      <w:sdt>
        <w:sdtPr>
          <w:id w:val="-1650462254"/>
          <w:tag w:val="goog_rdk_700"/>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973">
      <w:pPr>
        <w:rPr/>
      </w:pPr>
      <w:r w:rsidDel="00000000" w:rsidR="00000000" w:rsidRPr="00000000">
        <w:rPr>
          <w:rtl w:val="0"/>
        </w:rPr>
        <w:tab/>
        <w:tab/>
        <w:t xml:space="preserve">Japanese speech quirks:</w:t>
      </w:r>
    </w:p>
    <w:p w:rsidR="00000000" w:rsidDel="00000000" w:rsidP="00000000" w:rsidRDefault="00000000" w:rsidRPr="00000000" w14:paraId="00000974">
      <w:pPr>
        <w:numPr>
          <w:ilvl w:val="0"/>
          <w:numId w:val="5"/>
        </w:numPr>
        <w:ind w:left="2520" w:hanging="360"/>
        <w:rPr/>
      </w:pPr>
      <w:sdt>
        <w:sdtPr>
          <w:id w:val="1608697227"/>
          <w:tag w:val="goog_rdk_70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75">
      <w:pPr>
        <w:numPr>
          <w:ilvl w:val="0"/>
          <w:numId w:val="5"/>
        </w:numPr>
        <w:ind w:left="2520" w:hanging="360"/>
        <w:rPr/>
      </w:pPr>
      <w:sdt>
        <w:sdtPr>
          <w:id w:val="597760537"/>
          <w:tag w:val="goog_rdk_702"/>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976">
      <w:pPr>
        <w:ind w:left="1440" w:firstLine="0"/>
        <w:rPr/>
      </w:pPr>
      <w:r w:rsidDel="00000000" w:rsidR="00000000" w:rsidRPr="00000000">
        <w:rPr>
          <w:rtl w:val="0"/>
        </w:rPr>
        <w:t xml:space="preserve">English speech quirks:</w:t>
      </w:r>
    </w:p>
    <w:p w:rsidR="00000000" w:rsidDel="00000000" w:rsidP="00000000" w:rsidRDefault="00000000" w:rsidRPr="00000000" w14:paraId="00000977">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78">
      <w:pPr>
        <w:numPr>
          <w:ilvl w:val="0"/>
          <w:numId w:val="5"/>
        </w:numPr>
        <w:ind w:left="2520" w:hanging="360"/>
        <w:rPr/>
      </w:pPr>
      <w:sdt>
        <w:sdtPr>
          <w:id w:val="-651904004"/>
          <w:tag w:val="goog_rdk_703"/>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979">
      <w:pPr>
        <w:ind w:left="1440" w:firstLine="0"/>
        <w:rPr/>
      </w:pPr>
      <w:r w:rsidDel="00000000" w:rsidR="00000000" w:rsidRPr="00000000">
        <w:rPr>
          <w:rtl w:val="0"/>
        </w:rPr>
        <w:t xml:space="preserve">Notes:</w:t>
      </w:r>
    </w:p>
    <w:p w:rsidR="00000000" w:rsidDel="00000000" w:rsidP="00000000" w:rsidRDefault="00000000" w:rsidRPr="00000000" w14:paraId="0000097A">
      <w:pPr>
        <w:numPr>
          <w:ilvl w:val="0"/>
          <w:numId w:val="5"/>
        </w:numPr>
        <w:ind w:left="2520" w:hanging="360"/>
        <w:rPr/>
      </w:pPr>
      <w:sdt>
        <w:sdtPr>
          <w:id w:val="1180819762"/>
          <w:tag w:val="goog_rdk_704"/>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97B">
      <w:pPr>
        <w:numPr>
          <w:ilvl w:val="0"/>
          <w:numId w:val="5"/>
        </w:numPr>
        <w:ind w:left="2520" w:hanging="360"/>
        <w:rPr/>
      </w:pPr>
      <w:sdt>
        <w:sdtPr>
          <w:id w:val="1379372457"/>
          <w:tag w:val="goog_rdk_705"/>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97C">
      <w:pPr>
        <w:numPr>
          <w:ilvl w:val="0"/>
          <w:numId w:val="5"/>
        </w:numPr>
        <w:ind w:left="2520" w:hanging="360"/>
        <w:rPr/>
      </w:pPr>
      <w:sdt>
        <w:sdtPr>
          <w:id w:val="58516437"/>
          <w:tag w:val="goog_rdk_706"/>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97D">
      <w:pPr>
        <w:numPr>
          <w:ilvl w:val="0"/>
          <w:numId w:val="5"/>
        </w:numPr>
        <w:ind w:left="2520" w:hanging="360"/>
        <w:rPr/>
      </w:pPr>
      <w:sdt>
        <w:sdtPr>
          <w:id w:val="1398931129"/>
          <w:tag w:val="goog_rdk_707"/>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97E">
      <w:pPr>
        <w:numPr>
          <w:ilvl w:val="0"/>
          <w:numId w:val="5"/>
        </w:numPr>
        <w:ind w:left="2520" w:hanging="360"/>
        <w:rPr/>
      </w:pPr>
      <w:sdt>
        <w:sdtPr>
          <w:id w:val="1848058907"/>
          <w:tag w:val="goog_rdk_708"/>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pStyle w:val="Heading4"/>
        <w:ind w:firstLine="720"/>
        <w:rPr/>
      </w:pPr>
      <w:bookmarkStart w:colFirst="0" w:colLast="0" w:name="_heading=h.6nddreww6r3v" w:id="86"/>
      <w:bookmarkEnd w:id="86"/>
      <w:r w:rsidDel="00000000" w:rsidR="00000000" w:rsidRPr="00000000">
        <w:rPr>
          <w:rtl w:val="0"/>
        </w:rPr>
        <w:t xml:space="preserve">Volcanica</w:t>
      </w:r>
    </w:p>
    <w:p w:rsidR="00000000" w:rsidDel="00000000" w:rsidP="00000000" w:rsidRDefault="00000000" w:rsidRPr="00000000" w14:paraId="00000981">
      <w:pPr>
        <w:rPr/>
      </w:pPr>
      <w:sdt>
        <w:sdtPr>
          <w:id w:val="-172986866"/>
          <w:tag w:val="goog_rdk_709"/>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982">
      <w:pPr>
        <w:rPr/>
      </w:pPr>
      <w:r w:rsidDel="00000000" w:rsidR="00000000" w:rsidRPr="00000000">
        <w:rPr>
          <w:rtl w:val="0"/>
        </w:rPr>
        <w:tab/>
        <w:tab/>
        <w:t xml:space="preserve">Japanese speech quirks:</w:t>
      </w:r>
    </w:p>
    <w:p w:rsidR="00000000" w:rsidDel="00000000" w:rsidP="00000000" w:rsidRDefault="00000000" w:rsidRPr="00000000" w14:paraId="00000983">
      <w:pPr>
        <w:numPr>
          <w:ilvl w:val="0"/>
          <w:numId w:val="5"/>
        </w:numPr>
        <w:ind w:left="2520" w:hanging="360"/>
        <w:rPr/>
      </w:pPr>
      <w:sdt>
        <w:sdtPr>
          <w:id w:val="536024485"/>
          <w:tag w:val="goog_rdk_710"/>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984">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985">
      <w:pPr>
        <w:ind w:left="1440" w:firstLine="0"/>
        <w:rPr/>
      </w:pPr>
      <w:r w:rsidDel="00000000" w:rsidR="00000000" w:rsidRPr="00000000">
        <w:rPr>
          <w:rtl w:val="0"/>
        </w:rPr>
        <w:t xml:space="preserve">English speech quirks:</w:t>
      </w:r>
    </w:p>
    <w:p w:rsidR="00000000" w:rsidDel="00000000" w:rsidP="00000000" w:rsidRDefault="00000000" w:rsidRPr="00000000" w14:paraId="00000986">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987">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988">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989">
      <w:pPr>
        <w:ind w:left="1440" w:firstLine="0"/>
        <w:rPr/>
      </w:pPr>
      <w:r w:rsidDel="00000000" w:rsidR="00000000" w:rsidRPr="00000000">
        <w:rPr>
          <w:rtl w:val="0"/>
        </w:rPr>
        <w:t xml:space="preserve">Notes:</w:t>
      </w:r>
    </w:p>
    <w:p w:rsidR="00000000" w:rsidDel="00000000" w:rsidP="00000000" w:rsidRDefault="00000000" w:rsidRPr="00000000" w14:paraId="0000098A">
      <w:pPr>
        <w:numPr>
          <w:ilvl w:val="0"/>
          <w:numId w:val="5"/>
        </w:numPr>
        <w:ind w:left="2520" w:hanging="360"/>
        <w:rPr/>
      </w:pPr>
      <w:sdt>
        <w:sdtPr>
          <w:id w:val="283493805"/>
          <w:tag w:val="goog_rdk_711"/>
        </w:sdtPr>
        <w:sdtContent>
          <w:r w:rsidDel="00000000" w:rsidR="00000000" w:rsidRPr="00000000">
            <w:rPr>
              <w:rFonts w:ascii="Arial Unicode MS" w:cs="Arial Unicode MS" w:eastAsia="Arial Unicode MS" w:hAnsi="Arial Unicode MS"/>
              <w:rtl w:val="0"/>
            </w:rPr>
            <w:t xml:space="preserve">Also known as the Divine Dragon (神龍)</w:t>
          </w:r>
        </w:sdtContent>
      </w:sdt>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pStyle w:val="Heading4"/>
        <w:ind w:firstLine="720"/>
        <w:rPr/>
      </w:pPr>
      <w:bookmarkStart w:colFirst="0" w:colLast="0" w:name="_heading=h.dmglwfy2083" w:id="87"/>
      <w:bookmarkEnd w:id="87"/>
      <w:r w:rsidDel="00000000" w:rsidR="00000000" w:rsidRPr="00000000">
        <w:rPr>
          <w:rtl w:val="0"/>
        </w:rPr>
        <w:t xml:space="preserve">Liliana Masquerade (WIP)</w:t>
      </w:r>
    </w:p>
    <w:p w:rsidR="00000000" w:rsidDel="00000000" w:rsidP="00000000" w:rsidRDefault="00000000" w:rsidRPr="00000000" w14:paraId="0000098D">
      <w:pPr>
        <w:rPr/>
      </w:pPr>
      <w:sdt>
        <w:sdtPr>
          <w:id w:val="359172360"/>
          <w:tag w:val="goog_rdk_712"/>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98E">
      <w:pPr>
        <w:rPr/>
      </w:pPr>
      <w:r w:rsidDel="00000000" w:rsidR="00000000" w:rsidRPr="00000000">
        <w:rPr>
          <w:rtl w:val="0"/>
        </w:rPr>
        <w:tab/>
        <w:tab/>
        <w:t xml:space="preserve">Japanese speech quirks:</w:t>
      </w:r>
    </w:p>
    <w:p w:rsidR="00000000" w:rsidDel="00000000" w:rsidP="00000000" w:rsidRDefault="00000000" w:rsidRPr="00000000" w14:paraId="0000098F">
      <w:pPr>
        <w:numPr>
          <w:ilvl w:val="0"/>
          <w:numId w:val="5"/>
        </w:numPr>
        <w:ind w:left="2520" w:hanging="360"/>
      </w:pPr>
      <w:sdt>
        <w:sdtPr>
          <w:id w:val="1820936245"/>
          <w:tag w:val="goog_rdk_71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9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1">
      <w:pPr>
        <w:ind w:left="1440" w:firstLine="0"/>
        <w:rPr/>
      </w:pPr>
      <w:r w:rsidDel="00000000" w:rsidR="00000000" w:rsidRPr="00000000">
        <w:rPr>
          <w:rtl w:val="0"/>
        </w:rPr>
        <w:t xml:space="preserve">English speech quirks:</w:t>
      </w:r>
    </w:p>
    <w:p w:rsidR="00000000" w:rsidDel="00000000" w:rsidP="00000000" w:rsidRDefault="00000000" w:rsidRPr="00000000" w14:paraId="0000099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94">
      <w:pPr>
        <w:ind w:left="1440" w:firstLine="0"/>
        <w:rPr/>
      </w:pPr>
      <w:r w:rsidDel="00000000" w:rsidR="00000000" w:rsidRPr="00000000">
        <w:rPr>
          <w:rtl w:val="0"/>
        </w:rPr>
        <w:t xml:space="preserve">Notes:</w:t>
      </w:r>
    </w:p>
    <w:p w:rsidR="00000000" w:rsidDel="00000000" w:rsidP="00000000" w:rsidRDefault="00000000" w:rsidRPr="00000000" w14:paraId="00000995">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996">
      <w:pPr>
        <w:numPr>
          <w:ilvl w:val="1"/>
          <w:numId w:val="5"/>
        </w:numPr>
        <w:spacing w:line="276" w:lineRule="auto"/>
        <w:ind w:left="3240" w:hanging="360"/>
      </w:pPr>
      <w:sdt>
        <w:sdtPr>
          <w:id w:val="710299565"/>
          <w:tag w:val="goog_rdk_714"/>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997">
      <w:pPr>
        <w:numPr>
          <w:ilvl w:val="1"/>
          <w:numId w:val="5"/>
        </w:numPr>
        <w:spacing w:line="276" w:lineRule="auto"/>
        <w:ind w:left="3240" w:hanging="360"/>
      </w:pPr>
      <w:sdt>
        <w:sdtPr>
          <w:id w:val="-1389085908"/>
          <w:tag w:val="goog_rdk_715"/>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998">
      <w:pPr>
        <w:rPr>
          <w:b w:val="1"/>
        </w:rPr>
      </w:pPr>
      <w:r w:rsidDel="00000000" w:rsidR="00000000" w:rsidRPr="00000000">
        <w:rPr>
          <w:rtl w:val="0"/>
        </w:rPr>
      </w:r>
    </w:p>
    <w:p w:rsidR="00000000" w:rsidDel="00000000" w:rsidP="00000000" w:rsidRDefault="00000000" w:rsidRPr="00000000" w14:paraId="00000999">
      <w:pPr>
        <w:pStyle w:val="Heading4"/>
        <w:ind w:firstLine="720"/>
        <w:rPr/>
      </w:pPr>
      <w:bookmarkStart w:colFirst="0" w:colLast="0" w:name="_heading=h.uuig7iehy5vf" w:id="88"/>
      <w:bookmarkEnd w:id="88"/>
      <w:r w:rsidDel="00000000" w:rsidR="00000000" w:rsidRPr="00000000">
        <w:rPr>
          <w:rtl w:val="0"/>
        </w:rPr>
        <w:t xml:space="preserve">Miklotov McMahon (WIP)</w:t>
      </w:r>
    </w:p>
    <w:p w:rsidR="00000000" w:rsidDel="00000000" w:rsidP="00000000" w:rsidRDefault="00000000" w:rsidRPr="00000000" w14:paraId="0000099A">
      <w:pPr>
        <w:rPr/>
      </w:pPr>
      <w:sdt>
        <w:sdtPr>
          <w:id w:val="45851714"/>
          <w:tag w:val="goog_rdk_716"/>
        </w:sdtPr>
        <w:sdtContent>
          <w:r w:rsidDel="00000000" w:rsidR="00000000" w:rsidRPr="00000000">
            <w:rPr>
              <w:rFonts w:ascii="Arial Unicode MS" w:cs="Arial Unicode MS" w:eastAsia="Arial Unicode MS" w:hAnsi="Arial Unicode MS"/>
              <w:rtl w:val="0"/>
            </w:rPr>
            <w:tab/>
            <w:tab/>
            <w:t xml:space="preserve">Name in Japanese: マイクロトフ・マクマホン</w:t>
          </w:r>
        </w:sdtContent>
      </w:sdt>
    </w:p>
    <w:p w:rsidR="00000000" w:rsidDel="00000000" w:rsidP="00000000" w:rsidRDefault="00000000" w:rsidRPr="00000000" w14:paraId="0000099B">
      <w:pPr>
        <w:rPr/>
      </w:pPr>
      <w:r w:rsidDel="00000000" w:rsidR="00000000" w:rsidRPr="00000000">
        <w:rPr>
          <w:rtl w:val="0"/>
        </w:rPr>
        <w:tab/>
        <w:tab/>
        <w:t xml:space="preserve">Japanese speech quirks:</w:t>
      </w:r>
    </w:p>
    <w:p w:rsidR="00000000" w:rsidDel="00000000" w:rsidP="00000000" w:rsidRDefault="00000000" w:rsidRPr="00000000" w14:paraId="0000099C">
      <w:pPr>
        <w:numPr>
          <w:ilvl w:val="0"/>
          <w:numId w:val="5"/>
        </w:numPr>
        <w:ind w:left="2520" w:hanging="360"/>
      </w:pPr>
      <w:sdt>
        <w:sdtPr>
          <w:id w:val="838703431"/>
          <w:tag w:val="goog_rdk_71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9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E">
      <w:pPr>
        <w:ind w:left="1440" w:firstLine="0"/>
        <w:rPr/>
      </w:pPr>
      <w:r w:rsidDel="00000000" w:rsidR="00000000" w:rsidRPr="00000000">
        <w:rPr>
          <w:rtl w:val="0"/>
        </w:rPr>
        <w:t xml:space="preserve">English speech quirks:</w:t>
      </w:r>
    </w:p>
    <w:p w:rsidR="00000000" w:rsidDel="00000000" w:rsidP="00000000" w:rsidRDefault="00000000" w:rsidRPr="00000000" w14:paraId="0000099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A1">
      <w:pPr>
        <w:ind w:left="1440" w:firstLine="0"/>
        <w:rPr/>
      </w:pPr>
      <w:r w:rsidDel="00000000" w:rsidR="00000000" w:rsidRPr="00000000">
        <w:rPr>
          <w:rtl w:val="0"/>
        </w:rPr>
        <w:t xml:space="preserve">Notes:</w:t>
      </w:r>
    </w:p>
    <w:p w:rsidR="00000000" w:rsidDel="00000000" w:rsidP="00000000" w:rsidRDefault="00000000" w:rsidRPr="00000000" w14:paraId="000009A2">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A3">
      <w:pPr>
        <w:pStyle w:val="Heading4"/>
        <w:rPr/>
      </w:pPr>
      <w:bookmarkStart w:colFirst="0" w:colLast="0" w:name="_heading=h.rigwiu7rzye3" w:id="89"/>
      <w:bookmarkEnd w:id="89"/>
      <w:r w:rsidDel="00000000" w:rsidR="00000000" w:rsidRPr="00000000">
        <w:rPr>
          <w:rtl w:val="0"/>
        </w:rPr>
      </w:r>
    </w:p>
    <w:p w:rsidR="00000000" w:rsidDel="00000000" w:rsidP="00000000" w:rsidRDefault="00000000" w:rsidRPr="00000000" w14:paraId="000009A4">
      <w:pPr>
        <w:pStyle w:val="Heading4"/>
        <w:ind w:firstLine="720"/>
        <w:rPr/>
      </w:pPr>
      <w:bookmarkStart w:colFirst="0" w:colLast="0" w:name="_heading=h.ez9l62ohgggl" w:id="90"/>
      <w:bookmarkEnd w:id="90"/>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t xml:space="preserve"> (WIP)</w:t>
      </w:r>
    </w:p>
    <w:p w:rsidR="00000000" w:rsidDel="00000000" w:rsidP="00000000" w:rsidRDefault="00000000" w:rsidRPr="00000000" w14:paraId="000009A5">
      <w:pPr>
        <w:rPr/>
      </w:pPr>
      <w:sdt>
        <w:sdtPr>
          <w:id w:val="-730548963"/>
          <w:tag w:val="goog_rdk_718"/>
        </w:sdtPr>
        <w:sdtContent>
          <w:r w:rsidDel="00000000" w:rsidR="00000000" w:rsidRPr="00000000">
            <w:rPr>
              <w:rFonts w:ascii="Arial Unicode MS" w:cs="Arial Unicode MS" w:eastAsia="Arial Unicode MS" w:hAnsi="Arial Unicode MS"/>
              <w:rtl w:val="0"/>
            </w:rPr>
            <w:tab/>
            <w:tab/>
            <w:t xml:space="preserve">Name in Japanese: ボルドー・ツェルゲフ</w:t>
          </w:r>
        </w:sdtContent>
      </w:sdt>
    </w:p>
    <w:p w:rsidR="00000000" w:rsidDel="00000000" w:rsidP="00000000" w:rsidRDefault="00000000" w:rsidRPr="00000000" w14:paraId="000009A6">
      <w:pPr>
        <w:rPr/>
      </w:pPr>
      <w:r w:rsidDel="00000000" w:rsidR="00000000" w:rsidRPr="00000000">
        <w:rPr>
          <w:rtl w:val="0"/>
        </w:rPr>
        <w:tab/>
        <w:tab/>
        <w:t xml:space="preserve">Japanese speech quirks:</w:t>
      </w:r>
    </w:p>
    <w:p w:rsidR="00000000" w:rsidDel="00000000" w:rsidP="00000000" w:rsidRDefault="00000000" w:rsidRPr="00000000" w14:paraId="000009A7">
      <w:pPr>
        <w:numPr>
          <w:ilvl w:val="0"/>
          <w:numId w:val="5"/>
        </w:numPr>
        <w:ind w:left="2520" w:hanging="360"/>
      </w:pPr>
      <w:sdt>
        <w:sdtPr>
          <w:id w:val="-1190050490"/>
          <w:tag w:val="goog_rdk_719"/>
        </w:sdtPr>
        <w:sdtContent>
          <w:r w:rsidDel="00000000" w:rsidR="00000000" w:rsidRPr="00000000">
            <w:rPr>
              <w:rFonts w:ascii="Arial Unicode MS" w:cs="Arial Unicode MS" w:eastAsia="Arial Unicode MS" w:hAnsi="Arial Unicode MS"/>
              <w:rtl w:val="0"/>
            </w:rPr>
            <w:t xml:space="preserve">First person pronoun – “私”, formerly “俺” until his friend’s death</w:t>
          </w:r>
        </w:sdtContent>
      </w:sdt>
    </w:p>
    <w:p w:rsidR="00000000" w:rsidDel="00000000" w:rsidP="00000000" w:rsidRDefault="00000000" w:rsidRPr="00000000" w14:paraId="000009A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9">
      <w:pPr>
        <w:ind w:left="1440" w:firstLine="0"/>
        <w:rPr/>
      </w:pPr>
      <w:r w:rsidDel="00000000" w:rsidR="00000000" w:rsidRPr="00000000">
        <w:rPr>
          <w:rtl w:val="0"/>
        </w:rPr>
        <w:t xml:space="preserve">English speech quirks:</w:t>
      </w:r>
    </w:p>
    <w:p w:rsidR="00000000" w:rsidDel="00000000" w:rsidP="00000000" w:rsidRDefault="00000000" w:rsidRPr="00000000" w14:paraId="000009A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AC">
      <w:pPr>
        <w:ind w:left="1440" w:firstLine="0"/>
        <w:rPr/>
      </w:pPr>
      <w:r w:rsidDel="00000000" w:rsidR="00000000" w:rsidRPr="00000000">
        <w:rPr>
          <w:rtl w:val="0"/>
        </w:rPr>
        <w:t xml:space="preserve">Notes:</w:t>
      </w:r>
    </w:p>
    <w:p w:rsidR="00000000" w:rsidDel="00000000" w:rsidP="00000000" w:rsidRDefault="00000000" w:rsidRPr="00000000" w14:paraId="000009AD">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AE">
      <w:pPr>
        <w:spacing w:line="276" w:lineRule="auto"/>
        <w:rPr/>
      </w:pPr>
      <w:r w:rsidDel="00000000" w:rsidR="00000000" w:rsidRPr="00000000">
        <w:rPr>
          <w:rtl w:val="0"/>
        </w:rPr>
      </w:r>
    </w:p>
    <w:p w:rsidR="00000000" w:rsidDel="00000000" w:rsidP="00000000" w:rsidRDefault="00000000" w:rsidRPr="00000000" w14:paraId="000009AF">
      <w:pPr>
        <w:pStyle w:val="Heading4"/>
        <w:ind w:firstLine="720"/>
        <w:rPr/>
      </w:pPr>
      <w:bookmarkStart w:colFirst="0" w:colLast="0" w:name="_heading=h.6hyqpj2hn9xz" w:id="91"/>
      <w:bookmarkEnd w:id="91"/>
      <w:r w:rsidDel="00000000" w:rsidR="00000000" w:rsidRPr="00000000">
        <w:rPr>
          <w:rtl w:val="0"/>
        </w:rPr>
        <w:t xml:space="preserve">Marcos Gildark (WIP)</w:t>
      </w:r>
    </w:p>
    <w:p w:rsidR="00000000" w:rsidDel="00000000" w:rsidP="00000000" w:rsidRDefault="00000000" w:rsidRPr="00000000" w14:paraId="000009B0">
      <w:pPr>
        <w:rPr/>
      </w:pPr>
      <w:sdt>
        <w:sdtPr>
          <w:id w:val="1287052447"/>
          <w:tag w:val="goog_rdk_720"/>
        </w:sdtPr>
        <w:sdtContent>
          <w:r w:rsidDel="00000000" w:rsidR="00000000" w:rsidRPr="00000000">
            <w:rPr>
              <w:rFonts w:ascii="Arial Unicode MS" w:cs="Arial Unicode MS" w:eastAsia="Arial Unicode MS" w:hAnsi="Arial Unicode MS"/>
              <w:rtl w:val="0"/>
            </w:rPr>
            <w:tab/>
            <w:tab/>
            <w:t xml:space="preserve">Name in Japanese: マーコス・ギルダーク</w:t>
          </w:r>
        </w:sdtContent>
      </w:sdt>
    </w:p>
    <w:p w:rsidR="00000000" w:rsidDel="00000000" w:rsidP="00000000" w:rsidRDefault="00000000" w:rsidRPr="00000000" w14:paraId="000009B1">
      <w:pPr>
        <w:rPr/>
      </w:pPr>
      <w:r w:rsidDel="00000000" w:rsidR="00000000" w:rsidRPr="00000000">
        <w:rPr>
          <w:rtl w:val="0"/>
        </w:rPr>
        <w:tab/>
        <w:tab/>
        <w:t xml:space="preserve">Japanese speech quirks:</w:t>
      </w:r>
    </w:p>
    <w:p w:rsidR="00000000" w:rsidDel="00000000" w:rsidP="00000000" w:rsidRDefault="00000000" w:rsidRPr="00000000" w14:paraId="000009B2">
      <w:pPr>
        <w:numPr>
          <w:ilvl w:val="0"/>
          <w:numId w:val="5"/>
        </w:numPr>
        <w:ind w:left="2520" w:hanging="360"/>
      </w:pPr>
      <w:sdt>
        <w:sdtPr>
          <w:id w:val="23293779"/>
          <w:tag w:val="goog_rdk_72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B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B4">
      <w:pPr>
        <w:ind w:left="1440" w:firstLine="0"/>
        <w:rPr/>
      </w:pPr>
      <w:r w:rsidDel="00000000" w:rsidR="00000000" w:rsidRPr="00000000">
        <w:rPr>
          <w:rtl w:val="0"/>
        </w:rPr>
        <w:t xml:space="preserve">English speech quirks:</w:t>
      </w:r>
    </w:p>
    <w:p w:rsidR="00000000" w:rsidDel="00000000" w:rsidP="00000000" w:rsidRDefault="00000000" w:rsidRPr="00000000" w14:paraId="000009B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B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B7">
      <w:pPr>
        <w:ind w:left="1440" w:firstLine="0"/>
        <w:rPr/>
      </w:pPr>
      <w:r w:rsidDel="00000000" w:rsidR="00000000" w:rsidRPr="00000000">
        <w:rPr>
          <w:rtl w:val="0"/>
        </w:rPr>
        <w:t xml:space="preserve">Notes:</w:t>
      </w:r>
    </w:p>
    <w:p w:rsidR="00000000" w:rsidDel="00000000" w:rsidP="00000000" w:rsidRDefault="00000000" w:rsidRPr="00000000" w14:paraId="000009B8">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B9">
      <w:pPr>
        <w:rPr>
          <w:b w:val="1"/>
        </w:rPr>
      </w:pPr>
      <w:r w:rsidDel="00000000" w:rsidR="00000000" w:rsidRPr="00000000">
        <w:rPr>
          <w:rtl w:val="0"/>
        </w:rPr>
      </w:r>
    </w:p>
    <w:p w:rsidR="00000000" w:rsidDel="00000000" w:rsidP="00000000" w:rsidRDefault="00000000" w:rsidRPr="00000000" w14:paraId="000009BA">
      <w:pPr>
        <w:pStyle w:val="Heading4"/>
        <w:ind w:firstLine="720"/>
        <w:rPr/>
      </w:pPr>
      <w:bookmarkStart w:colFirst="0" w:colLast="0" w:name="_heading=h.3dyivwh7cep3" w:id="92"/>
      <w:bookmarkEnd w:id="92"/>
      <w:r w:rsidDel="00000000" w:rsidR="00000000" w:rsidRPr="00000000">
        <w:rPr>
          <w:rtl w:val="0"/>
        </w:rPr>
        <w:t xml:space="preserve">Russell Fellow (WIP)</w:t>
      </w:r>
    </w:p>
    <w:p w:rsidR="00000000" w:rsidDel="00000000" w:rsidP="00000000" w:rsidRDefault="00000000" w:rsidRPr="00000000" w14:paraId="000009BB">
      <w:pPr>
        <w:rPr/>
      </w:pPr>
      <w:sdt>
        <w:sdtPr>
          <w:id w:val="-1742839509"/>
          <w:tag w:val="goog_rdk_722"/>
        </w:sdtPr>
        <w:sdtContent>
          <w:r w:rsidDel="00000000" w:rsidR="00000000" w:rsidRPr="00000000">
            <w:rPr>
              <w:rFonts w:ascii="Arial Unicode MS" w:cs="Arial Unicode MS" w:eastAsia="Arial Unicode MS" w:hAnsi="Arial Unicode MS"/>
              <w:rtl w:val="0"/>
            </w:rPr>
            <w:tab/>
            <w:tab/>
            <w:t xml:space="preserve">Name in Japanese: ラッセル・フェロー</w:t>
          </w:r>
        </w:sdtContent>
      </w:sdt>
    </w:p>
    <w:p w:rsidR="00000000" w:rsidDel="00000000" w:rsidP="00000000" w:rsidRDefault="00000000" w:rsidRPr="00000000" w14:paraId="000009BC">
      <w:pPr>
        <w:rPr/>
      </w:pPr>
      <w:r w:rsidDel="00000000" w:rsidR="00000000" w:rsidRPr="00000000">
        <w:rPr>
          <w:rtl w:val="0"/>
        </w:rPr>
        <w:tab/>
        <w:tab/>
        <w:t xml:space="preserve">Japanese speech quirks:</w:t>
      </w:r>
    </w:p>
    <w:p w:rsidR="00000000" w:rsidDel="00000000" w:rsidP="00000000" w:rsidRDefault="00000000" w:rsidRPr="00000000" w14:paraId="000009BD">
      <w:pPr>
        <w:numPr>
          <w:ilvl w:val="0"/>
          <w:numId w:val="5"/>
        </w:numPr>
        <w:ind w:left="2520" w:hanging="360"/>
      </w:pPr>
      <w:sdt>
        <w:sdtPr>
          <w:id w:val="1095246300"/>
          <w:tag w:val="goog_rdk_72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B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BF">
      <w:pPr>
        <w:ind w:left="1440" w:firstLine="0"/>
        <w:rPr/>
      </w:pPr>
      <w:r w:rsidDel="00000000" w:rsidR="00000000" w:rsidRPr="00000000">
        <w:rPr>
          <w:rtl w:val="0"/>
        </w:rPr>
        <w:t xml:space="preserve">English speech quirks:</w:t>
      </w:r>
    </w:p>
    <w:p w:rsidR="00000000" w:rsidDel="00000000" w:rsidP="00000000" w:rsidRDefault="00000000" w:rsidRPr="00000000" w14:paraId="000009C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C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C2">
      <w:pPr>
        <w:ind w:left="1440" w:firstLine="0"/>
        <w:rPr/>
      </w:pPr>
      <w:r w:rsidDel="00000000" w:rsidR="00000000" w:rsidRPr="00000000">
        <w:rPr>
          <w:rtl w:val="0"/>
        </w:rPr>
        <w:t xml:space="preserve">Notes:</w:t>
      </w:r>
    </w:p>
    <w:p w:rsidR="00000000" w:rsidDel="00000000" w:rsidP="00000000" w:rsidRDefault="00000000" w:rsidRPr="00000000" w14:paraId="000009C3">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C4">
      <w:pPr>
        <w:rPr>
          <w:b w:val="1"/>
        </w:rPr>
      </w:pPr>
      <w:r w:rsidDel="00000000" w:rsidR="00000000" w:rsidRPr="00000000">
        <w:rPr>
          <w:rtl w:val="0"/>
        </w:rPr>
      </w:r>
    </w:p>
    <w:p w:rsidR="00000000" w:rsidDel="00000000" w:rsidP="00000000" w:rsidRDefault="00000000" w:rsidRPr="00000000" w14:paraId="000009C5">
      <w:pPr>
        <w:pStyle w:val="Heading4"/>
        <w:ind w:firstLine="720"/>
        <w:rPr/>
      </w:pPr>
      <w:bookmarkStart w:colFirst="0" w:colLast="0" w:name="_heading=h.yy33rcq3mju3" w:id="93"/>
      <w:bookmarkEnd w:id="93"/>
      <w:r w:rsidDel="00000000" w:rsidR="00000000" w:rsidRPr="00000000">
        <w:rPr>
          <w:rtl w:val="0"/>
        </w:rPr>
        <w:t xml:space="preserve">Rickert Hoffman (WIP)</w:t>
      </w:r>
    </w:p>
    <w:p w:rsidR="00000000" w:rsidDel="00000000" w:rsidP="00000000" w:rsidRDefault="00000000" w:rsidRPr="00000000" w14:paraId="000009C6">
      <w:pPr>
        <w:rPr/>
      </w:pPr>
      <w:sdt>
        <w:sdtPr>
          <w:id w:val="1574489069"/>
          <w:tag w:val="goog_rdk_724"/>
        </w:sdtPr>
        <w:sdtContent>
          <w:r w:rsidDel="00000000" w:rsidR="00000000" w:rsidRPr="00000000">
            <w:rPr>
              <w:rFonts w:ascii="Arial Unicode MS" w:cs="Arial Unicode MS" w:eastAsia="Arial Unicode MS" w:hAnsi="Arial Unicode MS"/>
              <w:rtl w:val="0"/>
            </w:rPr>
            <w:tab/>
            <w:tab/>
            <w:t xml:space="preserve">Name in Japanese: リッケルト・ホフマン</w:t>
          </w:r>
        </w:sdtContent>
      </w:sdt>
    </w:p>
    <w:p w:rsidR="00000000" w:rsidDel="00000000" w:rsidP="00000000" w:rsidRDefault="00000000" w:rsidRPr="00000000" w14:paraId="000009C7">
      <w:pPr>
        <w:rPr/>
      </w:pPr>
      <w:r w:rsidDel="00000000" w:rsidR="00000000" w:rsidRPr="00000000">
        <w:rPr>
          <w:rtl w:val="0"/>
        </w:rPr>
        <w:tab/>
        <w:tab/>
        <w:t xml:space="preserve">Japanese speech quirks:</w:t>
      </w:r>
    </w:p>
    <w:p w:rsidR="00000000" w:rsidDel="00000000" w:rsidP="00000000" w:rsidRDefault="00000000" w:rsidRPr="00000000" w14:paraId="000009C8">
      <w:pPr>
        <w:numPr>
          <w:ilvl w:val="0"/>
          <w:numId w:val="5"/>
        </w:numPr>
        <w:ind w:left="2520" w:hanging="360"/>
      </w:pPr>
      <w:sdt>
        <w:sdtPr>
          <w:id w:val="-373151200"/>
          <w:tag w:val="goog_rdk_72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C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CA">
      <w:pPr>
        <w:ind w:left="1440" w:firstLine="0"/>
        <w:rPr/>
      </w:pPr>
      <w:r w:rsidDel="00000000" w:rsidR="00000000" w:rsidRPr="00000000">
        <w:rPr>
          <w:rtl w:val="0"/>
        </w:rPr>
        <w:t xml:space="preserve">English speech quirks:</w:t>
      </w:r>
    </w:p>
    <w:p w:rsidR="00000000" w:rsidDel="00000000" w:rsidP="00000000" w:rsidRDefault="00000000" w:rsidRPr="00000000" w14:paraId="000009C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C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CD">
      <w:pPr>
        <w:ind w:left="1440" w:firstLine="0"/>
        <w:rPr/>
      </w:pPr>
      <w:r w:rsidDel="00000000" w:rsidR="00000000" w:rsidRPr="00000000">
        <w:rPr>
          <w:rtl w:val="0"/>
        </w:rPr>
        <w:t xml:space="preserve">Notes:</w:t>
      </w:r>
    </w:p>
    <w:p w:rsidR="00000000" w:rsidDel="00000000" w:rsidP="00000000" w:rsidRDefault="00000000" w:rsidRPr="00000000" w14:paraId="000009CE">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pStyle w:val="Heading4"/>
        <w:ind w:firstLine="720"/>
        <w:rPr/>
      </w:pPr>
      <w:bookmarkStart w:colFirst="0" w:colLast="0" w:name="_heading=h.tlzkse6ebh4y" w:id="94"/>
      <w:bookmarkEnd w:id="94"/>
      <w:r w:rsidDel="00000000" w:rsidR="00000000" w:rsidRPr="00000000">
        <w:rPr>
          <w:rtl w:val="0"/>
        </w:rPr>
        <w:t xml:space="preserve">Hayden Garo</w:t>
      </w:r>
    </w:p>
    <w:p w:rsidR="00000000" w:rsidDel="00000000" w:rsidP="00000000" w:rsidRDefault="00000000" w:rsidRPr="00000000" w14:paraId="000009D1">
      <w:pPr>
        <w:rPr/>
      </w:pPr>
      <w:sdt>
        <w:sdtPr>
          <w:id w:val="-1819005132"/>
          <w:tag w:val="goog_rdk_726"/>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D2">
      <w:pPr>
        <w:rPr/>
      </w:pPr>
      <w:r w:rsidDel="00000000" w:rsidR="00000000" w:rsidRPr="00000000">
        <w:rPr>
          <w:rtl w:val="0"/>
        </w:rPr>
        <w:tab/>
        <w:tab/>
        <w:t xml:space="preserve">Japanese speech quirks:</w:t>
      </w:r>
    </w:p>
    <w:p w:rsidR="00000000" w:rsidDel="00000000" w:rsidP="00000000" w:rsidRDefault="00000000" w:rsidRPr="00000000" w14:paraId="000009D3">
      <w:pPr>
        <w:numPr>
          <w:ilvl w:val="0"/>
          <w:numId w:val="5"/>
        </w:numPr>
        <w:ind w:left="2520" w:hanging="360"/>
      </w:pPr>
      <w:sdt>
        <w:sdtPr>
          <w:id w:val="-69480619"/>
          <w:tag w:val="goog_rdk_72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D4">
      <w:pPr>
        <w:ind w:left="1440" w:firstLine="0"/>
        <w:rPr/>
      </w:pPr>
      <w:r w:rsidDel="00000000" w:rsidR="00000000" w:rsidRPr="00000000">
        <w:rPr>
          <w:rtl w:val="0"/>
        </w:rPr>
        <w:t xml:space="preserve">English speech quirks:</w:t>
      </w:r>
    </w:p>
    <w:p w:rsidR="00000000" w:rsidDel="00000000" w:rsidP="00000000" w:rsidRDefault="00000000" w:rsidRPr="00000000" w14:paraId="000009D5">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D6">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D7">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D8">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D9">
      <w:pPr>
        <w:ind w:left="1440" w:firstLine="0"/>
        <w:rPr/>
      </w:pPr>
      <w:r w:rsidDel="00000000" w:rsidR="00000000" w:rsidRPr="00000000">
        <w:rPr>
          <w:rtl w:val="0"/>
        </w:rPr>
        <w:t xml:space="preserve">Notes:</w:t>
      </w:r>
    </w:p>
    <w:p w:rsidR="00000000" w:rsidDel="00000000" w:rsidP="00000000" w:rsidRDefault="00000000" w:rsidRPr="00000000" w14:paraId="000009DA">
      <w:pPr>
        <w:numPr>
          <w:ilvl w:val="0"/>
          <w:numId w:val="5"/>
        </w:numPr>
        <w:ind w:left="2520" w:hanging="360"/>
      </w:pPr>
      <w:sdt>
        <w:sdtPr>
          <w:id w:val="1368189977"/>
          <w:tag w:val="goog_rdk_728"/>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DB">
      <w:pPr>
        <w:numPr>
          <w:ilvl w:val="0"/>
          <w:numId w:val="5"/>
        </w:numPr>
        <w:ind w:left="2520" w:hanging="360"/>
        <w:rPr>
          <w:u w:val="none"/>
        </w:rPr>
      </w:pPr>
      <w:sdt>
        <w:sdtPr>
          <w:id w:val="328142355"/>
          <w:tag w:val="goog_rdk_729"/>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DC">
      <w:pPr>
        <w:numPr>
          <w:ilvl w:val="0"/>
          <w:numId w:val="5"/>
        </w:numPr>
        <w:ind w:left="2520" w:hanging="360"/>
        <w:rPr>
          <w:u w:val="none"/>
        </w:rPr>
      </w:pPr>
      <w:sdt>
        <w:sdtPr>
          <w:id w:val="-241643699"/>
          <w:tag w:val="goog_rdk_730"/>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DD">
      <w:pPr>
        <w:rPr>
          <w:b w:val="1"/>
        </w:rPr>
      </w:pPr>
      <w:r w:rsidDel="00000000" w:rsidR="00000000" w:rsidRPr="00000000">
        <w:rPr>
          <w:rtl w:val="0"/>
        </w:rPr>
      </w:r>
    </w:p>
    <w:p w:rsidR="00000000" w:rsidDel="00000000" w:rsidP="00000000" w:rsidRDefault="00000000" w:rsidRPr="00000000" w14:paraId="000009DE">
      <w:pPr>
        <w:rPr>
          <w:b w:val="1"/>
        </w:rPr>
      </w:pPr>
      <w:r w:rsidDel="00000000" w:rsidR="00000000" w:rsidRPr="00000000">
        <w:rPr>
          <w:rtl w:val="0"/>
        </w:rPr>
      </w:r>
    </w:p>
    <w:p w:rsidR="00000000" w:rsidDel="00000000" w:rsidP="00000000" w:rsidRDefault="00000000" w:rsidRPr="00000000" w14:paraId="000009DF">
      <w:pPr>
        <w:pStyle w:val="Heading2"/>
        <w:rPr>
          <w:b w:val="1"/>
          <w:sz w:val="28"/>
          <w:szCs w:val="28"/>
        </w:rPr>
      </w:pPr>
      <w:bookmarkStart w:colFirst="0" w:colLast="0" w:name="_heading=h.rauox6snibxq" w:id="95"/>
      <w:bookmarkEnd w:id="95"/>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E0">
      <w:pPr>
        <w:rPr>
          <w:b w:val="1"/>
        </w:rPr>
      </w:pPr>
      <w:r w:rsidDel="00000000" w:rsidR="00000000" w:rsidRPr="00000000">
        <w:rPr>
          <w:rtl w:val="0"/>
        </w:rPr>
      </w:r>
    </w:p>
    <w:p w:rsidR="00000000" w:rsidDel="00000000" w:rsidP="00000000" w:rsidRDefault="00000000" w:rsidRPr="00000000" w14:paraId="000009E1">
      <w:pPr>
        <w:pStyle w:val="Heading3"/>
        <w:rPr/>
      </w:pPr>
      <w:bookmarkStart w:colFirst="0" w:colLast="0" w:name="_heading=h.mbhoirynf0ol" w:id="96"/>
      <w:bookmarkEnd w:id="96"/>
      <w:r w:rsidDel="00000000" w:rsidR="00000000" w:rsidRPr="00000000">
        <w:rPr>
          <w:rtl w:val="0"/>
        </w:rPr>
        <w:t xml:space="preserve">High Government and Nobility</w:t>
      </w:r>
    </w:p>
    <w:p w:rsidR="00000000" w:rsidDel="00000000" w:rsidP="00000000" w:rsidRDefault="00000000" w:rsidRPr="00000000" w14:paraId="000009E2">
      <w:pPr>
        <w:rPr>
          <w:b w:val="1"/>
        </w:rPr>
      </w:pPr>
      <w:r w:rsidDel="00000000" w:rsidR="00000000" w:rsidRPr="00000000">
        <w:rPr>
          <w:rtl w:val="0"/>
        </w:rPr>
      </w:r>
    </w:p>
    <w:p w:rsidR="00000000" w:rsidDel="00000000" w:rsidP="00000000" w:rsidRDefault="00000000" w:rsidRPr="00000000" w14:paraId="000009E3">
      <w:pPr>
        <w:pStyle w:val="Heading4"/>
        <w:rPr/>
      </w:pPr>
      <w:bookmarkStart w:colFirst="0" w:colLast="0" w:name="_heading=h.hghkdytk819o" w:id="97"/>
      <w:bookmarkEnd w:id="97"/>
      <w:r w:rsidDel="00000000" w:rsidR="00000000" w:rsidRPr="00000000">
        <w:rPr>
          <w:rtl w:val="0"/>
        </w:rPr>
        <w:t xml:space="preserve">Berstetz Fondalfon</w:t>
      </w:r>
    </w:p>
    <w:p w:rsidR="00000000" w:rsidDel="00000000" w:rsidP="00000000" w:rsidRDefault="00000000" w:rsidRPr="00000000" w14:paraId="000009E4">
      <w:pPr>
        <w:rPr/>
      </w:pPr>
      <w:sdt>
        <w:sdtPr>
          <w:id w:val="300566806"/>
          <w:tag w:val="goog_rdk_731"/>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E5">
      <w:pPr>
        <w:ind w:left="720" w:firstLine="720"/>
        <w:rPr/>
      </w:pPr>
      <w:r w:rsidDel="00000000" w:rsidR="00000000" w:rsidRPr="00000000">
        <w:rPr>
          <w:rtl w:val="0"/>
        </w:rPr>
        <w:t xml:space="preserve">Japanese speech quirks:</w:t>
      </w:r>
    </w:p>
    <w:p w:rsidR="00000000" w:rsidDel="00000000" w:rsidP="00000000" w:rsidRDefault="00000000" w:rsidRPr="00000000" w14:paraId="000009E6">
      <w:pPr>
        <w:numPr>
          <w:ilvl w:val="0"/>
          <w:numId w:val="5"/>
        </w:numPr>
        <w:ind w:left="2520" w:hanging="360"/>
        <w:rPr/>
      </w:pPr>
      <w:sdt>
        <w:sdtPr>
          <w:id w:val="-1834510825"/>
          <w:tag w:val="goog_rdk_732"/>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E7">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E8">
      <w:pPr>
        <w:ind w:left="720" w:firstLine="720"/>
        <w:rPr/>
      </w:pPr>
      <w:r w:rsidDel="00000000" w:rsidR="00000000" w:rsidRPr="00000000">
        <w:rPr>
          <w:rtl w:val="0"/>
        </w:rPr>
        <w:t xml:space="preserve">English speech quirks:</w:t>
      </w:r>
    </w:p>
    <w:p w:rsidR="00000000" w:rsidDel="00000000" w:rsidP="00000000" w:rsidRDefault="00000000" w:rsidRPr="00000000" w14:paraId="000009E9">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EA">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EB">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EC">
      <w:pPr>
        <w:ind w:left="720" w:firstLine="720"/>
        <w:rPr/>
      </w:pPr>
      <w:r w:rsidDel="00000000" w:rsidR="00000000" w:rsidRPr="00000000">
        <w:rPr>
          <w:rtl w:val="0"/>
        </w:rPr>
        <w:t xml:space="preserve">Notes:</w:t>
      </w:r>
    </w:p>
    <w:p w:rsidR="00000000" w:rsidDel="00000000" w:rsidP="00000000" w:rsidRDefault="00000000" w:rsidRPr="00000000" w14:paraId="000009ED">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EE">
      <w:pPr>
        <w:rPr>
          <w:b w:val="1"/>
        </w:rPr>
      </w:pPr>
      <w:r w:rsidDel="00000000" w:rsidR="00000000" w:rsidRPr="00000000">
        <w:rPr>
          <w:rtl w:val="0"/>
        </w:rPr>
      </w:r>
    </w:p>
    <w:p w:rsidR="00000000" w:rsidDel="00000000" w:rsidP="00000000" w:rsidRDefault="00000000" w:rsidRPr="00000000" w14:paraId="000009EF">
      <w:pPr>
        <w:pStyle w:val="Heading4"/>
        <w:rPr/>
      </w:pPr>
      <w:bookmarkStart w:colFirst="0" w:colLast="0" w:name="_heading=h.msydmox6z87j" w:id="98"/>
      <w:bookmarkEnd w:id="98"/>
      <w:r w:rsidDel="00000000" w:rsidR="00000000" w:rsidRPr="00000000">
        <w:rPr>
          <w:rtl w:val="0"/>
        </w:rPr>
        <w:t xml:space="preserve">Lamia Godwin</w:t>
      </w:r>
    </w:p>
    <w:p w:rsidR="00000000" w:rsidDel="00000000" w:rsidP="00000000" w:rsidRDefault="00000000" w:rsidRPr="00000000" w14:paraId="000009F0">
      <w:pPr>
        <w:rPr/>
      </w:pPr>
      <w:sdt>
        <w:sdtPr>
          <w:id w:val="158967567"/>
          <w:tag w:val="goog_rdk_733"/>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F1">
      <w:pPr>
        <w:rPr/>
      </w:pPr>
      <w:r w:rsidDel="00000000" w:rsidR="00000000" w:rsidRPr="00000000">
        <w:rPr>
          <w:rtl w:val="0"/>
        </w:rPr>
        <w:tab/>
        <w:tab/>
        <w:t xml:space="preserve">Japanese speech quirks:</w:t>
      </w:r>
    </w:p>
    <w:p w:rsidR="00000000" w:rsidDel="00000000" w:rsidP="00000000" w:rsidRDefault="00000000" w:rsidRPr="00000000" w14:paraId="000009F2">
      <w:pPr>
        <w:numPr>
          <w:ilvl w:val="0"/>
          <w:numId w:val="5"/>
        </w:numPr>
        <w:ind w:left="2520" w:hanging="360"/>
        <w:rPr/>
      </w:pPr>
      <w:sdt>
        <w:sdtPr>
          <w:id w:val="-1323421921"/>
          <w:tag w:val="goog_rdk_73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F3">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F4">
      <w:pPr>
        <w:numPr>
          <w:ilvl w:val="0"/>
          <w:numId w:val="5"/>
        </w:numPr>
        <w:ind w:left="2520" w:hanging="360"/>
        <w:rPr/>
      </w:pPr>
      <w:sdt>
        <w:sdtPr>
          <w:id w:val="1003262002"/>
          <w:tag w:val="goog_rdk_735"/>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F5">
      <w:pPr>
        <w:ind w:left="1440" w:firstLine="0"/>
        <w:rPr/>
      </w:pPr>
      <w:r w:rsidDel="00000000" w:rsidR="00000000" w:rsidRPr="00000000">
        <w:rPr>
          <w:rtl w:val="0"/>
        </w:rPr>
        <w:t xml:space="preserve">English speech quirks:</w:t>
      </w:r>
    </w:p>
    <w:p w:rsidR="00000000" w:rsidDel="00000000" w:rsidP="00000000" w:rsidRDefault="00000000" w:rsidRPr="00000000" w14:paraId="000009F6">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F7">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F8">
      <w:pPr>
        <w:ind w:left="1440" w:firstLine="0"/>
        <w:rPr/>
      </w:pPr>
      <w:r w:rsidDel="00000000" w:rsidR="00000000" w:rsidRPr="00000000">
        <w:rPr>
          <w:rtl w:val="0"/>
        </w:rPr>
        <w:t xml:space="preserve">Notes:</w:t>
      </w:r>
    </w:p>
    <w:p w:rsidR="00000000" w:rsidDel="00000000" w:rsidP="00000000" w:rsidRDefault="00000000" w:rsidRPr="00000000" w14:paraId="000009F9">
      <w:pPr>
        <w:numPr>
          <w:ilvl w:val="0"/>
          <w:numId w:val="5"/>
        </w:numPr>
        <w:ind w:left="2520" w:hanging="360"/>
        <w:rPr/>
      </w:pPr>
      <w:sdt>
        <w:sdtPr>
          <w:id w:val="-1795993432"/>
          <w:tag w:val="goog_rdk_736"/>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FA">
      <w:pPr>
        <w:rPr>
          <w:b w:val="1"/>
        </w:rPr>
      </w:pPr>
      <w:r w:rsidDel="00000000" w:rsidR="00000000" w:rsidRPr="00000000">
        <w:rPr>
          <w:rtl w:val="0"/>
        </w:rPr>
      </w:r>
    </w:p>
    <w:p w:rsidR="00000000" w:rsidDel="00000000" w:rsidP="00000000" w:rsidRDefault="00000000" w:rsidRPr="00000000" w14:paraId="000009FB">
      <w:pPr>
        <w:pStyle w:val="Heading4"/>
        <w:rPr/>
      </w:pPr>
      <w:bookmarkStart w:colFirst="0" w:colLast="0" w:name="_heading=h.is9ahgrsmtfw" w:id="99"/>
      <w:bookmarkEnd w:id="99"/>
      <w:r w:rsidDel="00000000" w:rsidR="00000000" w:rsidRPr="00000000">
        <w:rPr>
          <w:rtl w:val="0"/>
        </w:rPr>
        <w:t xml:space="preserve">Murkia Vollachia</w:t>
      </w:r>
    </w:p>
    <w:p w:rsidR="00000000" w:rsidDel="00000000" w:rsidP="00000000" w:rsidRDefault="00000000" w:rsidRPr="00000000" w14:paraId="000009FC">
      <w:pPr>
        <w:rPr/>
      </w:pPr>
      <w:sdt>
        <w:sdtPr>
          <w:id w:val="-932054293"/>
          <w:tag w:val="goog_rdk_737"/>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FD">
      <w:pPr>
        <w:ind w:left="720" w:firstLine="720"/>
        <w:rPr/>
      </w:pPr>
      <w:r w:rsidDel="00000000" w:rsidR="00000000" w:rsidRPr="00000000">
        <w:rPr>
          <w:rtl w:val="0"/>
        </w:rPr>
        <w:t xml:space="preserve">Notes:</w:t>
      </w:r>
    </w:p>
    <w:p w:rsidR="00000000" w:rsidDel="00000000" w:rsidP="00000000" w:rsidRDefault="00000000" w:rsidRPr="00000000" w14:paraId="000009FE">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FF">
      <w:pPr>
        <w:numPr>
          <w:ilvl w:val="0"/>
          <w:numId w:val="5"/>
        </w:numPr>
        <w:ind w:left="2520" w:hanging="360"/>
        <w:rPr/>
      </w:pPr>
      <w:sdt>
        <w:sdtPr>
          <w:id w:val="1707683457"/>
          <w:tag w:val="goog_rdk_738"/>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A00">
      <w:pPr>
        <w:rPr>
          <w:b w:val="1"/>
        </w:rPr>
      </w:pPr>
      <w:r w:rsidDel="00000000" w:rsidR="00000000" w:rsidRPr="00000000">
        <w:rPr>
          <w:rtl w:val="0"/>
        </w:rPr>
      </w:r>
    </w:p>
    <w:p w:rsidR="00000000" w:rsidDel="00000000" w:rsidP="00000000" w:rsidRDefault="00000000" w:rsidRPr="00000000" w14:paraId="00000A01">
      <w:pPr>
        <w:pStyle w:val="Heading4"/>
        <w:rPr/>
      </w:pPr>
      <w:bookmarkStart w:colFirst="0" w:colLast="0" w:name="_heading=h.owwf0djxn6ge" w:id="100"/>
      <w:bookmarkEnd w:id="100"/>
      <w:r w:rsidDel="00000000" w:rsidR="00000000" w:rsidRPr="00000000">
        <w:rPr>
          <w:rtl w:val="0"/>
        </w:rPr>
        <w:t xml:space="preserve">Serena Dracroy</w:t>
      </w:r>
    </w:p>
    <w:p w:rsidR="00000000" w:rsidDel="00000000" w:rsidP="00000000" w:rsidRDefault="00000000" w:rsidRPr="00000000" w14:paraId="00000A02">
      <w:pPr>
        <w:rPr/>
      </w:pPr>
      <w:sdt>
        <w:sdtPr>
          <w:id w:val="1279100542"/>
          <w:tag w:val="goog_rdk_739"/>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A03">
      <w:pPr>
        <w:ind w:left="720" w:firstLine="720"/>
        <w:rPr/>
      </w:pPr>
      <w:r w:rsidDel="00000000" w:rsidR="00000000" w:rsidRPr="00000000">
        <w:rPr>
          <w:rtl w:val="0"/>
        </w:rPr>
        <w:t xml:space="preserve">Japanese speech quirks:</w:t>
      </w:r>
    </w:p>
    <w:p w:rsidR="00000000" w:rsidDel="00000000" w:rsidP="00000000" w:rsidRDefault="00000000" w:rsidRPr="00000000" w14:paraId="00000A04">
      <w:pPr>
        <w:numPr>
          <w:ilvl w:val="0"/>
          <w:numId w:val="5"/>
        </w:numPr>
        <w:ind w:left="2520" w:hanging="360"/>
        <w:rPr/>
      </w:pPr>
      <w:sdt>
        <w:sdtPr>
          <w:id w:val="1554607798"/>
          <w:tag w:val="goog_rdk_74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05">
      <w:pPr>
        <w:ind w:left="720" w:firstLine="720"/>
        <w:rPr/>
      </w:pPr>
      <w:r w:rsidDel="00000000" w:rsidR="00000000" w:rsidRPr="00000000">
        <w:rPr>
          <w:rtl w:val="0"/>
        </w:rPr>
        <w:t xml:space="preserve">English speech quirks:</w:t>
      </w:r>
    </w:p>
    <w:p w:rsidR="00000000" w:rsidDel="00000000" w:rsidP="00000000" w:rsidRDefault="00000000" w:rsidRPr="00000000" w14:paraId="00000A06">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A07">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A08">
      <w:pPr>
        <w:ind w:left="720" w:firstLine="720"/>
        <w:rPr/>
      </w:pPr>
      <w:r w:rsidDel="00000000" w:rsidR="00000000" w:rsidRPr="00000000">
        <w:rPr>
          <w:rtl w:val="0"/>
        </w:rPr>
        <w:t xml:space="preserve">Notes:</w:t>
      </w:r>
    </w:p>
    <w:p w:rsidR="00000000" w:rsidDel="00000000" w:rsidP="00000000" w:rsidRDefault="00000000" w:rsidRPr="00000000" w14:paraId="00000A09">
      <w:pPr>
        <w:numPr>
          <w:ilvl w:val="0"/>
          <w:numId w:val="5"/>
        </w:numPr>
        <w:ind w:left="2520" w:hanging="360"/>
        <w:rPr/>
      </w:pPr>
      <w:sdt>
        <w:sdtPr>
          <w:id w:val="1985120935"/>
          <w:tag w:val="goog_rdk_741"/>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A0A">
      <w:pPr>
        <w:ind w:left="0" w:firstLine="0"/>
        <w:rPr/>
      </w:pPr>
      <w:r w:rsidDel="00000000" w:rsidR="00000000" w:rsidRPr="00000000">
        <w:rPr>
          <w:rtl w:val="0"/>
        </w:rPr>
      </w:r>
    </w:p>
    <w:p w:rsidR="00000000" w:rsidDel="00000000" w:rsidP="00000000" w:rsidRDefault="00000000" w:rsidRPr="00000000" w14:paraId="00000A0B">
      <w:pPr>
        <w:pStyle w:val="Heading4"/>
        <w:rPr/>
      </w:pPr>
      <w:bookmarkStart w:colFirst="0" w:colLast="0" w:name="_heading=h.ltnskes1ye30" w:id="101"/>
      <w:bookmarkEnd w:id="101"/>
      <w:r w:rsidDel="00000000" w:rsidR="00000000" w:rsidRPr="00000000">
        <w:rPr>
          <w:rtl w:val="0"/>
        </w:rPr>
        <w:t xml:space="preserve">Stride Vollachia (WIP)</w:t>
      </w:r>
    </w:p>
    <w:p w:rsidR="00000000" w:rsidDel="00000000" w:rsidP="00000000" w:rsidRDefault="00000000" w:rsidRPr="00000000" w14:paraId="00000A0C">
      <w:pPr>
        <w:rPr/>
      </w:pPr>
      <w:sdt>
        <w:sdtPr>
          <w:id w:val="-1211783490"/>
          <w:tag w:val="goog_rdk_742"/>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A0D">
      <w:pPr>
        <w:rPr/>
      </w:pPr>
      <w:r w:rsidDel="00000000" w:rsidR="00000000" w:rsidRPr="00000000">
        <w:rPr>
          <w:rtl w:val="0"/>
        </w:rPr>
        <w:tab/>
        <w:tab/>
        <w:t xml:space="preserve">Japanese speech quirks:</w:t>
      </w:r>
    </w:p>
    <w:p w:rsidR="00000000" w:rsidDel="00000000" w:rsidP="00000000" w:rsidRDefault="00000000" w:rsidRPr="00000000" w14:paraId="00000A0E">
      <w:pPr>
        <w:numPr>
          <w:ilvl w:val="0"/>
          <w:numId w:val="5"/>
        </w:numPr>
        <w:ind w:left="2520" w:hanging="360"/>
        <w:rPr/>
      </w:pPr>
      <w:sdt>
        <w:sdtPr>
          <w:id w:val="1452382779"/>
          <w:tag w:val="goog_rdk_743"/>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A0F">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A10">
      <w:pPr>
        <w:ind w:left="1440" w:firstLine="0"/>
        <w:rPr/>
      </w:pPr>
      <w:r w:rsidDel="00000000" w:rsidR="00000000" w:rsidRPr="00000000">
        <w:rPr>
          <w:rtl w:val="0"/>
        </w:rPr>
        <w:t xml:space="preserve">English speech quirks:</w:t>
      </w:r>
    </w:p>
    <w:p w:rsidR="00000000" w:rsidDel="00000000" w:rsidP="00000000" w:rsidRDefault="00000000" w:rsidRPr="00000000" w14:paraId="00000A11">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A12">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A13">
      <w:pPr>
        <w:ind w:left="1440" w:firstLine="0"/>
        <w:rPr/>
      </w:pPr>
      <w:r w:rsidDel="00000000" w:rsidR="00000000" w:rsidRPr="00000000">
        <w:rPr>
          <w:rtl w:val="0"/>
        </w:rPr>
        <w:t xml:space="preserve">Notes:</w:t>
      </w:r>
    </w:p>
    <w:p w:rsidR="00000000" w:rsidDel="00000000" w:rsidP="00000000" w:rsidRDefault="00000000" w:rsidRPr="00000000" w14:paraId="00000A1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pStyle w:val="Heading4"/>
        <w:rPr/>
      </w:pPr>
      <w:bookmarkStart w:colFirst="0" w:colLast="0" w:name="_heading=h.y9cm1tsccw6s" w:id="102"/>
      <w:bookmarkEnd w:id="102"/>
      <w:r w:rsidDel="00000000" w:rsidR="00000000" w:rsidRPr="00000000">
        <w:rPr>
          <w:rtl w:val="0"/>
        </w:rPr>
        <w:t xml:space="preserve">Ubilk</w:t>
      </w:r>
    </w:p>
    <w:p w:rsidR="00000000" w:rsidDel="00000000" w:rsidP="00000000" w:rsidRDefault="00000000" w:rsidRPr="00000000" w14:paraId="00000A17">
      <w:pPr>
        <w:rPr/>
      </w:pPr>
      <w:r w:rsidDel="00000000" w:rsidR="00000000" w:rsidRPr="00000000">
        <w:rPr>
          <w:rtl w:val="0"/>
        </w:rPr>
        <w:tab/>
        <w:tab/>
        <w:t xml:space="preserve">Name in Japanese: </w:t>
      </w:r>
      <w:sdt>
        <w:sdtPr>
          <w:id w:val="1206910207"/>
          <w:tag w:val="goog_rdk_744"/>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A18">
      <w:pPr>
        <w:rPr/>
      </w:pPr>
      <w:r w:rsidDel="00000000" w:rsidR="00000000" w:rsidRPr="00000000">
        <w:rPr>
          <w:rtl w:val="0"/>
        </w:rPr>
        <w:tab/>
        <w:tab/>
        <w:t xml:space="preserve">Japanese speech quirks:</w:t>
      </w:r>
    </w:p>
    <w:p w:rsidR="00000000" w:rsidDel="00000000" w:rsidP="00000000" w:rsidRDefault="00000000" w:rsidRPr="00000000" w14:paraId="00000A19">
      <w:pPr>
        <w:numPr>
          <w:ilvl w:val="0"/>
          <w:numId w:val="5"/>
        </w:numPr>
        <w:ind w:left="2520" w:hanging="360"/>
        <w:rPr/>
      </w:pPr>
      <w:sdt>
        <w:sdtPr>
          <w:id w:val="1641555749"/>
          <w:tag w:val="goog_rdk_745"/>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A1A">
      <w:pPr>
        <w:numPr>
          <w:ilvl w:val="0"/>
          <w:numId w:val="5"/>
        </w:numPr>
        <w:ind w:left="2520" w:hanging="360"/>
        <w:rPr/>
      </w:pPr>
      <w:sdt>
        <w:sdtPr>
          <w:id w:val="-22757345"/>
          <w:tag w:val="goog_rdk_746"/>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A1B">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A1C">
      <w:pPr>
        <w:ind w:left="1440" w:firstLine="0"/>
        <w:rPr/>
      </w:pPr>
      <w:r w:rsidDel="00000000" w:rsidR="00000000" w:rsidRPr="00000000">
        <w:rPr>
          <w:rtl w:val="0"/>
        </w:rPr>
        <w:t xml:space="preserve">English speech quirks:</w:t>
      </w:r>
    </w:p>
    <w:p w:rsidR="00000000" w:rsidDel="00000000" w:rsidP="00000000" w:rsidRDefault="00000000" w:rsidRPr="00000000" w14:paraId="00000A1D">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1E">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A1F">
      <w:pPr>
        <w:numPr>
          <w:ilvl w:val="0"/>
          <w:numId w:val="5"/>
        </w:numPr>
        <w:ind w:left="2520" w:hanging="360"/>
        <w:rPr/>
      </w:pPr>
      <w:sdt>
        <w:sdtPr>
          <w:id w:val="1397309172"/>
          <w:tag w:val="goog_rdk_747"/>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A20">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id w:val="934740679"/>
          <w:tag w:val="goog_rdk_748"/>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A21">
      <w:pPr>
        <w:ind w:left="1440" w:firstLine="0"/>
        <w:rPr/>
      </w:pPr>
      <w:r w:rsidDel="00000000" w:rsidR="00000000" w:rsidRPr="00000000">
        <w:rPr>
          <w:rtl w:val="0"/>
        </w:rPr>
        <w:t xml:space="preserve">Notes:</w:t>
      </w:r>
    </w:p>
    <w:p w:rsidR="00000000" w:rsidDel="00000000" w:rsidP="00000000" w:rsidRDefault="00000000" w:rsidRPr="00000000" w14:paraId="00000A2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pStyle w:val="Heading4"/>
        <w:rPr/>
      </w:pPr>
      <w:bookmarkStart w:colFirst="0" w:colLast="0" w:name="_heading=h.gjhlnzelq8d5" w:id="103"/>
      <w:bookmarkEnd w:id="103"/>
      <w:r w:rsidDel="00000000" w:rsidR="00000000" w:rsidRPr="00000000">
        <w:rPr>
          <w:rtl w:val="0"/>
        </w:rPr>
        <w:t xml:space="preserve">Vincent Vollachia (aka Abel)</w:t>
      </w:r>
    </w:p>
    <w:p w:rsidR="00000000" w:rsidDel="00000000" w:rsidP="00000000" w:rsidRDefault="00000000" w:rsidRPr="00000000" w14:paraId="00000A25">
      <w:pPr>
        <w:rPr/>
      </w:pPr>
      <w:sdt>
        <w:sdtPr>
          <w:id w:val="-640577115"/>
          <w:tag w:val="goog_rdk_749"/>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A26">
      <w:pPr>
        <w:rPr/>
      </w:pPr>
      <w:r w:rsidDel="00000000" w:rsidR="00000000" w:rsidRPr="00000000">
        <w:rPr>
          <w:rtl w:val="0"/>
        </w:rPr>
        <w:tab/>
        <w:tab/>
        <w:t xml:space="preserve">Japanese speech quirks:</w:t>
      </w:r>
    </w:p>
    <w:p w:rsidR="00000000" w:rsidDel="00000000" w:rsidP="00000000" w:rsidRDefault="00000000" w:rsidRPr="00000000" w14:paraId="00000A27">
      <w:pPr>
        <w:widowControl w:val="0"/>
        <w:numPr>
          <w:ilvl w:val="0"/>
          <w:numId w:val="5"/>
        </w:numPr>
        <w:spacing w:line="240" w:lineRule="auto"/>
        <w:ind w:left="2520" w:hanging="360"/>
        <w:rPr/>
      </w:pPr>
      <w:sdt>
        <w:sdtPr>
          <w:id w:val="1346345754"/>
          <w:tag w:val="goog_rdk_750"/>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A28">
      <w:pPr>
        <w:numPr>
          <w:ilvl w:val="0"/>
          <w:numId w:val="5"/>
        </w:numPr>
        <w:ind w:left="2520" w:hanging="360"/>
      </w:pPr>
      <w:sdt>
        <w:sdtPr>
          <w:id w:val="-2054670200"/>
          <w:tag w:val="goog_rdk_75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A29">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A2A">
      <w:pPr>
        <w:ind w:left="1440" w:firstLine="0"/>
        <w:rPr/>
      </w:pPr>
      <w:r w:rsidDel="00000000" w:rsidR="00000000" w:rsidRPr="00000000">
        <w:rPr>
          <w:rtl w:val="0"/>
        </w:rPr>
        <w:t xml:space="preserve">English speech quirks:</w:t>
      </w:r>
    </w:p>
    <w:p w:rsidR="00000000" w:rsidDel="00000000" w:rsidP="00000000" w:rsidRDefault="00000000" w:rsidRPr="00000000" w14:paraId="00000A2B">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A2C">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2D">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A2E">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A2F">
      <w:pPr>
        <w:ind w:left="1440" w:firstLine="0"/>
        <w:rPr/>
      </w:pPr>
      <w:r w:rsidDel="00000000" w:rsidR="00000000" w:rsidRPr="00000000">
        <w:rPr>
          <w:rtl w:val="0"/>
        </w:rPr>
        <w:t xml:space="preserve">Notes:</w:t>
      </w:r>
    </w:p>
    <w:p w:rsidR="00000000" w:rsidDel="00000000" w:rsidP="00000000" w:rsidRDefault="00000000" w:rsidRPr="00000000" w14:paraId="00000A30">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A31">
      <w:pPr>
        <w:numPr>
          <w:ilvl w:val="0"/>
          <w:numId w:val="5"/>
        </w:numPr>
        <w:ind w:left="2520" w:hanging="360"/>
        <w:rPr/>
      </w:pPr>
      <w:sdt>
        <w:sdtPr>
          <w:id w:val="-963703305"/>
          <w:tag w:val="goog_rdk_752"/>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A32">
      <w:pPr>
        <w:numPr>
          <w:ilvl w:val="0"/>
          <w:numId w:val="5"/>
        </w:numPr>
        <w:ind w:left="2520" w:hanging="360"/>
        <w:rPr>
          <w:u w:val="none"/>
        </w:rPr>
      </w:pPr>
      <w:sdt>
        <w:sdtPr>
          <w:id w:val="2091970452"/>
          <w:tag w:val="goog_rdk_753"/>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A33">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A34">
      <w:pPr>
        <w:numPr>
          <w:ilvl w:val="1"/>
          <w:numId w:val="5"/>
        </w:numPr>
        <w:ind w:left="3240" w:hanging="360"/>
        <w:rPr/>
      </w:pPr>
      <w:sdt>
        <w:sdtPr>
          <w:id w:val="-1042791629"/>
          <w:tag w:val="goog_rdk_754"/>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A35">
      <w:pPr>
        <w:numPr>
          <w:ilvl w:val="1"/>
          <w:numId w:val="5"/>
        </w:numPr>
        <w:ind w:left="3240" w:hanging="360"/>
        <w:rPr/>
      </w:pPr>
      <w:sdt>
        <w:sdtPr>
          <w:id w:val="-348408196"/>
          <w:tag w:val="goog_rdk_755"/>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A36">
      <w:pPr>
        <w:ind w:left="3240" w:firstLine="0"/>
        <w:rPr/>
      </w:pPr>
      <w:r w:rsidDel="00000000" w:rsidR="00000000" w:rsidRPr="00000000">
        <w:rPr>
          <w:rtl w:val="0"/>
        </w:rPr>
      </w:r>
    </w:p>
    <w:p w:rsidR="00000000" w:rsidDel="00000000" w:rsidP="00000000" w:rsidRDefault="00000000" w:rsidRPr="00000000" w14:paraId="00000A37">
      <w:pPr>
        <w:pStyle w:val="Heading4"/>
        <w:rPr/>
      </w:pPr>
      <w:bookmarkStart w:colFirst="0" w:colLast="0" w:name="_heading=h.bn2urnv3ry7g" w:id="104"/>
      <w:bookmarkEnd w:id="104"/>
      <w:r w:rsidDel="00000000" w:rsidR="00000000" w:rsidRPr="00000000">
        <w:rPr>
          <w:rtl w:val="0"/>
        </w:rPr>
        <w:t xml:space="preserve">Eugard Vollachia</w:t>
      </w:r>
    </w:p>
    <w:p w:rsidR="00000000" w:rsidDel="00000000" w:rsidP="00000000" w:rsidRDefault="00000000" w:rsidRPr="00000000" w14:paraId="00000A38">
      <w:pPr>
        <w:rPr/>
      </w:pPr>
      <w:sdt>
        <w:sdtPr>
          <w:id w:val="-1252847140"/>
          <w:tag w:val="goog_rdk_756"/>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A39">
      <w:pPr>
        <w:rPr/>
      </w:pPr>
      <w:r w:rsidDel="00000000" w:rsidR="00000000" w:rsidRPr="00000000">
        <w:rPr>
          <w:rtl w:val="0"/>
        </w:rPr>
        <w:tab/>
        <w:tab/>
        <w:t xml:space="preserve">Japanese speech quirks:</w:t>
      </w:r>
    </w:p>
    <w:p w:rsidR="00000000" w:rsidDel="00000000" w:rsidP="00000000" w:rsidRDefault="00000000" w:rsidRPr="00000000" w14:paraId="00000A3A">
      <w:pPr>
        <w:numPr>
          <w:ilvl w:val="0"/>
          <w:numId w:val="5"/>
        </w:numPr>
        <w:ind w:left="2520" w:hanging="360"/>
      </w:pPr>
      <w:sdt>
        <w:sdtPr>
          <w:id w:val="-588706726"/>
          <w:tag w:val="goog_rdk_757"/>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A3B">
      <w:pPr>
        <w:widowControl w:val="0"/>
        <w:numPr>
          <w:ilvl w:val="0"/>
          <w:numId w:val="5"/>
        </w:numPr>
        <w:spacing w:line="240" w:lineRule="auto"/>
        <w:ind w:left="2520" w:hanging="360"/>
      </w:pPr>
      <w:sdt>
        <w:sdtPr>
          <w:id w:val="1727199329"/>
          <w:tag w:val="goog_rdk_758"/>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A3C">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A3D">
      <w:pPr>
        <w:ind w:left="1440" w:firstLine="0"/>
        <w:rPr/>
      </w:pPr>
      <w:r w:rsidDel="00000000" w:rsidR="00000000" w:rsidRPr="00000000">
        <w:rPr>
          <w:rtl w:val="0"/>
        </w:rPr>
        <w:t xml:space="preserve">English speech quirks:</w:t>
      </w:r>
    </w:p>
    <w:p w:rsidR="00000000" w:rsidDel="00000000" w:rsidP="00000000" w:rsidRDefault="00000000" w:rsidRPr="00000000" w14:paraId="00000A3E">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A3F">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A40">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A41">
      <w:pPr>
        <w:ind w:left="1440" w:firstLine="0"/>
        <w:rPr/>
      </w:pPr>
      <w:r w:rsidDel="00000000" w:rsidR="00000000" w:rsidRPr="00000000">
        <w:rPr>
          <w:rtl w:val="0"/>
        </w:rPr>
        <w:t xml:space="preserve">Notes:</w:t>
      </w:r>
    </w:p>
    <w:p w:rsidR="00000000" w:rsidDel="00000000" w:rsidP="00000000" w:rsidRDefault="00000000" w:rsidRPr="00000000" w14:paraId="00000A42">
      <w:pPr>
        <w:numPr>
          <w:ilvl w:val="0"/>
          <w:numId w:val="5"/>
        </w:numPr>
        <w:ind w:left="2520" w:hanging="360"/>
      </w:pPr>
      <w:sdt>
        <w:sdtPr>
          <w:id w:val="-1325843205"/>
          <w:tag w:val="goog_rdk_759"/>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A43">
      <w:pPr>
        <w:numPr>
          <w:ilvl w:val="0"/>
          <w:numId w:val="5"/>
        </w:numPr>
        <w:ind w:left="2520" w:hanging="360"/>
        <w:rPr>
          <w:u w:val="none"/>
        </w:rPr>
      </w:pPr>
      <w:sdt>
        <w:sdtPr>
          <w:id w:val="381654973"/>
          <w:tag w:val="goog_rdk_760"/>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b w:val="1"/>
        </w:rPr>
      </w:pPr>
      <w:r w:rsidDel="00000000" w:rsidR="00000000" w:rsidRPr="00000000">
        <w:rPr>
          <w:rtl w:val="0"/>
        </w:rPr>
      </w:r>
    </w:p>
    <w:p w:rsidR="00000000" w:rsidDel="00000000" w:rsidP="00000000" w:rsidRDefault="00000000" w:rsidRPr="00000000" w14:paraId="00000A46">
      <w:pPr>
        <w:pStyle w:val="Heading3"/>
        <w:rPr/>
      </w:pPr>
      <w:bookmarkStart w:colFirst="0" w:colLast="0" w:name="_heading=h.au4cpjkbsfqu" w:id="105"/>
      <w:bookmarkEnd w:id="105"/>
      <w:r w:rsidDel="00000000" w:rsidR="00000000" w:rsidRPr="00000000">
        <w:rPr>
          <w:rtl w:val="0"/>
        </w:rPr>
        <w:t xml:space="preserve">Nine Divine Generals</w:t>
      </w:r>
    </w:p>
    <w:p w:rsidR="00000000" w:rsidDel="00000000" w:rsidP="00000000" w:rsidRDefault="00000000" w:rsidRPr="00000000" w14:paraId="00000A47">
      <w:pPr>
        <w:rPr>
          <w:b w:val="1"/>
        </w:rPr>
      </w:pPr>
      <w:r w:rsidDel="00000000" w:rsidR="00000000" w:rsidRPr="00000000">
        <w:rPr>
          <w:rtl w:val="0"/>
        </w:rPr>
      </w:r>
    </w:p>
    <w:p w:rsidR="00000000" w:rsidDel="00000000" w:rsidP="00000000" w:rsidRDefault="00000000" w:rsidRPr="00000000" w14:paraId="00000A48">
      <w:pPr>
        <w:pStyle w:val="Heading4"/>
        <w:ind w:left="720" w:firstLine="0"/>
        <w:rPr/>
      </w:pPr>
      <w:bookmarkStart w:colFirst="0" w:colLast="0" w:name="_heading=h.yzeq2hapns3k" w:id="106"/>
      <w:bookmarkEnd w:id="106"/>
      <w:r w:rsidDel="00000000" w:rsidR="00000000" w:rsidRPr="00000000">
        <w:rPr>
          <w:rtl w:val="0"/>
        </w:rPr>
        <w:t xml:space="preserve">Arakiya</w:t>
      </w:r>
    </w:p>
    <w:p w:rsidR="00000000" w:rsidDel="00000000" w:rsidP="00000000" w:rsidRDefault="00000000" w:rsidRPr="00000000" w14:paraId="00000A49">
      <w:pPr>
        <w:rPr/>
      </w:pPr>
      <w:sdt>
        <w:sdtPr>
          <w:id w:val="-1178571649"/>
          <w:tag w:val="goog_rdk_761"/>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A4A">
      <w:pPr>
        <w:rPr/>
      </w:pPr>
      <w:r w:rsidDel="00000000" w:rsidR="00000000" w:rsidRPr="00000000">
        <w:rPr>
          <w:rtl w:val="0"/>
        </w:rPr>
        <w:tab/>
        <w:tab/>
        <w:t xml:space="preserve">Japanese speech quirks:</w:t>
      </w:r>
    </w:p>
    <w:p w:rsidR="00000000" w:rsidDel="00000000" w:rsidP="00000000" w:rsidRDefault="00000000" w:rsidRPr="00000000" w14:paraId="00000A4B">
      <w:pPr>
        <w:numPr>
          <w:ilvl w:val="0"/>
          <w:numId w:val="5"/>
        </w:numPr>
        <w:ind w:left="2520" w:hanging="360"/>
        <w:rPr/>
      </w:pPr>
      <w:sdt>
        <w:sdtPr>
          <w:id w:val="-828259428"/>
          <w:tag w:val="goog_rdk_762"/>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A4C">
      <w:pPr>
        <w:ind w:left="1440" w:firstLine="0"/>
        <w:rPr/>
      </w:pPr>
      <w:r w:rsidDel="00000000" w:rsidR="00000000" w:rsidRPr="00000000">
        <w:rPr>
          <w:rtl w:val="0"/>
        </w:rPr>
        <w:t xml:space="preserve">English speech quirks:</w:t>
      </w:r>
    </w:p>
    <w:p w:rsidR="00000000" w:rsidDel="00000000" w:rsidP="00000000" w:rsidRDefault="00000000" w:rsidRPr="00000000" w14:paraId="00000A4D">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4E">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4F">
      <w:pPr>
        <w:ind w:left="1440" w:firstLine="0"/>
        <w:rPr/>
      </w:pPr>
      <w:r w:rsidDel="00000000" w:rsidR="00000000" w:rsidRPr="00000000">
        <w:rPr>
          <w:rtl w:val="0"/>
        </w:rPr>
        <w:t xml:space="preserve">Notes:</w:t>
      </w:r>
    </w:p>
    <w:p w:rsidR="00000000" w:rsidDel="00000000" w:rsidP="00000000" w:rsidRDefault="00000000" w:rsidRPr="00000000" w14:paraId="00000A50">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51">
      <w:pPr>
        <w:rPr>
          <w:b w:val="1"/>
        </w:rPr>
      </w:pPr>
      <w:r w:rsidDel="00000000" w:rsidR="00000000" w:rsidRPr="00000000">
        <w:rPr>
          <w:rtl w:val="0"/>
        </w:rPr>
      </w:r>
    </w:p>
    <w:p w:rsidR="00000000" w:rsidDel="00000000" w:rsidP="00000000" w:rsidRDefault="00000000" w:rsidRPr="00000000" w14:paraId="00000A52">
      <w:pPr>
        <w:pStyle w:val="Heading4"/>
        <w:ind w:left="720" w:firstLine="0"/>
        <w:rPr/>
      </w:pPr>
      <w:bookmarkStart w:colFirst="0" w:colLast="0" w:name="_heading=h.c0zv5mmqgool" w:id="107"/>
      <w:bookmarkEnd w:id="107"/>
      <w:r w:rsidDel="00000000" w:rsidR="00000000" w:rsidRPr="00000000">
        <w:rPr>
          <w:rtl w:val="0"/>
        </w:rPr>
        <w:t xml:space="preserve">Balleroy Temeglyph</w:t>
      </w:r>
    </w:p>
    <w:p w:rsidR="00000000" w:rsidDel="00000000" w:rsidP="00000000" w:rsidRDefault="00000000" w:rsidRPr="00000000" w14:paraId="00000A53">
      <w:pPr>
        <w:rPr/>
      </w:pPr>
      <w:sdt>
        <w:sdtPr>
          <w:id w:val="-102735809"/>
          <w:tag w:val="goog_rdk_763"/>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A54">
      <w:pPr>
        <w:ind w:left="720" w:firstLine="720"/>
        <w:rPr/>
      </w:pPr>
      <w:r w:rsidDel="00000000" w:rsidR="00000000" w:rsidRPr="00000000">
        <w:rPr>
          <w:rtl w:val="0"/>
        </w:rPr>
        <w:t xml:space="preserve">Japanese speech quirks:</w:t>
      </w:r>
    </w:p>
    <w:p w:rsidR="00000000" w:rsidDel="00000000" w:rsidP="00000000" w:rsidRDefault="00000000" w:rsidRPr="00000000" w14:paraId="00000A55">
      <w:pPr>
        <w:numPr>
          <w:ilvl w:val="0"/>
          <w:numId w:val="5"/>
        </w:numPr>
        <w:ind w:left="2520" w:hanging="360"/>
        <w:rPr/>
      </w:pPr>
      <w:sdt>
        <w:sdtPr>
          <w:id w:val="206650130"/>
          <w:tag w:val="goog_rdk_764"/>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A56">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A57">
      <w:pPr>
        <w:ind w:left="720" w:firstLine="720"/>
        <w:rPr/>
      </w:pPr>
      <w:r w:rsidDel="00000000" w:rsidR="00000000" w:rsidRPr="00000000">
        <w:rPr>
          <w:rtl w:val="0"/>
        </w:rPr>
        <w:t xml:space="preserve">English speech quirks:</w:t>
      </w:r>
    </w:p>
    <w:p w:rsidR="00000000" w:rsidDel="00000000" w:rsidP="00000000" w:rsidRDefault="00000000" w:rsidRPr="00000000" w14:paraId="00000A58">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A59">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A5A">
      <w:pPr>
        <w:ind w:left="720" w:firstLine="720"/>
        <w:rPr/>
      </w:pPr>
      <w:r w:rsidDel="00000000" w:rsidR="00000000" w:rsidRPr="00000000">
        <w:rPr>
          <w:rtl w:val="0"/>
        </w:rPr>
        <w:t xml:space="preserve">Notes:</w:t>
      </w:r>
    </w:p>
    <w:p w:rsidR="00000000" w:rsidDel="00000000" w:rsidP="00000000" w:rsidRDefault="00000000" w:rsidRPr="00000000" w14:paraId="00000A5B">
      <w:pPr>
        <w:numPr>
          <w:ilvl w:val="0"/>
          <w:numId w:val="5"/>
        </w:numPr>
        <w:ind w:left="2520" w:hanging="360"/>
        <w:rPr/>
      </w:pPr>
      <w:sdt>
        <w:sdtPr>
          <w:id w:val="-1752945005"/>
          <w:tag w:val="goog_rdk_765"/>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id w:val="1564237510"/>
          <w:tag w:val="goog_rdk_766"/>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A5C">
      <w:pPr>
        <w:rPr>
          <w:b w:val="1"/>
        </w:rPr>
      </w:pPr>
      <w:r w:rsidDel="00000000" w:rsidR="00000000" w:rsidRPr="00000000">
        <w:rPr>
          <w:rtl w:val="0"/>
        </w:rPr>
      </w:r>
    </w:p>
    <w:p w:rsidR="00000000" w:rsidDel="00000000" w:rsidP="00000000" w:rsidRDefault="00000000" w:rsidRPr="00000000" w14:paraId="00000A5D">
      <w:pPr>
        <w:pStyle w:val="Heading4"/>
        <w:ind w:left="720" w:firstLine="0"/>
        <w:rPr/>
      </w:pPr>
      <w:bookmarkStart w:colFirst="0" w:colLast="0" w:name="_heading=h.bdrb2dex443n" w:id="108"/>
      <w:bookmarkEnd w:id="108"/>
      <w:r w:rsidDel="00000000" w:rsidR="00000000" w:rsidRPr="00000000">
        <w:rPr>
          <w:rtl w:val="0"/>
        </w:rPr>
        <w:t xml:space="preserve">Cecilus Segmunt</w:t>
      </w:r>
    </w:p>
    <w:p w:rsidR="00000000" w:rsidDel="00000000" w:rsidP="00000000" w:rsidRDefault="00000000" w:rsidRPr="00000000" w14:paraId="00000A5E">
      <w:pPr>
        <w:rPr/>
      </w:pPr>
      <w:sdt>
        <w:sdtPr>
          <w:id w:val="1258901382"/>
          <w:tag w:val="goog_rdk_767"/>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A5F">
      <w:pPr>
        <w:ind w:left="720" w:firstLine="720"/>
        <w:rPr/>
      </w:pPr>
      <w:r w:rsidDel="00000000" w:rsidR="00000000" w:rsidRPr="00000000">
        <w:rPr>
          <w:rtl w:val="0"/>
        </w:rPr>
        <w:t xml:space="preserve">Japanese speech quirks:</w:t>
      </w:r>
    </w:p>
    <w:p w:rsidR="00000000" w:rsidDel="00000000" w:rsidP="00000000" w:rsidRDefault="00000000" w:rsidRPr="00000000" w14:paraId="00000A60">
      <w:pPr>
        <w:numPr>
          <w:ilvl w:val="0"/>
          <w:numId w:val="5"/>
        </w:numPr>
        <w:ind w:left="2520" w:hanging="360"/>
        <w:rPr/>
      </w:pPr>
      <w:sdt>
        <w:sdtPr>
          <w:id w:val="402946404"/>
          <w:tag w:val="goog_rdk_768"/>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61">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A62">
      <w:pPr>
        <w:rPr/>
      </w:pPr>
      <w:r w:rsidDel="00000000" w:rsidR="00000000" w:rsidRPr="00000000">
        <w:rPr>
          <w:rtl w:val="0"/>
        </w:rPr>
        <w:tab/>
        <w:tab/>
        <w:t xml:space="preserve">English speech quirks:</w:t>
      </w:r>
    </w:p>
    <w:p w:rsidR="00000000" w:rsidDel="00000000" w:rsidP="00000000" w:rsidRDefault="00000000" w:rsidRPr="00000000" w14:paraId="00000A63">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A64">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A65">
      <w:pPr>
        <w:numPr>
          <w:ilvl w:val="0"/>
          <w:numId w:val="5"/>
        </w:numPr>
        <w:ind w:left="2520" w:hanging="360"/>
        <w:rPr/>
      </w:pPr>
      <w:sdt>
        <w:sdtPr>
          <w:id w:val="893698223"/>
          <w:tag w:val="goog_rdk_769"/>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A66">
      <w:pPr>
        <w:numPr>
          <w:ilvl w:val="0"/>
          <w:numId w:val="5"/>
        </w:numPr>
        <w:ind w:left="2520" w:hanging="360"/>
        <w:rPr/>
      </w:pPr>
      <w:sdt>
        <w:sdtPr>
          <w:id w:val="-440505713"/>
          <w:tag w:val="goog_rdk_770"/>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A67">
      <w:pPr>
        <w:numPr>
          <w:ilvl w:val="0"/>
          <w:numId w:val="5"/>
        </w:numPr>
        <w:ind w:left="2520" w:hanging="360"/>
        <w:rPr>
          <w:u w:val="none"/>
        </w:rPr>
      </w:pPr>
      <w:sdt>
        <w:sdtPr>
          <w:id w:val="-1857409246"/>
          <w:tag w:val="goog_rdk_771"/>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A68">
      <w:pPr>
        <w:ind w:left="720" w:firstLine="720"/>
        <w:rPr/>
      </w:pPr>
      <w:r w:rsidDel="00000000" w:rsidR="00000000" w:rsidRPr="00000000">
        <w:rPr>
          <w:rtl w:val="0"/>
        </w:rPr>
        <w:t xml:space="preserve">Notes:</w:t>
      </w:r>
    </w:p>
    <w:p w:rsidR="00000000" w:rsidDel="00000000" w:rsidP="00000000" w:rsidRDefault="00000000" w:rsidRPr="00000000" w14:paraId="00000A69">
      <w:pPr>
        <w:numPr>
          <w:ilvl w:val="0"/>
          <w:numId w:val="5"/>
        </w:numPr>
        <w:ind w:left="2520" w:hanging="360"/>
        <w:rPr/>
      </w:pPr>
      <w:sdt>
        <w:sdtPr>
          <w:id w:val="533778333"/>
          <w:tag w:val="goog_rdk_772"/>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pStyle w:val="Heading4"/>
        <w:ind w:left="720" w:firstLine="0"/>
        <w:rPr/>
      </w:pPr>
      <w:bookmarkStart w:colFirst="0" w:colLast="0" w:name="_heading=h.8il3vnwlsx5x" w:id="109"/>
      <w:bookmarkEnd w:id="109"/>
      <w:r w:rsidDel="00000000" w:rsidR="00000000" w:rsidRPr="00000000">
        <w:rPr>
          <w:rtl w:val="0"/>
        </w:rPr>
        <w:t xml:space="preserve">Chisha Gold</w:t>
      </w:r>
    </w:p>
    <w:p w:rsidR="00000000" w:rsidDel="00000000" w:rsidP="00000000" w:rsidRDefault="00000000" w:rsidRPr="00000000" w14:paraId="00000A6C">
      <w:pPr>
        <w:rPr/>
      </w:pPr>
      <w:sdt>
        <w:sdtPr>
          <w:id w:val="965107545"/>
          <w:tag w:val="goog_rdk_773"/>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A6D">
      <w:pPr>
        <w:rPr/>
      </w:pPr>
      <w:r w:rsidDel="00000000" w:rsidR="00000000" w:rsidRPr="00000000">
        <w:rPr>
          <w:rtl w:val="0"/>
        </w:rPr>
        <w:tab/>
        <w:tab/>
        <w:t xml:space="preserve">Japanese speech quirks:</w:t>
      </w:r>
    </w:p>
    <w:p w:rsidR="00000000" w:rsidDel="00000000" w:rsidP="00000000" w:rsidRDefault="00000000" w:rsidRPr="00000000" w14:paraId="00000A6E">
      <w:pPr>
        <w:numPr>
          <w:ilvl w:val="0"/>
          <w:numId w:val="2"/>
        </w:numPr>
        <w:ind w:left="2880" w:hanging="360"/>
        <w:rPr>
          <w:rFonts w:ascii="Noto Sans Symbols" w:cs="Noto Sans Symbols" w:eastAsia="Noto Sans Symbols" w:hAnsi="Noto Sans Symbols"/>
        </w:rPr>
      </w:pPr>
      <w:sdt>
        <w:sdtPr>
          <w:id w:val="1397093582"/>
          <w:tag w:val="goog_rdk_774"/>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A6F">
      <w:pPr>
        <w:numPr>
          <w:ilvl w:val="0"/>
          <w:numId w:val="2"/>
        </w:numPr>
        <w:ind w:left="2880" w:hanging="360"/>
        <w:rPr/>
      </w:pPr>
      <w:sdt>
        <w:sdtPr>
          <w:id w:val="123552137"/>
          <w:tag w:val="goog_rdk_775"/>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A70">
      <w:pPr>
        <w:numPr>
          <w:ilvl w:val="0"/>
          <w:numId w:val="2"/>
        </w:numPr>
        <w:ind w:left="2880" w:hanging="360"/>
        <w:rPr/>
      </w:pPr>
      <w:sdt>
        <w:sdtPr>
          <w:id w:val="1090071114"/>
          <w:tag w:val="goog_rdk_776"/>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A71">
      <w:pPr>
        <w:ind w:left="1440" w:firstLine="0"/>
        <w:rPr/>
      </w:pPr>
      <w:r w:rsidDel="00000000" w:rsidR="00000000" w:rsidRPr="00000000">
        <w:rPr>
          <w:rtl w:val="0"/>
        </w:rPr>
        <w:t xml:space="preserve">English speech quirks:</w:t>
      </w:r>
    </w:p>
    <w:p w:rsidR="00000000" w:rsidDel="00000000" w:rsidP="00000000" w:rsidRDefault="00000000" w:rsidRPr="00000000" w14:paraId="00000A72">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A73">
      <w:pPr>
        <w:numPr>
          <w:ilvl w:val="0"/>
          <w:numId w:val="2"/>
        </w:numPr>
        <w:ind w:left="2880" w:hanging="360"/>
        <w:rPr/>
      </w:pPr>
      <w:sdt>
        <w:sdtPr>
          <w:id w:val="1922001646"/>
          <w:tag w:val="goog_rdk_777"/>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A74">
      <w:pPr>
        <w:numPr>
          <w:ilvl w:val="1"/>
          <w:numId w:val="2"/>
        </w:numPr>
        <w:ind w:left="3600" w:hanging="360"/>
        <w:rPr/>
      </w:pPr>
      <w:sdt>
        <w:sdtPr>
          <w:id w:val="141315812"/>
          <w:tag w:val="goog_rdk_778"/>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A75">
      <w:pPr>
        <w:ind w:left="720" w:firstLine="720"/>
        <w:rPr/>
      </w:pPr>
      <w:r w:rsidDel="00000000" w:rsidR="00000000" w:rsidRPr="00000000">
        <w:rPr>
          <w:rtl w:val="0"/>
        </w:rPr>
        <w:t xml:space="preserve">Notes:</w:t>
      </w:r>
    </w:p>
    <w:p w:rsidR="00000000" w:rsidDel="00000000" w:rsidP="00000000" w:rsidRDefault="00000000" w:rsidRPr="00000000" w14:paraId="00000A76">
      <w:pPr>
        <w:numPr>
          <w:ilvl w:val="0"/>
          <w:numId w:val="5"/>
        </w:numPr>
        <w:ind w:left="2520" w:hanging="360"/>
        <w:rPr/>
      </w:pPr>
      <w:sdt>
        <w:sdtPr>
          <w:id w:val="967959740"/>
          <w:tag w:val="goog_rdk_779"/>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A77">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pStyle w:val="Heading4"/>
        <w:ind w:left="720" w:firstLine="0"/>
        <w:rPr/>
      </w:pPr>
      <w:bookmarkStart w:colFirst="0" w:colLast="0" w:name="_heading=h.p17ofutp96d2" w:id="110"/>
      <w:bookmarkEnd w:id="110"/>
      <w:r w:rsidDel="00000000" w:rsidR="00000000" w:rsidRPr="00000000">
        <w:rPr>
          <w:rtl w:val="0"/>
        </w:rPr>
        <w:t xml:space="preserve">Goz Ralfon</w:t>
      </w:r>
    </w:p>
    <w:p w:rsidR="00000000" w:rsidDel="00000000" w:rsidP="00000000" w:rsidRDefault="00000000" w:rsidRPr="00000000" w14:paraId="00000A7A">
      <w:pPr>
        <w:rPr/>
      </w:pPr>
      <w:sdt>
        <w:sdtPr>
          <w:id w:val="2055971361"/>
          <w:tag w:val="goog_rdk_780"/>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A7B">
      <w:pPr>
        <w:ind w:left="720" w:firstLine="720"/>
        <w:rPr/>
      </w:pPr>
      <w:r w:rsidDel="00000000" w:rsidR="00000000" w:rsidRPr="00000000">
        <w:rPr>
          <w:rtl w:val="0"/>
        </w:rPr>
        <w:t xml:space="preserve">Japanese speech quirks:</w:t>
      </w:r>
    </w:p>
    <w:p w:rsidR="00000000" w:rsidDel="00000000" w:rsidP="00000000" w:rsidRDefault="00000000" w:rsidRPr="00000000" w14:paraId="00000A7C">
      <w:pPr>
        <w:numPr>
          <w:ilvl w:val="0"/>
          <w:numId w:val="5"/>
        </w:numPr>
        <w:ind w:left="2520" w:hanging="360"/>
        <w:rPr/>
      </w:pPr>
      <w:sdt>
        <w:sdtPr>
          <w:id w:val="842959036"/>
          <w:tag w:val="goog_rdk_781"/>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A7D">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A7E">
      <w:pPr>
        <w:ind w:left="1440" w:firstLine="0"/>
        <w:rPr/>
      </w:pPr>
      <w:r w:rsidDel="00000000" w:rsidR="00000000" w:rsidRPr="00000000">
        <w:rPr>
          <w:rtl w:val="0"/>
        </w:rPr>
        <w:t xml:space="preserve">English speech quirks:</w:t>
      </w:r>
    </w:p>
    <w:p w:rsidR="00000000" w:rsidDel="00000000" w:rsidP="00000000" w:rsidRDefault="00000000" w:rsidRPr="00000000" w14:paraId="00000A7F">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80">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A81">
      <w:pPr>
        <w:ind w:left="720" w:firstLine="720"/>
        <w:rPr/>
      </w:pPr>
      <w:r w:rsidDel="00000000" w:rsidR="00000000" w:rsidRPr="00000000">
        <w:rPr>
          <w:rtl w:val="0"/>
        </w:rPr>
        <w:t xml:space="preserve">Notes:</w:t>
      </w:r>
    </w:p>
    <w:p w:rsidR="00000000" w:rsidDel="00000000" w:rsidP="00000000" w:rsidRDefault="00000000" w:rsidRPr="00000000" w14:paraId="00000A8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pStyle w:val="Heading4"/>
        <w:ind w:left="720" w:firstLine="0"/>
        <w:rPr/>
      </w:pPr>
      <w:bookmarkStart w:colFirst="0" w:colLast="0" w:name="_heading=h.r44htbpwc0o6" w:id="111"/>
      <w:bookmarkEnd w:id="111"/>
      <w:r w:rsidDel="00000000" w:rsidR="00000000" w:rsidRPr="00000000">
        <w:rPr>
          <w:rtl w:val="0"/>
        </w:rPr>
        <w:t xml:space="preserve">Groovy Gumlet</w:t>
      </w:r>
    </w:p>
    <w:p w:rsidR="00000000" w:rsidDel="00000000" w:rsidP="00000000" w:rsidRDefault="00000000" w:rsidRPr="00000000" w14:paraId="00000A85">
      <w:pPr>
        <w:rPr/>
      </w:pPr>
      <w:sdt>
        <w:sdtPr>
          <w:id w:val="-680315618"/>
          <w:tag w:val="goog_rdk_782"/>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A86">
      <w:pPr>
        <w:ind w:left="720" w:firstLine="720"/>
        <w:rPr/>
      </w:pPr>
      <w:r w:rsidDel="00000000" w:rsidR="00000000" w:rsidRPr="00000000">
        <w:rPr>
          <w:rtl w:val="0"/>
        </w:rPr>
        <w:t xml:space="preserve">Japanese speech quirks:</w:t>
      </w:r>
    </w:p>
    <w:p w:rsidR="00000000" w:rsidDel="00000000" w:rsidP="00000000" w:rsidRDefault="00000000" w:rsidRPr="00000000" w14:paraId="00000A87">
      <w:pPr>
        <w:numPr>
          <w:ilvl w:val="0"/>
          <w:numId w:val="5"/>
        </w:numPr>
        <w:ind w:left="2520" w:hanging="360"/>
        <w:rPr/>
      </w:pPr>
      <w:sdt>
        <w:sdtPr>
          <w:id w:val="74603067"/>
          <w:tag w:val="goog_rdk_78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88">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A89">
      <w:pPr>
        <w:ind w:left="1440" w:firstLine="0"/>
        <w:rPr/>
      </w:pPr>
      <w:r w:rsidDel="00000000" w:rsidR="00000000" w:rsidRPr="00000000">
        <w:rPr>
          <w:rtl w:val="0"/>
        </w:rPr>
        <w:t xml:space="preserve">English speech quirks:</w:t>
      </w:r>
    </w:p>
    <w:p w:rsidR="00000000" w:rsidDel="00000000" w:rsidP="00000000" w:rsidRDefault="00000000" w:rsidRPr="00000000" w14:paraId="00000A8A">
      <w:pPr>
        <w:numPr>
          <w:ilvl w:val="0"/>
          <w:numId w:val="5"/>
        </w:numPr>
        <w:ind w:left="2520" w:hanging="360"/>
        <w:rPr/>
      </w:pPr>
      <w:sdt>
        <w:sdtPr>
          <w:id w:val="128617432"/>
          <w:tag w:val="goog_rdk_784"/>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A8B">
      <w:pPr>
        <w:numPr>
          <w:ilvl w:val="0"/>
          <w:numId w:val="5"/>
        </w:numPr>
        <w:ind w:left="2520" w:hanging="360"/>
        <w:rPr/>
      </w:pPr>
      <w:sdt>
        <w:sdtPr>
          <w:id w:val="-1601006281"/>
          <w:tag w:val="goog_rdk_785"/>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A8C">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8D">
      <w:pPr>
        <w:widowControl w:val="0"/>
        <w:numPr>
          <w:ilvl w:val="0"/>
          <w:numId w:val="5"/>
        </w:numPr>
        <w:spacing w:line="240" w:lineRule="auto"/>
        <w:ind w:left="2520" w:hanging="360"/>
        <w:rPr/>
      </w:pPr>
      <w:sdt>
        <w:sdtPr>
          <w:id w:val="461390921"/>
          <w:tag w:val="goog_rdk_786"/>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A8E">
      <w:pPr>
        <w:ind w:left="720" w:firstLine="720"/>
        <w:rPr/>
      </w:pPr>
      <w:r w:rsidDel="00000000" w:rsidR="00000000" w:rsidRPr="00000000">
        <w:rPr>
          <w:rtl w:val="0"/>
        </w:rPr>
        <w:t xml:space="preserve">Notes:</w:t>
      </w:r>
    </w:p>
    <w:p w:rsidR="00000000" w:rsidDel="00000000" w:rsidP="00000000" w:rsidRDefault="00000000" w:rsidRPr="00000000" w14:paraId="00000A8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pStyle w:val="Heading4"/>
        <w:ind w:left="720" w:firstLine="0"/>
        <w:rPr/>
      </w:pPr>
      <w:bookmarkStart w:colFirst="0" w:colLast="0" w:name="_heading=h.rnf4sr714n0u" w:id="112"/>
      <w:bookmarkEnd w:id="112"/>
      <w:r w:rsidDel="00000000" w:rsidR="00000000" w:rsidRPr="00000000">
        <w:rPr>
          <w:rtl w:val="0"/>
        </w:rPr>
        <w:t xml:space="preserve">Madelyn Eschart</w:t>
      </w:r>
    </w:p>
    <w:p w:rsidR="00000000" w:rsidDel="00000000" w:rsidP="00000000" w:rsidRDefault="00000000" w:rsidRPr="00000000" w14:paraId="00000A92">
      <w:pPr>
        <w:rPr/>
      </w:pPr>
      <w:sdt>
        <w:sdtPr>
          <w:id w:val="-1350016470"/>
          <w:tag w:val="goog_rdk_787"/>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A93">
      <w:pPr>
        <w:ind w:firstLine="720"/>
        <w:rPr/>
      </w:pPr>
      <w:r w:rsidDel="00000000" w:rsidR="00000000" w:rsidRPr="00000000">
        <w:rPr>
          <w:rtl w:val="0"/>
        </w:rPr>
        <w:tab/>
        <w:t xml:space="preserve">Japanese speech quirks:</w:t>
      </w:r>
    </w:p>
    <w:p w:rsidR="00000000" w:rsidDel="00000000" w:rsidP="00000000" w:rsidRDefault="00000000" w:rsidRPr="00000000" w14:paraId="00000A94">
      <w:pPr>
        <w:numPr>
          <w:ilvl w:val="0"/>
          <w:numId w:val="5"/>
        </w:numPr>
        <w:ind w:left="2520" w:hanging="360"/>
        <w:rPr/>
      </w:pPr>
      <w:sdt>
        <w:sdtPr>
          <w:id w:val="-75966946"/>
          <w:tag w:val="goog_rdk_788"/>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A95">
      <w:pPr>
        <w:numPr>
          <w:ilvl w:val="0"/>
          <w:numId w:val="5"/>
        </w:numPr>
        <w:ind w:left="2520" w:hanging="360"/>
        <w:rPr/>
      </w:pPr>
      <w:sdt>
        <w:sdtPr>
          <w:id w:val="1531864967"/>
          <w:tag w:val="goog_rdk_789"/>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A96">
      <w:pPr>
        <w:ind w:left="1440" w:firstLine="0"/>
        <w:rPr/>
      </w:pPr>
      <w:r w:rsidDel="00000000" w:rsidR="00000000" w:rsidRPr="00000000">
        <w:rPr>
          <w:rtl w:val="0"/>
        </w:rPr>
        <w:t xml:space="preserve">English speech quirks:</w:t>
      </w:r>
    </w:p>
    <w:p w:rsidR="00000000" w:rsidDel="00000000" w:rsidP="00000000" w:rsidRDefault="00000000" w:rsidRPr="00000000" w14:paraId="00000A97">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A98">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A99">
      <w:pPr>
        <w:numPr>
          <w:ilvl w:val="0"/>
          <w:numId w:val="5"/>
        </w:numPr>
        <w:ind w:left="2520" w:hanging="360"/>
        <w:rPr/>
      </w:pPr>
      <w:sdt>
        <w:sdtPr>
          <w:id w:val="-2006925218"/>
          <w:tag w:val="goog_rdk_790"/>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A9A">
      <w:pPr>
        <w:ind w:left="720" w:firstLine="720"/>
        <w:rPr/>
      </w:pPr>
      <w:r w:rsidDel="00000000" w:rsidR="00000000" w:rsidRPr="00000000">
        <w:rPr>
          <w:rtl w:val="0"/>
        </w:rPr>
        <w:t xml:space="preserve">Notes:</w:t>
      </w:r>
    </w:p>
    <w:p w:rsidR="00000000" w:rsidDel="00000000" w:rsidP="00000000" w:rsidRDefault="00000000" w:rsidRPr="00000000" w14:paraId="00000A9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pStyle w:val="Heading4"/>
        <w:ind w:left="720" w:firstLine="0"/>
        <w:rPr/>
      </w:pPr>
      <w:bookmarkStart w:colFirst="0" w:colLast="0" w:name="_heading=h.mnxfsaaomgzl" w:id="113"/>
      <w:bookmarkEnd w:id="113"/>
      <w:r w:rsidDel="00000000" w:rsidR="00000000" w:rsidRPr="00000000">
        <w:rPr>
          <w:rtl w:val="0"/>
        </w:rPr>
        <w:t xml:space="preserve">Moguro Hagane</w:t>
      </w:r>
    </w:p>
    <w:p w:rsidR="00000000" w:rsidDel="00000000" w:rsidP="00000000" w:rsidRDefault="00000000" w:rsidRPr="00000000" w14:paraId="00000A9E">
      <w:pPr>
        <w:rPr/>
      </w:pPr>
      <w:sdt>
        <w:sdtPr>
          <w:id w:val="1001039758"/>
          <w:tag w:val="goog_rdk_791"/>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A9F">
      <w:pPr>
        <w:ind w:left="720" w:firstLine="720"/>
        <w:rPr/>
      </w:pPr>
      <w:r w:rsidDel="00000000" w:rsidR="00000000" w:rsidRPr="00000000">
        <w:rPr>
          <w:rtl w:val="0"/>
        </w:rPr>
        <w:t xml:space="preserve">Japanese speech quirks:</w:t>
      </w:r>
    </w:p>
    <w:p w:rsidR="00000000" w:rsidDel="00000000" w:rsidP="00000000" w:rsidRDefault="00000000" w:rsidRPr="00000000" w14:paraId="00000AA0">
      <w:pPr>
        <w:numPr>
          <w:ilvl w:val="0"/>
          <w:numId w:val="5"/>
        </w:numPr>
        <w:ind w:left="2520" w:hanging="360"/>
        <w:rPr/>
      </w:pPr>
      <w:sdt>
        <w:sdtPr>
          <w:id w:val="1371781171"/>
          <w:tag w:val="goog_rdk_79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A1">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AA2">
      <w:pPr>
        <w:ind w:left="720" w:firstLine="720"/>
        <w:rPr/>
      </w:pPr>
      <w:r w:rsidDel="00000000" w:rsidR="00000000" w:rsidRPr="00000000">
        <w:rPr>
          <w:rtl w:val="0"/>
        </w:rPr>
        <w:t xml:space="preserve">English speech quirks:</w:t>
      </w:r>
    </w:p>
    <w:p w:rsidR="00000000" w:rsidDel="00000000" w:rsidP="00000000" w:rsidRDefault="00000000" w:rsidRPr="00000000" w14:paraId="00000AA3">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A4">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AA5">
      <w:pPr>
        <w:ind w:left="720" w:firstLine="720"/>
        <w:rPr/>
      </w:pPr>
      <w:r w:rsidDel="00000000" w:rsidR="00000000" w:rsidRPr="00000000">
        <w:rPr>
          <w:rtl w:val="0"/>
        </w:rPr>
        <w:t xml:space="preserve">Notes:</w:t>
      </w:r>
    </w:p>
    <w:p w:rsidR="00000000" w:rsidDel="00000000" w:rsidP="00000000" w:rsidRDefault="00000000" w:rsidRPr="00000000" w14:paraId="00000AA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pStyle w:val="Heading4"/>
        <w:ind w:left="720" w:firstLine="0"/>
        <w:rPr/>
      </w:pPr>
      <w:bookmarkStart w:colFirst="0" w:colLast="0" w:name="_heading=h.y71niukag7b5" w:id="114"/>
      <w:bookmarkEnd w:id="114"/>
      <w:r w:rsidDel="00000000" w:rsidR="00000000" w:rsidRPr="00000000">
        <w:rPr>
          <w:rtl w:val="0"/>
        </w:rPr>
        <w:t xml:space="preserve">Olbart Dunklekenn</w:t>
      </w:r>
    </w:p>
    <w:p w:rsidR="00000000" w:rsidDel="00000000" w:rsidP="00000000" w:rsidRDefault="00000000" w:rsidRPr="00000000" w14:paraId="00000AA9">
      <w:pPr>
        <w:rPr/>
      </w:pPr>
      <w:sdt>
        <w:sdtPr>
          <w:id w:val="1549951967"/>
          <w:tag w:val="goog_rdk_793"/>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AAA">
      <w:pPr>
        <w:rPr/>
      </w:pPr>
      <w:r w:rsidDel="00000000" w:rsidR="00000000" w:rsidRPr="00000000">
        <w:rPr>
          <w:rtl w:val="0"/>
        </w:rPr>
        <w:tab/>
        <w:tab/>
        <w:t xml:space="preserve">Japanese speech quirks:</w:t>
      </w:r>
    </w:p>
    <w:p w:rsidR="00000000" w:rsidDel="00000000" w:rsidP="00000000" w:rsidRDefault="00000000" w:rsidRPr="00000000" w14:paraId="00000AAB">
      <w:pPr>
        <w:numPr>
          <w:ilvl w:val="0"/>
          <w:numId w:val="5"/>
        </w:numPr>
        <w:ind w:left="2520" w:hanging="360"/>
        <w:rPr/>
      </w:pPr>
      <w:sdt>
        <w:sdtPr>
          <w:id w:val="-1148212315"/>
          <w:tag w:val="goog_rdk_794"/>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AAC">
      <w:pPr>
        <w:numPr>
          <w:ilvl w:val="0"/>
          <w:numId w:val="5"/>
        </w:numPr>
        <w:ind w:left="2520" w:hanging="360"/>
        <w:rPr/>
      </w:pPr>
      <w:sdt>
        <w:sdtPr>
          <w:id w:val="-1967327228"/>
          <w:tag w:val="goog_rdk_795"/>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AAD">
      <w:pPr>
        <w:numPr>
          <w:ilvl w:val="0"/>
          <w:numId w:val="5"/>
        </w:numPr>
        <w:ind w:left="2520" w:hanging="360"/>
        <w:rPr/>
      </w:pPr>
      <w:sdt>
        <w:sdtPr>
          <w:id w:val="818131057"/>
          <w:tag w:val="goog_rdk_796"/>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AAE">
      <w:pPr>
        <w:numPr>
          <w:ilvl w:val="0"/>
          <w:numId w:val="5"/>
        </w:numPr>
        <w:ind w:left="2520" w:hanging="360"/>
        <w:rPr/>
      </w:pPr>
      <w:sdt>
        <w:sdtPr>
          <w:id w:val="-335160039"/>
          <w:tag w:val="goog_rdk_797"/>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AAF">
      <w:pPr>
        <w:ind w:left="1440" w:firstLine="0"/>
        <w:rPr/>
      </w:pPr>
      <w:r w:rsidDel="00000000" w:rsidR="00000000" w:rsidRPr="00000000">
        <w:rPr>
          <w:rtl w:val="0"/>
        </w:rPr>
        <w:t xml:space="preserve">English speech quirks:</w:t>
      </w:r>
    </w:p>
    <w:p w:rsidR="00000000" w:rsidDel="00000000" w:rsidP="00000000" w:rsidRDefault="00000000" w:rsidRPr="00000000" w14:paraId="00000AB0">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AB1">
      <w:pPr>
        <w:numPr>
          <w:ilvl w:val="0"/>
          <w:numId w:val="5"/>
        </w:numPr>
        <w:ind w:left="2520" w:hanging="360"/>
        <w:rPr/>
      </w:pPr>
      <w:sdt>
        <w:sdtPr>
          <w:id w:val="1987587140"/>
          <w:tag w:val="goog_rdk_798"/>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AB2">
      <w:pPr>
        <w:numPr>
          <w:ilvl w:val="0"/>
          <w:numId w:val="5"/>
        </w:numPr>
        <w:ind w:left="2520" w:hanging="360"/>
        <w:rPr/>
      </w:pPr>
      <w:sdt>
        <w:sdtPr>
          <w:id w:val="1292718084"/>
          <w:tag w:val="goog_rdk_799"/>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AB3">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AB4">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AB5">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AB6">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AB7">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AB8">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AB9">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ABA">
      <w:pPr>
        <w:ind w:left="1440" w:firstLine="0"/>
        <w:rPr/>
      </w:pPr>
      <w:r w:rsidDel="00000000" w:rsidR="00000000" w:rsidRPr="00000000">
        <w:rPr>
          <w:rtl w:val="0"/>
        </w:rPr>
        <w:t xml:space="preserve">Notes:</w:t>
      </w:r>
    </w:p>
    <w:p w:rsidR="00000000" w:rsidDel="00000000" w:rsidP="00000000" w:rsidRDefault="00000000" w:rsidRPr="00000000" w14:paraId="00000ABB">
      <w:pPr>
        <w:numPr>
          <w:ilvl w:val="0"/>
          <w:numId w:val="5"/>
        </w:numPr>
        <w:ind w:left="2520" w:hanging="360"/>
        <w:rPr/>
      </w:pPr>
      <w:sdt>
        <w:sdtPr>
          <w:id w:val="-1987128676"/>
          <w:tag w:val="goog_rdk_800"/>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pStyle w:val="Heading4"/>
        <w:ind w:left="720" w:firstLine="0"/>
        <w:rPr/>
      </w:pPr>
      <w:bookmarkStart w:colFirst="0" w:colLast="0" w:name="_heading=h.8skae1kq6o5w" w:id="115"/>
      <w:bookmarkEnd w:id="115"/>
      <w:r w:rsidDel="00000000" w:rsidR="00000000" w:rsidRPr="00000000">
        <w:rPr>
          <w:rtl w:val="0"/>
        </w:rPr>
        <w:t xml:space="preserve">Yorna Mishigure</w:t>
      </w:r>
    </w:p>
    <w:p w:rsidR="00000000" w:rsidDel="00000000" w:rsidP="00000000" w:rsidRDefault="00000000" w:rsidRPr="00000000" w14:paraId="00000ABE">
      <w:pPr>
        <w:rPr/>
      </w:pPr>
      <w:sdt>
        <w:sdtPr>
          <w:id w:val="1454000147"/>
          <w:tag w:val="goog_rdk_801"/>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ABF">
      <w:pPr>
        <w:rPr/>
      </w:pPr>
      <w:r w:rsidDel="00000000" w:rsidR="00000000" w:rsidRPr="00000000">
        <w:rPr>
          <w:rtl w:val="0"/>
        </w:rPr>
        <w:tab/>
        <w:tab/>
        <w:t xml:space="preserve">Japanese speech quirks:</w:t>
      </w:r>
    </w:p>
    <w:p w:rsidR="00000000" w:rsidDel="00000000" w:rsidP="00000000" w:rsidRDefault="00000000" w:rsidRPr="00000000" w14:paraId="00000AC0">
      <w:pPr>
        <w:numPr>
          <w:ilvl w:val="0"/>
          <w:numId w:val="5"/>
        </w:numPr>
        <w:ind w:left="2520" w:hanging="360"/>
        <w:rPr/>
      </w:pPr>
      <w:sdt>
        <w:sdtPr>
          <w:id w:val="-1355922604"/>
          <w:tag w:val="goog_rdk_802"/>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AC1">
      <w:pPr>
        <w:numPr>
          <w:ilvl w:val="0"/>
          <w:numId w:val="5"/>
        </w:numPr>
        <w:ind w:left="2520" w:hanging="360"/>
        <w:rPr/>
      </w:pPr>
      <w:sdt>
        <w:sdtPr>
          <w:id w:val="-2076723778"/>
          <w:tag w:val="goog_rdk_803"/>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AC2">
      <w:pPr>
        <w:numPr>
          <w:ilvl w:val="0"/>
          <w:numId w:val="5"/>
        </w:numPr>
        <w:ind w:left="2520" w:hanging="360"/>
        <w:rPr/>
      </w:pPr>
      <w:sdt>
        <w:sdtPr>
          <w:id w:val="-1642699038"/>
          <w:tag w:val="goog_rdk_804"/>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AC3">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AC4">
      <w:pPr>
        <w:ind w:left="1440" w:firstLine="0"/>
        <w:rPr/>
      </w:pPr>
      <w:r w:rsidDel="00000000" w:rsidR="00000000" w:rsidRPr="00000000">
        <w:rPr>
          <w:rtl w:val="0"/>
        </w:rPr>
        <w:t xml:space="preserve">English speech quirks:</w:t>
      </w:r>
    </w:p>
    <w:p w:rsidR="00000000" w:rsidDel="00000000" w:rsidP="00000000" w:rsidRDefault="00000000" w:rsidRPr="00000000" w14:paraId="00000AC5">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AC6">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AC7">
      <w:pPr>
        <w:numPr>
          <w:ilvl w:val="0"/>
          <w:numId w:val="5"/>
        </w:numPr>
        <w:ind w:left="2520" w:hanging="360"/>
        <w:rPr/>
      </w:pPr>
      <w:sdt>
        <w:sdtPr>
          <w:id w:val="976371051"/>
          <w:tag w:val="goog_rdk_805"/>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AC8">
      <w:pPr>
        <w:ind w:left="2520" w:firstLine="0"/>
        <w:rPr/>
      </w:pPr>
      <w:r w:rsidDel="00000000" w:rsidR="00000000" w:rsidRPr="00000000">
        <w:rPr>
          <w:rtl w:val="0"/>
        </w:rPr>
      </w:r>
    </w:p>
    <w:p w:rsidR="00000000" w:rsidDel="00000000" w:rsidP="00000000" w:rsidRDefault="00000000" w:rsidRPr="00000000" w14:paraId="00000AC9">
      <w:pPr>
        <w:ind w:left="1440" w:firstLine="0"/>
        <w:rPr/>
      </w:pPr>
      <w:r w:rsidDel="00000000" w:rsidR="00000000" w:rsidRPr="00000000">
        <w:rPr>
          <w:rtl w:val="0"/>
        </w:rPr>
        <w:t xml:space="preserve">Notes:</w:t>
      </w:r>
    </w:p>
    <w:p w:rsidR="00000000" w:rsidDel="00000000" w:rsidP="00000000" w:rsidRDefault="00000000" w:rsidRPr="00000000" w14:paraId="00000AC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pStyle w:val="Heading3"/>
        <w:rPr/>
      </w:pPr>
      <w:bookmarkStart w:colFirst="0" w:colLast="0" w:name="_heading=h.f1tuzb58u1gz" w:id="116"/>
      <w:bookmarkEnd w:id="116"/>
      <w:r w:rsidDel="00000000" w:rsidR="00000000" w:rsidRPr="00000000">
        <w:rPr>
          <w:rtl w:val="0"/>
        </w:rPr>
        <w:t xml:space="preserve">Other Military</w:t>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pStyle w:val="Heading4"/>
        <w:ind w:firstLine="720"/>
        <w:rPr/>
      </w:pPr>
      <w:bookmarkStart w:colFirst="0" w:colLast="0" w:name="_heading=h.q22cvu8bts2k" w:id="117"/>
      <w:bookmarkEnd w:id="117"/>
      <w:r w:rsidDel="00000000" w:rsidR="00000000" w:rsidRPr="00000000">
        <w:rPr>
          <w:rtl w:val="0"/>
        </w:rPr>
        <w:t xml:space="preserve">Gudda Dialmo (WIP)</w:t>
      </w:r>
    </w:p>
    <w:p w:rsidR="00000000" w:rsidDel="00000000" w:rsidP="00000000" w:rsidRDefault="00000000" w:rsidRPr="00000000" w14:paraId="00000AD0">
      <w:pPr>
        <w:rPr/>
      </w:pPr>
      <w:sdt>
        <w:sdtPr>
          <w:id w:val="1377293218"/>
          <w:tag w:val="goog_rdk_806"/>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D1">
      <w:pPr>
        <w:ind w:left="720" w:firstLine="720"/>
        <w:rPr/>
      </w:pPr>
      <w:r w:rsidDel="00000000" w:rsidR="00000000" w:rsidRPr="00000000">
        <w:rPr>
          <w:rtl w:val="0"/>
        </w:rPr>
        <w:t xml:space="preserve">Notes:</w:t>
      </w:r>
    </w:p>
    <w:p w:rsidR="00000000" w:rsidDel="00000000" w:rsidP="00000000" w:rsidRDefault="00000000" w:rsidRPr="00000000" w14:paraId="00000AD2">
      <w:pPr>
        <w:numPr>
          <w:ilvl w:val="0"/>
          <w:numId w:val="5"/>
        </w:numPr>
        <w:ind w:left="2520" w:hanging="360"/>
        <w:rPr/>
      </w:pPr>
      <w:sdt>
        <w:sdtPr>
          <w:id w:val="-71638724"/>
          <w:tag w:val="goog_rdk_807"/>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pStyle w:val="Heading4"/>
        <w:ind w:left="720" w:firstLine="0"/>
        <w:rPr/>
      </w:pPr>
      <w:bookmarkStart w:colFirst="0" w:colLast="0" w:name="_heading=h.yxi95ynw0xyb" w:id="118"/>
      <w:bookmarkEnd w:id="118"/>
      <w:r w:rsidDel="00000000" w:rsidR="00000000" w:rsidRPr="00000000">
        <w:rPr>
          <w:rtl w:val="0"/>
        </w:rPr>
        <w:t xml:space="preserve">Jamal Aurélie</w:t>
      </w:r>
    </w:p>
    <w:p w:rsidR="00000000" w:rsidDel="00000000" w:rsidP="00000000" w:rsidRDefault="00000000" w:rsidRPr="00000000" w14:paraId="00000AD5">
      <w:pPr>
        <w:rPr/>
      </w:pPr>
      <w:sdt>
        <w:sdtPr>
          <w:id w:val="885643249"/>
          <w:tag w:val="goog_rdk_808"/>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D6">
      <w:pPr>
        <w:rPr/>
      </w:pPr>
      <w:r w:rsidDel="00000000" w:rsidR="00000000" w:rsidRPr="00000000">
        <w:rPr>
          <w:rtl w:val="0"/>
        </w:rPr>
        <w:tab/>
        <w:tab/>
        <w:t xml:space="preserve">Japanese speech quirks:</w:t>
      </w:r>
    </w:p>
    <w:p w:rsidR="00000000" w:rsidDel="00000000" w:rsidP="00000000" w:rsidRDefault="00000000" w:rsidRPr="00000000" w14:paraId="00000AD7">
      <w:pPr>
        <w:numPr>
          <w:ilvl w:val="0"/>
          <w:numId w:val="5"/>
        </w:numPr>
        <w:ind w:left="2520" w:hanging="360"/>
        <w:rPr/>
      </w:pPr>
      <w:sdt>
        <w:sdtPr>
          <w:id w:val="-2129245010"/>
          <w:tag w:val="goog_rdk_80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D8">
      <w:pPr>
        <w:ind w:left="1440" w:firstLine="0"/>
        <w:rPr/>
      </w:pPr>
      <w:r w:rsidDel="00000000" w:rsidR="00000000" w:rsidRPr="00000000">
        <w:rPr>
          <w:rtl w:val="0"/>
        </w:rPr>
        <w:t xml:space="preserve">English speech quirks:</w:t>
      </w:r>
    </w:p>
    <w:p w:rsidR="00000000" w:rsidDel="00000000" w:rsidP="00000000" w:rsidRDefault="00000000" w:rsidRPr="00000000" w14:paraId="00000AD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DA">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DB">
      <w:pPr>
        <w:ind w:left="1440" w:firstLine="0"/>
        <w:rPr/>
      </w:pPr>
      <w:r w:rsidDel="00000000" w:rsidR="00000000" w:rsidRPr="00000000">
        <w:rPr>
          <w:rtl w:val="0"/>
        </w:rPr>
        <w:t xml:space="preserve">Notes:</w:t>
      </w:r>
    </w:p>
    <w:p w:rsidR="00000000" w:rsidDel="00000000" w:rsidP="00000000" w:rsidRDefault="00000000" w:rsidRPr="00000000" w14:paraId="00000ADC">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DD">
      <w:pPr>
        <w:rPr>
          <w:b w:val="1"/>
        </w:rPr>
      </w:pPr>
      <w:r w:rsidDel="00000000" w:rsidR="00000000" w:rsidRPr="00000000">
        <w:rPr>
          <w:rtl w:val="0"/>
        </w:rPr>
      </w:r>
    </w:p>
    <w:p w:rsidR="00000000" w:rsidDel="00000000" w:rsidP="00000000" w:rsidRDefault="00000000" w:rsidRPr="00000000" w14:paraId="00000ADE">
      <w:pPr>
        <w:pStyle w:val="Heading4"/>
        <w:ind w:left="720" w:firstLine="0"/>
        <w:rPr/>
      </w:pPr>
      <w:bookmarkStart w:colFirst="0" w:colLast="0" w:name="_heading=h.nwkdzj2la8ca" w:id="119"/>
      <w:bookmarkEnd w:id="119"/>
      <w:r w:rsidDel="00000000" w:rsidR="00000000" w:rsidRPr="00000000">
        <w:rPr>
          <w:rtl w:val="0"/>
        </w:rPr>
        <w:t xml:space="preserve">Kafma Irulux</w:t>
      </w:r>
    </w:p>
    <w:p w:rsidR="00000000" w:rsidDel="00000000" w:rsidP="00000000" w:rsidRDefault="00000000" w:rsidRPr="00000000" w14:paraId="00000ADF">
      <w:pPr>
        <w:rPr/>
      </w:pPr>
      <w:sdt>
        <w:sdtPr>
          <w:id w:val="-1539311832"/>
          <w:tag w:val="goog_rdk_810"/>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E0">
      <w:pPr>
        <w:rPr/>
      </w:pPr>
      <w:r w:rsidDel="00000000" w:rsidR="00000000" w:rsidRPr="00000000">
        <w:rPr>
          <w:rtl w:val="0"/>
        </w:rPr>
        <w:tab/>
        <w:tab/>
        <w:t xml:space="preserve">Japanese speech quirks:</w:t>
      </w:r>
    </w:p>
    <w:p w:rsidR="00000000" w:rsidDel="00000000" w:rsidP="00000000" w:rsidRDefault="00000000" w:rsidRPr="00000000" w14:paraId="00000AE1">
      <w:pPr>
        <w:numPr>
          <w:ilvl w:val="0"/>
          <w:numId w:val="5"/>
        </w:numPr>
        <w:ind w:left="2520" w:hanging="360"/>
        <w:rPr/>
      </w:pPr>
      <w:sdt>
        <w:sdtPr>
          <w:id w:val="1317517767"/>
          <w:tag w:val="goog_rdk_81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E2">
      <w:pPr>
        <w:ind w:left="1440" w:firstLine="0"/>
        <w:rPr/>
      </w:pPr>
      <w:r w:rsidDel="00000000" w:rsidR="00000000" w:rsidRPr="00000000">
        <w:rPr>
          <w:rtl w:val="0"/>
        </w:rPr>
        <w:t xml:space="preserve">English speech quirks:</w:t>
      </w:r>
    </w:p>
    <w:p w:rsidR="00000000" w:rsidDel="00000000" w:rsidP="00000000" w:rsidRDefault="00000000" w:rsidRPr="00000000" w14:paraId="00000AE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E4">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E5">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E6">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E7">
      <w:pPr>
        <w:ind w:left="1440" w:firstLine="0"/>
        <w:rPr/>
      </w:pPr>
      <w:r w:rsidDel="00000000" w:rsidR="00000000" w:rsidRPr="00000000">
        <w:rPr>
          <w:rtl w:val="0"/>
        </w:rPr>
        <w:t xml:space="preserve">Notes:</w:t>
      </w:r>
    </w:p>
    <w:p w:rsidR="00000000" w:rsidDel="00000000" w:rsidP="00000000" w:rsidRDefault="00000000" w:rsidRPr="00000000" w14:paraId="00000AE8">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pStyle w:val="Heading4"/>
        <w:ind w:left="720" w:firstLine="0"/>
        <w:rPr/>
      </w:pPr>
      <w:bookmarkStart w:colFirst="0" w:colLast="0" w:name="_heading=h.lqv4q61z37x" w:id="120"/>
      <w:bookmarkEnd w:id="120"/>
      <w:r w:rsidDel="00000000" w:rsidR="00000000" w:rsidRPr="00000000">
        <w:rPr>
          <w:rtl w:val="0"/>
        </w:rPr>
        <w:t xml:space="preserve">Miles</w:t>
      </w:r>
    </w:p>
    <w:p w:rsidR="00000000" w:rsidDel="00000000" w:rsidP="00000000" w:rsidRDefault="00000000" w:rsidRPr="00000000" w14:paraId="00000AEB">
      <w:pPr>
        <w:rPr/>
      </w:pPr>
      <w:sdt>
        <w:sdtPr>
          <w:id w:val="1798893948"/>
          <w:tag w:val="goog_rdk_812"/>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EC">
      <w:pPr>
        <w:ind w:left="720" w:firstLine="720"/>
        <w:rPr/>
      </w:pPr>
      <w:r w:rsidDel="00000000" w:rsidR="00000000" w:rsidRPr="00000000">
        <w:rPr>
          <w:rtl w:val="0"/>
        </w:rPr>
        <w:t xml:space="preserve">Japanese speech quirks:</w:t>
      </w:r>
    </w:p>
    <w:p w:rsidR="00000000" w:rsidDel="00000000" w:rsidP="00000000" w:rsidRDefault="00000000" w:rsidRPr="00000000" w14:paraId="00000AED">
      <w:pPr>
        <w:numPr>
          <w:ilvl w:val="0"/>
          <w:numId w:val="5"/>
        </w:numPr>
        <w:ind w:left="2520" w:hanging="360"/>
        <w:rPr/>
      </w:pPr>
      <w:sdt>
        <w:sdtPr>
          <w:id w:val="-1922982107"/>
          <w:tag w:val="goog_rdk_813"/>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EE">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EF">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F0">
      <w:pPr>
        <w:ind w:left="720" w:firstLine="720"/>
        <w:rPr/>
      </w:pPr>
      <w:r w:rsidDel="00000000" w:rsidR="00000000" w:rsidRPr="00000000">
        <w:rPr>
          <w:rtl w:val="0"/>
        </w:rPr>
        <w:t xml:space="preserve">English speech quirks:</w:t>
      </w:r>
    </w:p>
    <w:p w:rsidR="00000000" w:rsidDel="00000000" w:rsidP="00000000" w:rsidRDefault="00000000" w:rsidRPr="00000000" w14:paraId="00000AF1">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F2">
      <w:pPr>
        <w:numPr>
          <w:ilvl w:val="0"/>
          <w:numId w:val="5"/>
        </w:numPr>
        <w:ind w:left="2520" w:hanging="360"/>
        <w:rPr/>
      </w:pPr>
      <w:sdt>
        <w:sdtPr>
          <w:id w:val="-1286691169"/>
          <w:tag w:val="goog_rdk_814"/>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F3">
      <w:pPr>
        <w:ind w:left="720" w:firstLine="720"/>
        <w:rPr/>
      </w:pPr>
      <w:r w:rsidDel="00000000" w:rsidR="00000000" w:rsidRPr="00000000">
        <w:rPr>
          <w:rtl w:val="0"/>
        </w:rPr>
        <w:t xml:space="preserve">Notes:</w:t>
      </w:r>
    </w:p>
    <w:p w:rsidR="00000000" w:rsidDel="00000000" w:rsidP="00000000" w:rsidRDefault="00000000" w:rsidRPr="00000000" w14:paraId="00000AF4">
      <w:pPr>
        <w:numPr>
          <w:ilvl w:val="0"/>
          <w:numId w:val="5"/>
        </w:numPr>
        <w:ind w:left="2520" w:hanging="360"/>
        <w:rPr/>
      </w:pPr>
      <w:sdt>
        <w:sdtPr>
          <w:id w:val="-267018538"/>
          <w:tag w:val="goog_rdk_815"/>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F5">
      <w:pPr>
        <w:numPr>
          <w:ilvl w:val="0"/>
          <w:numId w:val="5"/>
        </w:numPr>
        <w:ind w:left="2520" w:hanging="360"/>
        <w:rPr/>
      </w:pPr>
      <w:sdt>
        <w:sdtPr>
          <w:id w:val="709848587"/>
          <w:tag w:val="goog_rdk_816"/>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pStyle w:val="Heading4"/>
        <w:ind w:left="720" w:firstLine="0"/>
        <w:rPr/>
      </w:pPr>
      <w:bookmarkStart w:colFirst="0" w:colLast="0" w:name="_heading=h.i5chcj1n7qkw" w:id="121"/>
      <w:bookmarkEnd w:id="121"/>
      <w:r w:rsidDel="00000000" w:rsidR="00000000" w:rsidRPr="00000000">
        <w:rPr>
          <w:rtl w:val="0"/>
        </w:rPr>
        <w:t xml:space="preserve">Todd Fang</w:t>
      </w:r>
    </w:p>
    <w:p w:rsidR="00000000" w:rsidDel="00000000" w:rsidP="00000000" w:rsidRDefault="00000000" w:rsidRPr="00000000" w14:paraId="00000AF8">
      <w:pPr>
        <w:rPr/>
      </w:pPr>
      <w:sdt>
        <w:sdtPr>
          <w:id w:val="-1464833840"/>
          <w:tag w:val="goog_rdk_817"/>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F9">
      <w:pPr>
        <w:rPr/>
      </w:pPr>
      <w:r w:rsidDel="00000000" w:rsidR="00000000" w:rsidRPr="00000000">
        <w:rPr>
          <w:rtl w:val="0"/>
        </w:rPr>
        <w:tab/>
        <w:tab/>
        <w:t xml:space="preserve">Japanese speech quirks:</w:t>
      </w:r>
    </w:p>
    <w:p w:rsidR="00000000" w:rsidDel="00000000" w:rsidP="00000000" w:rsidRDefault="00000000" w:rsidRPr="00000000" w14:paraId="00000AFA">
      <w:pPr>
        <w:numPr>
          <w:ilvl w:val="0"/>
          <w:numId w:val="5"/>
        </w:numPr>
        <w:ind w:left="2520" w:hanging="360"/>
        <w:rPr/>
      </w:pPr>
      <w:sdt>
        <w:sdtPr>
          <w:id w:val="626962315"/>
          <w:tag w:val="goog_rdk_81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FB">
      <w:pPr>
        <w:numPr>
          <w:ilvl w:val="0"/>
          <w:numId w:val="5"/>
        </w:numPr>
        <w:ind w:left="2520" w:hanging="360"/>
        <w:rPr/>
      </w:pPr>
      <w:sdt>
        <w:sdtPr>
          <w:id w:val="918913717"/>
          <w:tag w:val="goog_rdk_819"/>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FC">
      <w:pPr>
        <w:ind w:left="1440" w:firstLine="0"/>
        <w:rPr/>
      </w:pPr>
      <w:r w:rsidDel="00000000" w:rsidR="00000000" w:rsidRPr="00000000">
        <w:rPr>
          <w:rtl w:val="0"/>
        </w:rPr>
        <w:t xml:space="preserve">English speech quirks:</w:t>
      </w:r>
    </w:p>
    <w:p w:rsidR="00000000" w:rsidDel="00000000" w:rsidP="00000000" w:rsidRDefault="00000000" w:rsidRPr="00000000" w14:paraId="00000AF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FE">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FF">
      <w:pPr>
        <w:numPr>
          <w:ilvl w:val="0"/>
          <w:numId w:val="5"/>
        </w:numPr>
        <w:ind w:left="2520" w:hanging="360"/>
        <w:rPr/>
      </w:pPr>
      <w:sdt>
        <w:sdtPr>
          <w:id w:val="939775984"/>
          <w:tag w:val="goog_rdk_82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00">
      <w:pPr>
        <w:ind w:left="1440" w:firstLine="0"/>
        <w:rPr/>
      </w:pPr>
      <w:r w:rsidDel="00000000" w:rsidR="00000000" w:rsidRPr="00000000">
        <w:rPr>
          <w:rtl w:val="0"/>
        </w:rPr>
        <w:t xml:space="preserve">Notes:</w:t>
      </w:r>
    </w:p>
    <w:p w:rsidR="00000000" w:rsidDel="00000000" w:rsidP="00000000" w:rsidRDefault="00000000" w:rsidRPr="00000000" w14:paraId="00000B01">
      <w:pPr>
        <w:numPr>
          <w:ilvl w:val="0"/>
          <w:numId w:val="5"/>
        </w:numPr>
        <w:ind w:left="2520" w:hanging="360"/>
        <w:rPr/>
      </w:pPr>
      <w:sdt>
        <w:sdtPr>
          <w:id w:val="-1986384763"/>
          <w:tag w:val="goog_rdk_821"/>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B02">
      <w:pPr>
        <w:numPr>
          <w:ilvl w:val="0"/>
          <w:numId w:val="5"/>
        </w:numPr>
        <w:ind w:left="2520" w:hanging="360"/>
        <w:rPr/>
      </w:pPr>
      <w:sdt>
        <w:sdtPr>
          <w:id w:val="137100015"/>
          <w:tag w:val="goog_rdk_822"/>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pStyle w:val="Heading4"/>
        <w:ind w:left="720" w:firstLine="0"/>
        <w:rPr/>
      </w:pPr>
      <w:bookmarkStart w:colFirst="0" w:colLast="0" w:name="_heading=h.qhy5kndij9ni" w:id="122"/>
      <w:bookmarkEnd w:id="122"/>
      <w:r w:rsidDel="00000000" w:rsidR="00000000" w:rsidRPr="00000000">
        <w:rPr>
          <w:rtl w:val="0"/>
        </w:rPr>
        <w:t xml:space="preserve">Zikr Osman</w:t>
      </w:r>
    </w:p>
    <w:p w:rsidR="00000000" w:rsidDel="00000000" w:rsidP="00000000" w:rsidRDefault="00000000" w:rsidRPr="00000000" w14:paraId="00000B05">
      <w:pPr>
        <w:rPr/>
      </w:pPr>
      <w:sdt>
        <w:sdtPr>
          <w:id w:val="-1801595606"/>
          <w:tag w:val="goog_rdk_823"/>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B06">
      <w:pPr>
        <w:rPr/>
      </w:pPr>
      <w:r w:rsidDel="00000000" w:rsidR="00000000" w:rsidRPr="00000000">
        <w:rPr>
          <w:rtl w:val="0"/>
        </w:rPr>
        <w:tab/>
        <w:tab/>
        <w:t xml:space="preserve">Japanese speech quirks:</w:t>
      </w:r>
    </w:p>
    <w:p w:rsidR="00000000" w:rsidDel="00000000" w:rsidP="00000000" w:rsidRDefault="00000000" w:rsidRPr="00000000" w14:paraId="00000B07">
      <w:pPr>
        <w:numPr>
          <w:ilvl w:val="0"/>
          <w:numId w:val="5"/>
        </w:numPr>
        <w:ind w:left="2520" w:hanging="360"/>
        <w:rPr/>
      </w:pPr>
      <w:sdt>
        <w:sdtPr>
          <w:id w:val="-1013730126"/>
          <w:tag w:val="goog_rdk_82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08">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B09">
      <w:pPr>
        <w:ind w:left="1440" w:firstLine="0"/>
        <w:rPr/>
      </w:pPr>
      <w:r w:rsidDel="00000000" w:rsidR="00000000" w:rsidRPr="00000000">
        <w:rPr>
          <w:rtl w:val="0"/>
        </w:rPr>
        <w:t xml:space="preserve">English speech quirks:</w:t>
      </w:r>
    </w:p>
    <w:p w:rsidR="00000000" w:rsidDel="00000000" w:rsidP="00000000" w:rsidRDefault="00000000" w:rsidRPr="00000000" w14:paraId="00000B0A">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B0B">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B0C">
      <w:pPr>
        <w:numPr>
          <w:ilvl w:val="0"/>
          <w:numId w:val="5"/>
        </w:numPr>
        <w:ind w:left="2520" w:hanging="360"/>
        <w:rPr/>
      </w:pPr>
      <w:sdt>
        <w:sdtPr>
          <w:id w:val="-1573794218"/>
          <w:tag w:val="goog_rdk_825"/>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B0D">
      <w:pPr>
        <w:ind w:left="1440" w:firstLine="0"/>
        <w:rPr/>
      </w:pPr>
      <w:r w:rsidDel="00000000" w:rsidR="00000000" w:rsidRPr="00000000">
        <w:rPr>
          <w:rtl w:val="0"/>
        </w:rPr>
        <w:t xml:space="preserve">Notes:</w:t>
      </w:r>
    </w:p>
    <w:p w:rsidR="00000000" w:rsidDel="00000000" w:rsidP="00000000" w:rsidRDefault="00000000" w:rsidRPr="00000000" w14:paraId="00000B0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pStyle w:val="Heading3"/>
        <w:rPr/>
      </w:pPr>
      <w:bookmarkStart w:colFirst="0" w:colLast="0" w:name="_heading=h.d6mxfn7eci23" w:id="123"/>
      <w:bookmarkEnd w:id="123"/>
      <w:r w:rsidDel="00000000" w:rsidR="00000000" w:rsidRPr="00000000">
        <w:rPr>
          <w:rtl w:val="0"/>
        </w:rPr>
        <w:t xml:space="preserve">People of Shudraq</w:t>
      </w:r>
    </w:p>
    <w:p w:rsidR="00000000" w:rsidDel="00000000" w:rsidP="00000000" w:rsidRDefault="00000000" w:rsidRPr="00000000" w14:paraId="00000B12">
      <w:pPr>
        <w:ind w:left="1440" w:firstLine="0"/>
        <w:rPr/>
      </w:pPr>
      <w:r w:rsidDel="00000000" w:rsidR="00000000" w:rsidRPr="00000000">
        <w:rPr>
          <w:rtl w:val="0"/>
        </w:rPr>
      </w:r>
    </w:p>
    <w:p w:rsidR="00000000" w:rsidDel="00000000" w:rsidP="00000000" w:rsidRDefault="00000000" w:rsidRPr="00000000" w14:paraId="00000B13">
      <w:pPr>
        <w:pStyle w:val="Heading4"/>
        <w:ind w:left="720" w:firstLine="0"/>
        <w:rPr/>
      </w:pPr>
      <w:bookmarkStart w:colFirst="0" w:colLast="0" w:name="_heading=h.opmfwq8s4fk3" w:id="124"/>
      <w:bookmarkEnd w:id="124"/>
      <w:r w:rsidDel="00000000" w:rsidR="00000000" w:rsidRPr="00000000">
        <w:rPr>
          <w:rtl w:val="0"/>
        </w:rPr>
        <w:t xml:space="preserve">Holly Shudraq</w:t>
      </w:r>
    </w:p>
    <w:p w:rsidR="00000000" w:rsidDel="00000000" w:rsidP="00000000" w:rsidRDefault="00000000" w:rsidRPr="00000000" w14:paraId="00000B14">
      <w:pPr>
        <w:rPr/>
      </w:pPr>
      <w:sdt>
        <w:sdtPr>
          <w:id w:val="-195812619"/>
          <w:tag w:val="goog_rdk_826"/>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B15">
      <w:pPr>
        <w:rPr/>
      </w:pPr>
      <w:r w:rsidDel="00000000" w:rsidR="00000000" w:rsidRPr="00000000">
        <w:rPr>
          <w:rtl w:val="0"/>
        </w:rPr>
        <w:tab/>
        <w:tab/>
        <w:t xml:space="preserve">Japanese speech quirks:</w:t>
      </w:r>
    </w:p>
    <w:p w:rsidR="00000000" w:rsidDel="00000000" w:rsidP="00000000" w:rsidRDefault="00000000" w:rsidRPr="00000000" w14:paraId="00000B16">
      <w:pPr>
        <w:numPr>
          <w:ilvl w:val="0"/>
          <w:numId w:val="5"/>
        </w:numPr>
        <w:ind w:left="2520" w:hanging="360"/>
        <w:rPr/>
      </w:pPr>
      <w:sdt>
        <w:sdtPr>
          <w:id w:val="44645774"/>
          <w:tag w:val="goog_rdk_82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17">
      <w:pPr>
        <w:numPr>
          <w:ilvl w:val="0"/>
          <w:numId w:val="5"/>
        </w:numPr>
        <w:ind w:left="2520" w:hanging="360"/>
        <w:rPr/>
      </w:pPr>
      <w:sdt>
        <w:sdtPr>
          <w:id w:val="312935634"/>
          <w:tag w:val="goog_rdk_828"/>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B18">
      <w:pPr>
        <w:ind w:left="1440" w:firstLine="0"/>
        <w:rPr/>
      </w:pPr>
      <w:r w:rsidDel="00000000" w:rsidR="00000000" w:rsidRPr="00000000">
        <w:rPr>
          <w:rtl w:val="0"/>
        </w:rPr>
        <w:t xml:space="preserve">English speech quirks:</w:t>
      </w:r>
    </w:p>
    <w:p w:rsidR="00000000" w:rsidDel="00000000" w:rsidP="00000000" w:rsidRDefault="00000000" w:rsidRPr="00000000" w14:paraId="00000B19">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B1A">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id w:val="-159026162"/>
          <w:tag w:val="goog_rdk_829"/>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B1B">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C">
      <w:pPr>
        <w:ind w:left="1440" w:firstLine="0"/>
        <w:rPr/>
      </w:pPr>
      <w:r w:rsidDel="00000000" w:rsidR="00000000" w:rsidRPr="00000000">
        <w:rPr>
          <w:rtl w:val="0"/>
        </w:rPr>
        <w:t xml:space="preserve">Notes:</w:t>
      </w:r>
    </w:p>
    <w:p w:rsidR="00000000" w:rsidDel="00000000" w:rsidP="00000000" w:rsidRDefault="00000000" w:rsidRPr="00000000" w14:paraId="00000B1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1E">
      <w:pPr>
        <w:ind w:left="0" w:firstLine="0"/>
        <w:rPr/>
      </w:pPr>
      <w:r w:rsidDel="00000000" w:rsidR="00000000" w:rsidRPr="00000000">
        <w:rPr>
          <w:rtl w:val="0"/>
        </w:rPr>
      </w:r>
    </w:p>
    <w:p w:rsidR="00000000" w:rsidDel="00000000" w:rsidP="00000000" w:rsidRDefault="00000000" w:rsidRPr="00000000" w14:paraId="00000B1F">
      <w:pPr>
        <w:pStyle w:val="Heading4"/>
        <w:ind w:left="720" w:firstLine="0"/>
        <w:rPr/>
      </w:pPr>
      <w:bookmarkStart w:colFirst="0" w:colLast="0" w:name="_heading=h.jlqvcimemb1g" w:id="125"/>
      <w:bookmarkEnd w:id="125"/>
      <w:r w:rsidDel="00000000" w:rsidR="00000000" w:rsidRPr="00000000">
        <w:rPr>
          <w:rtl w:val="0"/>
        </w:rPr>
        <w:t xml:space="preserve">Kuna Shudraq</w:t>
      </w:r>
    </w:p>
    <w:p w:rsidR="00000000" w:rsidDel="00000000" w:rsidP="00000000" w:rsidRDefault="00000000" w:rsidRPr="00000000" w14:paraId="00000B20">
      <w:pPr>
        <w:rPr/>
      </w:pPr>
      <w:sdt>
        <w:sdtPr>
          <w:id w:val="-157066579"/>
          <w:tag w:val="goog_rdk_830"/>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B21">
      <w:pPr>
        <w:rPr/>
      </w:pPr>
      <w:r w:rsidDel="00000000" w:rsidR="00000000" w:rsidRPr="00000000">
        <w:rPr>
          <w:rtl w:val="0"/>
        </w:rPr>
        <w:tab/>
        <w:tab/>
        <w:t xml:space="preserve">Japanese speech quirks:</w:t>
      </w:r>
    </w:p>
    <w:p w:rsidR="00000000" w:rsidDel="00000000" w:rsidP="00000000" w:rsidRDefault="00000000" w:rsidRPr="00000000" w14:paraId="00000B22">
      <w:pPr>
        <w:numPr>
          <w:ilvl w:val="0"/>
          <w:numId w:val="5"/>
        </w:numPr>
        <w:ind w:left="2520" w:hanging="360"/>
        <w:rPr/>
      </w:pPr>
      <w:sdt>
        <w:sdtPr>
          <w:id w:val="578954932"/>
          <w:tag w:val="goog_rdk_831"/>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B23">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24">
      <w:pPr>
        <w:ind w:left="1440" w:firstLine="0"/>
        <w:rPr/>
      </w:pPr>
      <w:r w:rsidDel="00000000" w:rsidR="00000000" w:rsidRPr="00000000">
        <w:rPr>
          <w:rtl w:val="0"/>
        </w:rPr>
        <w:t xml:space="preserve">English speech quirks:</w:t>
      </w:r>
    </w:p>
    <w:p w:rsidR="00000000" w:rsidDel="00000000" w:rsidP="00000000" w:rsidRDefault="00000000" w:rsidRPr="00000000" w14:paraId="00000B25">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26">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7">
      <w:pPr>
        <w:ind w:left="1440" w:firstLine="0"/>
        <w:rPr/>
      </w:pPr>
      <w:r w:rsidDel="00000000" w:rsidR="00000000" w:rsidRPr="00000000">
        <w:rPr>
          <w:rtl w:val="0"/>
        </w:rPr>
        <w:t xml:space="preserve">Notes:</w:t>
      </w:r>
    </w:p>
    <w:p w:rsidR="00000000" w:rsidDel="00000000" w:rsidP="00000000" w:rsidRDefault="00000000" w:rsidRPr="00000000" w14:paraId="00000B2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9">
      <w:pPr>
        <w:ind w:left="0" w:firstLine="0"/>
        <w:rPr/>
      </w:pPr>
      <w:r w:rsidDel="00000000" w:rsidR="00000000" w:rsidRPr="00000000">
        <w:rPr>
          <w:rtl w:val="0"/>
        </w:rPr>
      </w:r>
    </w:p>
    <w:p w:rsidR="00000000" w:rsidDel="00000000" w:rsidP="00000000" w:rsidRDefault="00000000" w:rsidRPr="00000000" w14:paraId="00000B2A">
      <w:pPr>
        <w:pStyle w:val="Heading4"/>
        <w:ind w:left="720" w:firstLine="0"/>
        <w:rPr/>
      </w:pPr>
      <w:bookmarkStart w:colFirst="0" w:colLast="0" w:name="_heading=h.a6ckrk12a90k" w:id="126"/>
      <w:bookmarkEnd w:id="126"/>
      <w:r w:rsidDel="00000000" w:rsidR="00000000" w:rsidRPr="00000000">
        <w:rPr>
          <w:rtl w:val="0"/>
        </w:rPr>
        <w:t xml:space="preserve">Mariuli Shudraq</w:t>
      </w:r>
    </w:p>
    <w:p w:rsidR="00000000" w:rsidDel="00000000" w:rsidP="00000000" w:rsidRDefault="00000000" w:rsidRPr="00000000" w14:paraId="00000B2B">
      <w:pPr>
        <w:rPr/>
      </w:pPr>
      <w:sdt>
        <w:sdtPr>
          <w:id w:val="-1493888069"/>
          <w:tag w:val="goog_rdk_832"/>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B2C">
      <w:pPr>
        <w:rPr/>
      </w:pPr>
      <w:r w:rsidDel="00000000" w:rsidR="00000000" w:rsidRPr="00000000">
        <w:rPr>
          <w:rtl w:val="0"/>
        </w:rPr>
        <w:tab/>
        <w:tab/>
        <w:t xml:space="preserve">Japanese speech quirks:</w:t>
      </w:r>
    </w:p>
    <w:p w:rsidR="00000000" w:rsidDel="00000000" w:rsidP="00000000" w:rsidRDefault="00000000" w:rsidRPr="00000000" w14:paraId="00000B2D">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2E">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2F">
      <w:pPr>
        <w:ind w:left="1440" w:firstLine="0"/>
        <w:rPr/>
      </w:pPr>
      <w:r w:rsidDel="00000000" w:rsidR="00000000" w:rsidRPr="00000000">
        <w:rPr>
          <w:rtl w:val="0"/>
        </w:rPr>
        <w:t xml:space="preserve">English speech quirks:</w:t>
      </w:r>
    </w:p>
    <w:p w:rsidR="00000000" w:rsidDel="00000000" w:rsidP="00000000" w:rsidRDefault="00000000" w:rsidRPr="00000000" w14:paraId="00000B30">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3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32">
      <w:pPr>
        <w:ind w:left="1440" w:firstLine="0"/>
        <w:rPr/>
      </w:pPr>
      <w:r w:rsidDel="00000000" w:rsidR="00000000" w:rsidRPr="00000000">
        <w:rPr>
          <w:rtl w:val="0"/>
        </w:rPr>
        <w:t xml:space="preserve">Notes:</w:t>
      </w:r>
    </w:p>
    <w:p w:rsidR="00000000" w:rsidDel="00000000" w:rsidP="00000000" w:rsidRDefault="00000000" w:rsidRPr="00000000" w14:paraId="00000B3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34">
      <w:pPr>
        <w:ind w:left="0" w:firstLine="0"/>
        <w:rPr/>
      </w:pPr>
      <w:r w:rsidDel="00000000" w:rsidR="00000000" w:rsidRPr="00000000">
        <w:rPr>
          <w:rtl w:val="0"/>
        </w:rPr>
      </w:r>
    </w:p>
    <w:p w:rsidR="00000000" w:rsidDel="00000000" w:rsidP="00000000" w:rsidRDefault="00000000" w:rsidRPr="00000000" w14:paraId="00000B35">
      <w:pPr>
        <w:pStyle w:val="Heading4"/>
        <w:ind w:left="720" w:firstLine="0"/>
        <w:rPr/>
      </w:pPr>
      <w:bookmarkStart w:colFirst="0" w:colLast="0" w:name="_heading=h.34qvdfptmiya" w:id="127"/>
      <w:bookmarkEnd w:id="127"/>
      <w:r w:rsidDel="00000000" w:rsidR="00000000" w:rsidRPr="00000000">
        <w:rPr>
          <w:rtl w:val="0"/>
        </w:rPr>
        <w:t xml:space="preserve">Mizelda Shudraq</w:t>
      </w:r>
    </w:p>
    <w:p w:rsidR="00000000" w:rsidDel="00000000" w:rsidP="00000000" w:rsidRDefault="00000000" w:rsidRPr="00000000" w14:paraId="00000B36">
      <w:pPr>
        <w:rPr/>
      </w:pPr>
      <w:sdt>
        <w:sdtPr>
          <w:id w:val="1833450063"/>
          <w:tag w:val="goog_rdk_833"/>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B37">
      <w:pPr>
        <w:rPr/>
      </w:pPr>
      <w:r w:rsidDel="00000000" w:rsidR="00000000" w:rsidRPr="00000000">
        <w:rPr>
          <w:rtl w:val="0"/>
        </w:rPr>
        <w:tab/>
        <w:tab/>
        <w:t xml:space="preserve">Japanese speech quirks:</w:t>
      </w:r>
    </w:p>
    <w:p w:rsidR="00000000" w:rsidDel="00000000" w:rsidP="00000000" w:rsidRDefault="00000000" w:rsidRPr="00000000" w14:paraId="00000B38">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39">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3A">
      <w:pPr>
        <w:ind w:left="1440" w:firstLine="0"/>
        <w:rPr/>
      </w:pPr>
      <w:r w:rsidDel="00000000" w:rsidR="00000000" w:rsidRPr="00000000">
        <w:rPr>
          <w:rtl w:val="0"/>
        </w:rPr>
        <w:t xml:space="preserve">English speech quirks:</w:t>
      </w:r>
    </w:p>
    <w:p w:rsidR="00000000" w:rsidDel="00000000" w:rsidP="00000000" w:rsidRDefault="00000000" w:rsidRPr="00000000" w14:paraId="00000B3B">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3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3D">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B3E">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B3F">
      <w:pPr>
        <w:ind w:left="1440" w:firstLine="0"/>
        <w:rPr/>
      </w:pPr>
      <w:r w:rsidDel="00000000" w:rsidR="00000000" w:rsidRPr="00000000">
        <w:rPr>
          <w:rtl w:val="0"/>
        </w:rPr>
        <w:t xml:space="preserve">Notes:</w:t>
      </w:r>
    </w:p>
    <w:p w:rsidR="00000000" w:rsidDel="00000000" w:rsidP="00000000" w:rsidRDefault="00000000" w:rsidRPr="00000000" w14:paraId="00000B4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41">
      <w:pPr>
        <w:ind w:left="0" w:firstLine="0"/>
        <w:rPr/>
      </w:pPr>
      <w:r w:rsidDel="00000000" w:rsidR="00000000" w:rsidRPr="00000000">
        <w:rPr>
          <w:rtl w:val="0"/>
        </w:rPr>
      </w:r>
    </w:p>
    <w:p w:rsidR="00000000" w:rsidDel="00000000" w:rsidP="00000000" w:rsidRDefault="00000000" w:rsidRPr="00000000" w14:paraId="00000B42">
      <w:pPr>
        <w:pStyle w:val="Heading4"/>
        <w:ind w:left="720" w:firstLine="0"/>
        <w:rPr/>
      </w:pPr>
      <w:bookmarkStart w:colFirst="0" w:colLast="0" w:name="_heading=h.us4bbz9d0vou" w:id="128"/>
      <w:bookmarkEnd w:id="128"/>
      <w:r w:rsidDel="00000000" w:rsidR="00000000" w:rsidRPr="00000000">
        <w:rPr>
          <w:rtl w:val="0"/>
        </w:rPr>
        <w:t xml:space="preserve">Taritta Shudraq</w:t>
      </w:r>
    </w:p>
    <w:p w:rsidR="00000000" w:rsidDel="00000000" w:rsidP="00000000" w:rsidRDefault="00000000" w:rsidRPr="00000000" w14:paraId="00000B43">
      <w:pPr>
        <w:rPr/>
      </w:pPr>
      <w:sdt>
        <w:sdtPr>
          <w:id w:val="916956203"/>
          <w:tag w:val="goog_rdk_834"/>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B44">
      <w:pPr>
        <w:rPr/>
      </w:pPr>
      <w:r w:rsidDel="00000000" w:rsidR="00000000" w:rsidRPr="00000000">
        <w:rPr>
          <w:rtl w:val="0"/>
        </w:rPr>
        <w:tab/>
        <w:tab/>
        <w:t xml:space="preserve">Japanese speech quirks:</w:t>
      </w:r>
    </w:p>
    <w:p w:rsidR="00000000" w:rsidDel="00000000" w:rsidP="00000000" w:rsidRDefault="00000000" w:rsidRPr="00000000" w14:paraId="00000B45">
      <w:pPr>
        <w:numPr>
          <w:ilvl w:val="0"/>
          <w:numId w:val="5"/>
        </w:numPr>
        <w:ind w:left="2520" w:hanging="360"/>
        <w:rPr/>
      </w:pPr>
      <w:sdt>
        <w:sdtPr>
          <w:id w:val="-1059776731"/>
          <w:tag w:val="goog_rdk_83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46">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47">
      <w:pPr>
        <w:ind w:left="1440" w:firstLine="0"/>
        <w:rPr/>
      </w:pPr>
      <w:r w:rsidDel="00000000" w:rsidR="00000000" w:rsidRPr="00000000">
        <w:rPr>
          <w:rtl w:val="0"/>
        </w:rPr>
        <w:t xml:space="preserve">English speech quirks:</w:t>
      </w:r>
    </w:p>
    <w:p w:rsidR="00000000" w:rsidDel="00000000" w:rsidP="00000000" w:rsidRDefault="00000000" w:rsidRPr="00000000" w14:paraId="00000B48">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4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4A">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B4B">
      <w:pPr>
        <w:ind w:left="1440" w:firstLine="0"/>
        <w:rPr/>
      </w:pPr>
      <w:r w:rsidDel="00000000" w:rsidR="00000000" w:rsidRPr="00000000">
        <w:rPr>
          <w:rtl w:val="0"/>
        </w:rPr>
        <w:t xml:space="preserve">Notes:</w:t>
      </w:r>
    </w:p>
    <w:p w:rsidR="00000000" w:rsidDel="00000000" w:rsidP="00000000" w:rsidRDefault="00000000" w:rsidRPr="00000000" w14:paraId="00000B4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4D">
      <w:pPr>
        <w:ind w:left="0" w:firstLine="0"/>
        <w:rPr/>
      </w:pPr>
      <w:r w:rsidDel="00000000" w:rsidR="00000000" w:rsidRPr="00000000">
        <w:rPr>
          <w:rtl w:val="0"/>
        </w:rPr>
      </w:r>
    </w:p>
    <w:p w:rsidR="00000000" w:rsidDel="00000000" w:rsidP="00000000" w:rsidRDefault="00000000" w:rsidRPr="00000000" w14:paraId="00000B4E">
      <w:pPr>
        <w:pStyle w:val="Heading4"/>
        <w:ind w:left="720" w:firstLine="0"/>
        <w:rPr/>
      </w:pPr>
      <w:bookmarkStart w:colFirst="0" w:colLast="0" w:name="_heading=h.a85cqef0bwl0" w:id="129"/>
      <w:bookmarkEnd w:id="129"/>
      <w:r w:rsidDel="00000000" w:rsidR="00000000" w:rsidRPr="00000000">
        <w:rPr>
          <w:rtl w:val="0"/>
        </w:rPr>
        <w:t xml:space="preserve">Utakata Shudraq</w:t>
      </w:r>
    </w:p>
    <w:p w:rsidR="00000000" w:rsidDel="00000000" w:rsidP="00000000" w:rsidRDefault="00000000" w:rsidRPr="00000000" w14:paraId="00000B4F">
      <w:pPr>
        <w:rPr/>
      </w:pPr>
      <w:sdt>
        <w:sdtPr>
          <w:id w:val="-851143820"/>
          <w:tag w:val="goog_rdk_836"/>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B50">
      <w:pPr>
        <w:rPr/>
      </w:pPr>
      <w:r w:rsidDel="00000000" w:rsidR="00000000" w:rsidRPr="00000000">
        <w:rPr>
          <w:rtl w:val="0"/>
        </w:rPr>
        <w:tab/>
        <w:tab/>
        <w:t xml:space="preserve">Japanese speech quirks:</w:t>
      </w:r>
    </w:p>
    <w:p w:rsidR="00000000" w:rsidDel="00000000" w:rsidP="00000000" w:rsidRDefault="00000000" w:rsidRPr="00000000" w14:paraId="00000B51">
      <w:pPr>
        <w:numPr>
          <w:ilvl w:val="0"/>
          <w:numId w:val="5"/>
        </w:numPr>
        <w:ind w:left="2520" w:hanging="360"/>
        <w:rPr/>
      </w:pPr>
      <w:sdt>
        <w:sdtPr>
          <w:id w:val="-401623606"/>
          <w:tag w:val="goog_rdk_837"/>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B52">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53">
      <w:pPr>
        <w:ind w:left="1440" w:firstLine="0"/>
        <w:rPr/>
      </w:pPr>
      <w:r w:rsidDel="00000000" w:rsidR="00000000" w:rsidRPr="00000000">
        <w:rPr>
          <w:rtl w:val="0"/>
        </w:rPr>
        <w:t xml:space="preserve">English speech quirks:</w:t>
      </w:r>
    </w:p>
    <w:p w:rsidR="00000000" w:rsidDel="00000000" w:rsidP="00000000" w:rsidRDefault="00000000" w:rsidRPr="00000000" w14:paraId="00000B54">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B55">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56">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B57">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B58">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B59">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B5A">
      <w:pPr>
        <w:ind w:left="1440" w:firstLine="0"/>
        <w:rPr/>
      </w:pPr>
      <w:r w:rsidDel="00000000" w:rsidR="00000000" w:rsidRPr="00000000">
        <w:rPr>
          <w:rtl w:val="0"/>
        </w:rPr>
        <w:t xml:space="preserve">Notes:</w:t>
      </w:r>
    </w:p>
    <w:p w:rsidR="00000000" w:rsidDel="00000000" w:rsidP="00000000" w:rsidRDefault="00000000" w:rsidRPr="00000000" w14:paraId="00000B5B">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5C">
      <w:pPr>
        <w:rPr>
          <w:b w:val="1"/>
        </w:rPr>
      </w:pPr>
      <w:r w:rsidDel="00000000" w:rsidR="00000000" w:rsidRPr="00000000">
        <w:rPr>
          <w:rtl w:val="0"/>
        </w:rPr>
      </w:r>
    </w:p>
    <w:p w:rsidR="00000000" w:rsidDel="00000000" w:rsidP="00000000" w:rsidRDefault="00000000" w:rsidRPr="00000000" w14:paraId="00000B5D">
      <w:pPr>
        <w:rPr>
          <w:b w:val="1"/>
        </w:rPr>
      </w:pPr>
      <w:r w:rsidDel="00000000" w:rsidR="00000000" w:rsidRPr="00000000">
        <w:rPr>
          <w:rtl w:val="0"/>
        </w:rPr>
      </w:r>
    </w:p>
    <w:p w:rsidR="00000000" w:rsidDel="00000000" w:rsidP="00000000" w:rsidRDefault="00000000" w:rsidRPr="00000000" w14:paraId="00000B5E">
      <w:pPr>
        <w:pStyle w:val="Heading3"/>
        <w:rPr/>
      </w:pPr>
      <w:bookmarkStart w:colFirst="0" w:colLast="0" w:name="_heading=h.1sy42v69nzba" w:id="130"/>
      <w:bookmarkEnd w:id="130"/>
      <w:r w:rsidDel="00000000" w:rsidR="00000000" w:rsidRPr="00000000">
        <w:rPr>
          <w:rtl w:val="0"/>
        </w:rPr>
        <w:t xml:space="preserve">Gladiator Island</w:t>
      </w:r>
    </w:p>
    <w:p w:rsidR="00000000" w:rsidDel="00000000" w:rsidP="00000000" w:rsidRDefault="00000000" w:rsidRPr="00000000" w14:paraId="00000B5F">
      <w:pPr>
        <w:rPr>
          <w:b w:val="1"/>
        </w:rPr>
      </w:pPr>
      <w:r w:rsidDel="00000000" w:rsidR="00000000" w:rsidRPr="00000000">
        <w:rPr>
          <w:rtl w:val="0"/>
        </w:rPr>
      </w:r>
    </w:p>
    <w:p w:rsidR="00000000" w:rsidDel="00000000" w:rsidP="00000000" w:rsidRDefault="00000000" w:rsidRPr="00000000" w14:paraId="00000B60">
      <w:pPr>
        <w:pStyle w:val="Heading4"/>
        <w:ind w:left="720" w:firstLine="0"/>
        <w:rPr/>
      </w:pPr>
      <w:bookmarkStart w:colFirst="0" w:colLast="0" w:name="_heading=h.77mydx6b5pvt" w:id="131"/>
      <w:bookmarkEnd w:id="131"/>
      <w:r w:rsidDel="00000000" w:rsidR="00000000" w:rsidRPr="00000000">
        <w:rPr>
          <w:rtl w:val="0"/>
        </w:rPr>
        <w:t xml:space="preserve">Gustav Morello</w:t>
      </w:r>
    </w:p>
    <w:p w:rsidR="00000000" w:rsidDel="00000000" w:rsidP="00000000" w:rsidRDefault="00000000" w:rsidRPr="00000000" w14:paraId="00000B61">
      <w:pPr>
        <w:rPr/>
      </w:pPr>
      <w:sdt>
        <w:sdtPr>
          <w:id w:val="1057248890"/>
          <w:tag w:val="goog_rdk_838"/>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B62">
      <w:pPr>
        <w:rPr/>
      </w:pPr>
      <w:r w:rsidDel="00000000" w:rsidR="00000000" w:rsidRPr="00000000">
        <w:rPr>
          <w:rtl w:val="0"/>
        </w:rPr>
        <w:tab/>
        <w:tab/>
        <w:t xml:space="preserve">Japanese speech quirks:</w:t>
      </w:r>
    </w:p>
    <w:p w:rsidR="00000000" w:rsidDel="00000000" w:rsidP="00000000" w:rsidRDefault="00000000" w:rsidRPr="00000000" w14:paraId="00000B63">
      <w:pPr>
        <w:numPr>
          <w:ilvl w:val="0"/>
          <w:numId w:val="5"/>
        </w:numPr>
        <w:ind w:left="2520" w:hanging="360"/>
        <w:rPr/>
      </w:pPr>
      <w:sdt>
        <w:sdtPr>
          <w:id w:val="853794260"/>
          <w:tag w:val="goog_rdk_839"/>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B64">
      <w:pPr>
        <w:ind w:left="1440" w:firstLine="0"/>
        <w:rPr/>
      </w:pPr>
      <w:r w:rsidDel="00000000" w:rsidR="00000000" w:rsidRPr="00000000">
        <w:rPr>
          <w:rtl w:val="0"/>
        </w:rPr>
        <w:t xml:space="preserve">English speech quirks:</w:t>
      </w:r>
    </w:p>
    <w:p w:rsidR="00000000" w:rsidDel="00000000" w:rsidP="00000000" w:rsidRDefault="00000000" w:rsidRPr="00000000" w14:paraId="00000B65">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66">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B67">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B68">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B69">
      <w:pPr>
        <w:ind w:left="1440" w:firstLine="0"/>
        <w:rPr/>
      </w:pPr>
      <w:r w:rsidDel="00000000" w:rsidR="00000000" w:rsidRPr="00000000">
        <w:rPr>
          <w:rtl w:val="0"/>
        </w:rPr>
        <w:t xml:space="preserve">Notes:</w:t>
      </w:r>
    </w:p>
    <w:p w:rsidR="00000000" w:rsidDel="00000000" w:rsidP="00000000" w:rsidRDefault="00000000" w:rsidRPr="00000000" w14:paraId="00000B6A">
      <w:pPr>
        <w:numPr>
          <w:ilvl w:val="0"/>
          <w:numId w:val="5"/>
        </w:numPr>
        <w:ind w:left="2520" w:hanging="360"/>
        <w:rPr/>
      </w:pPr>
      <w:sdt>
        <w:sdtPr>
          <w:id w:val="132189465"/>
          <w:tag w:val="goog_rdk_840"/>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B6B">
      <w:pPr>
        <w:numPr>
          <w:ilvl w:val="0"/>
          <w:numId w:val="5"/>
        </w:numPr>
        <w:ind w:left="2520" w:hanging="360"/>
        <w:rPr/>
      </w:pPr>
      <w:sdt>
        <w:sdtPr>
          <w:id w:val="-204519947"/>
          <w:tag w:val="goog_rdk_841"/>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pStyle w:val="Heading4"/>
        <w:ind w:left="720" w:firstLine="0"/>
        <w:rPr/>
      </w:pPr>
      <w:bookmarkStart w:colFirst="0" w:colLast="0" w:name="_heading=h.4yee4wgifaub" w:id="132"/>
      <w:bookmarkEnd w:id="132"/>
      <w:r w:rsidDel="00000000" w:rsidR="00000000" w:rsidRPr="00000000">
        <w:rPr>
          <w:rtl w:val="0"/>
        </w:rPr>
        <w:t xml:space="preserve">Hiain Yatz</w:t>
      </w:r>
    </w:p>
    <w:p w:rsidR="00000000" w:rsidDel="00000000" w:rsidP="00000000" w:rsidRDefault="00000000" w:rsidRPr="00000000" w14:paraId="00000B6E">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B6F">
      <w:pPr>
        <w:rPr/>
      </w:pPr>
      <w:r w:rsidDel="00000000" w:rsidR="00000000" w:rsidRPr="00000000">
        <w:rPr>
          <w:rtl w:val="0"/>
        </w:rPr>
        <w:tab/>
        <w:tab/>
        <w:t xml:space="preserve">Japanese speech quirks:</w:t>
      </w:r>
    </w:p>
    <w:p w:rsidR="00000000" w:rsidDel="00000000" w:rsidP="00000000" w:rsidRDefault="00000000" w:rsidRPr="00000000" w14:paraId="00000B70">
      <w:pPr>
        <w:numPr>
          <w:ilvl w:val="0"/>
          <w:numId w:val="5"/>
        </w:numPr>
        <w:ind w:left="2520" w:hanging="360"/>
        <w:rPr/>
      </w:pPr>
      <w:sdt>
        <w:sdtPr>
          <w:id w:val="557839383"/>
          <w:tag w:val="goog_rdk_842"/>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B71">
      <w:pPr>
        <w:ind w:left="1440" w:firstLine="0"/>
        <w:rPr/>
      </w:pPr>
      <w:r w:rsidDel="00000000" w:rsidR="00000000" w:rsidRPr="00000000">
        <w:rPr>
          <w:rtl w:val="0"/>
        </w:rPr>
        <w:t xml:space="preserve">English speech quirks:</w:t>
      </w:r>
    </w:p>
    <w:p w:rsidR="00000000" w:rsidDel="00000000" w:rsidP="00000000" w:rsidRDefault="00000000" w:rsidRPr="00000000" w14:paraId="00000B7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B73">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74">
      <w:pPr>
        <w:ind w:left="1440" w:firstLine="0"/>
        <w:rPr/>
      </w:pPr>
      <w:r w:rsidDel="00000000" w:rsidR="00000000" w:rsidRPr="00000000">
        <w:rPr>
          <w:rtl w:val="0"/>
        </w:rPr>
        <w:t xml:space="preserve">Notes:</w:t>
      </w:r>
    </w:p>
    <w:p w:rsidR="00000000" w:rsidDel="00000000" w:rsidP="00000000" w:rsidRDefault="00000000" w:rsidRPr="00000000" w14:paraId="00000B75">
      <w:pPr>
        <w:numPr>
          <w:ilvl w:val="0"/>
          <w:numId w:val="5"/>
        </w:numPr>
        <w:ind w:left="2520" w:hanging="360"/>
        <w:rPr/>
      </w:pPr>
      <w:sdt>
        <w:sdtPr>
          <w:id w:val="-2142008478"/>
          <w:tag w:val="goog_rdk_843"/>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B76">
      <w:pPr>
        <w:numPr>
          <w:ilvl w:val="0"/>
          <w:numId w:val="5"/>
        </w:numPr>
        <w:ind w:left="2520" w:hanging="360"/>
        <w:rPr/>
      </w:pPr>
      <w:sdt>
        <w:sdtPr>
          <w:id w:val="803184449"/>
          <w:tag w:val="goog_rdk_844"/>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B77">
      <w:pPr>
        <w:numPr>
          <w:ilvl w:val="0"/>
          <w:numId w:val="5"/>
        </w:numPr>
        <w:ind w:left="2520" w:hanging="360"/>
        <w:rPr>
          <w:u w:val="none"/>
        </w:rPr>
      </w:pPr>
      <w:sdt>
        <w:sdtPr>
          <w:id w:val="-1921304994"/>
          <w:tag w:val="goog_rdk_845"/>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B78">
      <w:pPr>
        <w:numPr>
          <w:ilvl w:val="0"/>
          <w:numId w:val="5"/>
        </w:numPr>
        <w:ind w:left="2520" w:hanging="360"/>
        <w:rPr/>
      </w:pPr>
      <w:sdt>
        <w:sdtPr>
          <w:id w:val="1812353760"/>
          <w:tag w:val="goog_rdk_846"/>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pStyle w:val="Heading4"/>
        <w:ind w:left="720" w:firstLine="0"/>
        <w:rPr/>
      </w:pPr>
      <w:bookmarkStart w:colFirst="0" w:colLast="0" w:name="_heading=h.sp05eyh1ipky" w:id="133"/>
      <w:bookmarkEnd w:id="133"/>
      <w:r w:rsidDel="00000000" w:rsidR="00000000" w:rsidRPr="00000000">
        <w:rPr>
          <w:rtl w:val="0"/>
        </w:rPr>
        <w:t xml:space="preserve">Idra Missanga</w:t>
      </w:r>
    </w:p>
    <w:p w:rsidR="00000000" w:rsidDel="00000000" w:rsidP="00000000" w:rsidRDefault="00000000" w:rsidRPr="00000000" w14:paraId="00000B7C">
      <w:pPr>
        <w:rPr/>
      </w:pPr>
      <w:sdt>
        <w:sdtPr>
          <w:id w:val="1775189108"/>
          <w:tag w:val="goog_rdk_847"/>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B7D">
      <w:pPr>
        <w:rPr/>
      </w:pPr>
      <w:r w:rsidDel="00000000" w:rsidR="00000000" w:rsidRPr="00000000">
        <w:rPr>
          <w:rtl w:val="0"/>
        </w:rPr>
        <w:tab/>
        <w:tab/>
        <w:t xml:space="preserve">Japanese speech quirks:</w:t>
      </w:r>
    </w:p>
    <w:p w:rsidR="00000000" w:rsidDel="00000000" w:rsidP="00000000" w:rsidRDefault="00000000" w:rsidRPr="00000000" w14:paraId="00000B7E">
      <w:pPr>
        <w:numPr>
          <w:ilvl w:val="0"/>
          <w:numId w:val="5"/>
        </w:numPr>
        <w:ind w:left="2520" w:hanging="360"/>
        <w:rPr/>
      </w:pPr>
      <w:sdt>
        <w:sdtPr>
          <w:id w:val="2043481057"/>
          <w:tag w:val="goog_rdk_84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7F">
      <w:pPr>
        <w:ind w:left="1440" w:firstLine="0"/>
        <w:rPr/>
      </w:pPr>
      <w:r w:rsidDel="00000000" w:rsidR="00000000" w:rsidRPr="00000000">
        <w:rPr>
          <w:rtl w:val="0"/>
        </w:rPr>
        <w:t xml:space="preserve">English speech quirks:</w:t>
      </w:r>
    </w:p>
    <w:p w:rsidR="00000000" w:rsidDel="00000000" w:rsidP="00000000" w:rsidRDefault="00000000" w:rsidRPr="00000000" w14:paraId="00000B8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81">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B82">
      <w:pPr>
        <w:ind w:left="1440" w:firstLine="0"/>
        <w:rPr/>
      </w:pPr>
      <w:r w:rsidDel="00000000" w:rsidR="00000000" w:rsidRPr="00000000">
        <w:rPr>
          <w:rtl w:val="0"/>
        </w:rPr>
        <w:t xml:space="preserve">Notes:</w:t>
      </w:r>
    </w:p>
    <w:p w:rsidR="00000000" w:rsidDel="00000000" w:rsidP="00000000" w:rsidRDefault="00000000" w:rsidRPr="00000000" w14:paraId="00000B83">
      <w:pPr>
        <w:numPr>
          <w:ilvl w:val="0"/>
          <w:numId w:val="5"/>
        </w:numPr>
        <w:ind w:left="2520" w:hanging="360"/>
        <w:rPr/>
      </w:pPr>
      <w:sdt>
        <w:sdtPr>
          <w:id w:val="1241363465"/>
          <w:tag w:val="goog_rdk_849"/>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B84">
      <w:pPr>
        <w:numPr>
          <w:ilvl w:val="0"/>
          <w:numId w:val="5"/>
        </w:numPr>
        <w:ind w:left="2520" w:hanging="360"/>
        <w:rPr/>
      </w:pPr>
      <w:sdt>
        <w:sdtPr>
          <w:id w:val="270078028"/>
          <w:tag w:val="goog_rdk_850"/>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B85">
      <w:pPr>
        <w:numPr>
          <w:ilvl w:val="0"/>
          <w:numId w:val="5"/>
        </w:numPr>
        <w:ind w:left="2520" w:hanging="360"/>
        <w:rPr/>
      </w:pPr>
      <w:sdt>
        <w:sdtPr>
          <w:id w:val="608810197"/>
          <w:tag w:val="goog_rdk_851"/>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B86">
      <w:pPr>
        <w:numPr>
          <w:ilvl w:val="0"/>
          <w:numId w:val="5"/>
        </w:numPr>
        <w:ind w:left="2520" w:hanging="360"/>
        <w:rPr/>
      </w:pPr>
      <w:sdt>
        <w:sdtPr>
          <w:id w:val="-1012984156"/>
          <w:tag w:val="goog_rdk_852"/>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B87">
      <w:pPr>
        <w:rPr>
          <w:b w:val="1"/>
        </w:rPr>
      </w:pPr>
      <w:r w:rsidDel="00000000" w:rsidR="00000000" w:rsidRPr="00000000">
        <w:rPr>
          <w:rtl w:val="0"/>
        </w:rPr>
      </w:r>
    </w:p>
    <w:p w:rsidR="00000000" w:rsidDel="00000000" w:rsidP="00000000" w:rsidRDefault="00000000" w:rsidRPr="00000000" w14:paraId="00000B88">
      <w:pPr>
        <w:pStyle w:val="Heading4"/>
        <w:ind w:left="720" w:firstLine="0"/>
        <w:rPr/>
      </w:pPr>
      <w:bookmarkStart w:colFirst="0" w:colLast="0" w:name="_heading=h.w066x3ke1yiv" w:id="134"/>
      <w:bookmarkEnd w:id="134"/>
      <w:r w:rsidDel="00000000" w:rsidR="00000000" w:rsidRPr="00000000">
        <w:rPr>
          <w:rtl w:val="0"/>
        </w:rPr>
        <w:t xml:space="preserve">Null</w:t>
      </w:r>
    </w:p>
    <w:p w:rsidR="00000000" w:rsidDel="00000000" w:rsidP="00000000" w:rsidRDefault="00000000" w:rsidRPr="00000000" w14:paraId="00000B89">
      <w:pPr>
        <w:rPr/>
      </w:pPr>
      <w:sdt>
        <w:sdtPr>
          <w:id w:val="736595204"/>
          <w:tag w:val="goog_rdk_853"/>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B8A">
      <w:pPr>
        <w:ind w:left="1440" w:firstLine="0"/>
        <w:rPr/>
      </w:pPr>
      <w:r w:rsidDel="00000000" w:rsidR="00000000" w:rsidRPr="00000000">
        <w:rPr>
          <w:rtl w:val="0"/>
        </w:rPr>
        <w:t xml:space="preserve">Notes:</w:t>
      </w:r>
    </w:p>
    <w:p w:rsidR="00000000" w:rsidDel="00000000" w:rsidP="00000000" w:rsidRDefault="00000000" w:rsidRPr="00000000" w14:paraId="00000B8B">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B8C">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B8D">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B8E">
      <w:pPr>
        <w:rPr>
          <w:b w:val="1"/>
        </w:rPr>
      </w:pPr>
      <w:r w:rsidDel="00000000" w:rsidR="00000000" w:rsidRPr="00000000">
        <w:rPr>
          <w:rtl w:val="0"/>
        </w:rPr>
      </w:r>
    </w:p>
    <w:p w:rsidR="00000000" w:rsidDel="00000000" w:rsidP="00000000" w:rsidRDefault="00000000" w:rsidRPr="00000000" w14:paraId="00000B8F">
      <w:pPr>
        <w:pStyle w:val="Heading4"/>
        <w:ind w:left="720" w:firstLine="0"/>
        <w:rPr/>
      </w:pPr>
      <w:bookmarkStart w:colFirst="0" w:colLast="0" w:name="_heading=h.7id128fukrkv" w:id="135"/>
      <w:bookmarkEnd w:id="135"/>
      <w:r w:rsidDel="00000000" w:rsidR="00000000" w:rsidRPr="00000000">
        <w:rPr>
          <w:rtl w:val="0"/>
        </w:rPr>
        <w:t xml:space="preserve">Tanza</w:t>
      </w:r>
    </w:p>
    <w:p w:rsidR="00000000" w:rsidDel="00000000" w:rsidP="00000000" w:rsidRDefault="00000000" w:rsidRPr="00000000" w14:paraId="00000B90">
      <w:pPr>
        <w:rPr/>
      </w:pPr>
      <w:sdt>
        <w:sdtPr>
          <w:id w:val="-580363645"/>
          <w:tag w:val="goog_rdk_854"/>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B91">
      <w:pPr>
        <w:rPr/>
      </w:pPr>
      <w:r w:rsidDel="00000000" w:rsidR="00000000" w:rsidRPr="00000000">
        <w:rPr>
          <w:rtl w:val="0"/>
        </w:rPr>
        <w:tab/>
        <w:tab/>
        <w:t xml:space="preserve">Japanese speech quirks:</w:t>
      </w:r>
    </w:p>
    <w:p w:rsidR="00000000" w:rsidDel="00000000" w:rsidP="00000000" w:rsidRDefault="00000000" w:rsidRPr="00000000" w14:paraId="00000B92">
      <w:pPr>
        <w:numPr>
          <w:ilvl w:val="0"/>
          <w:numId w:val="5"/>
        </w:numPr>
        <w:ind w:left="2520" w:hanging="360"/>
        <w:rPr/>
      </w:pPr>
      <w:sdt>
        <w:sdtPr>
          <w:id w:val="266848842"/>
          <w:tag w:val="goog_rdk_85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93">
      <w:pPr>
        <w:ind w:left="1440" w:firstLine="0"/>
        <w:rPr/>
      </w:pPr>
      <w:r w:rsidDel="00000000" w:rsidR="00000000" w:rsidRPr="00000000">
        <w:rPr>
          <w:rtl w:val="0"/>
        </w:rPr>
        <w:t xml:space="preserve">English speech quirks:</w:t>
      </w:r>
    </w:p>
    <w:p w:rsidR="00000000" w:rsidDel="00000000" w:rsidP="00000000" w:rsidRDefault="00000000" w:rsidRPr="00000000" w14:paraId="00000B94">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95">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B96">
      <w:pPr>
        <w:ind w:left="1440" w:firstLine="0"/>
        <w:rPr/>
      </w:pPr>
      <w:r w:rsidDel="00000000" w:rsidR="00000000" w:rsidRPr="00000000">
        <w:rPr>
          <w:rtl w:val="0"/>
        </w:rPr>
        <w:t xml:space="preserve">Notes:</w:t>
      </w:r>
    </w:p>
    <w:p w:rsidR="00000000" w:rsidDel="00000000" w:rsidP="00000000" w:rsidRDefault="00000000" w:rsidRPr="00000000" w14:paraId="00000B9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pStyle w:val="Heading4"/>
        <w:ind w:left="720" w:firstLine="0"/>
        <w:rPr/>
      </w:pPr>
      <w:bookmarkStart w:colFirst="0" w:colLast="0" w:name="_heading=h.aeib14bl3is9" w:id="136"/>
      <w:bookmarkEnd w:id="136"/>
      <w:r w:rsidDel="00000000" w:rsidR="00000000" w:rsidRPr="00000000">
        <w:rPr>
          <w:rtl w:val="0"/>
        </w:rPr>
        <w:t xml:space="preserve">Weitz Rogen</w:t>
      </w:r>
    </w:p>
    <w:p w:rsidR="00000000" w:rsidDel="00000000" w:rsidP="00000000" w:rsidRDefault="00000000" w:rsidRPr="00000000" w14:paraId="00000B9A">
      <w:pPr>
        <w:rPr/>
      </w:pPr>
      <w:sdt>
        <w:sdtPr>
          <w:id w:val="-1291635593"/>
          <w:tag w:val="goog_rdk_856"/>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id w:val="-1803107241"/>
          <w:tag w:val="goog_rdk_857"/>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B9B">
      <w:pPr>
        <w:rPr/>
      </w:pPr>
      <w:r w:rsidDel="00000000" w:rsidR="00000000" w:rsidRPr="00000000">
        <w:rPr>
          <w:rtl w:val="0"/>
        </w:rPr>
        <w:tab/>
        <w:tab/>
        <w:t xml:space="preserve">Japanese speech quirks:</w:t>
      </w:r>
    </w:p>
    <w:p w:rsidR="00000000" w:rsidDel="00000000" w:rsidP="00000000" w:rsidRDefault="00000000" w:rsidRPr="00000000" w14:paraId="00000B9C">
      <w:pPr>
        <w:numPr>
          <w:ilvl w:val="0"/>
          <w:numId w:val="5"/>
        </w:numPr>
        <w:ind w:left="2520" w:hanging="360"/>
        <w:rPr/>
      </w:pPr>
      <w:sdt>
        <w:sdtPr>
          <w:id w:val="923665503"/>
          <w:tag w:val="goog_rdk_85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B9D">
      <w:pPr>
        <w:ind w:left="1440" w:firstLine="0"/>
        <w:rPr/>
      </w:pPr>
      <w:r w:rsidDel="00000000" w:rsidR="00000000" w:rsidRPr="00000000">
        <w:rPr>
          <w:rtl w:val="0"/>
        </w:rPr>
        <w:t xml:space="preserve">English speech quirks:</w:t>
      </w:r>
    </w:p>
    <w:p w:rsidR="00000000" w:rsidDel="00000000" w:rsidP="00000000" w:rsidRDefault="00000000" w:rsidRPr="00000000" w14:paraId="00000B9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B9F">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A0">
      <w:pPr>
        <w:ind w:left="1440" w:firstLine="0"/>
        <w:rPr/>
      </w:pPr>
      <w:r w:rsidDel="00000000" w:rsidR="00000000" w:rsidRPr="00000000">
        <w:rPr>
          <w:rtl w:val="0"/>
        </w:rPr>
        <w:t xml:space="preserve">Notes:</w:t>
      </w:r>
    </w:p>
    <w:p w:rsidR="00000000" w:rsidDel="00000000" w:rsidP="00000000" w:rsidRDefault="00000000" w:rsidRPr="00000000" w14:paraId="00000BA1">
      <w:pPr>
        <w:numPr>
          <w:ilvl w:val="0"/>
          <w:numId w:val="5"/>
        </w:numPr>
        <w:ind w:left="2520" w:hanging="360"/>
        <w:rPr/>
      </w:pPr>
      <w:sdt>
        <w:sdtPr>
          <w:id w:val="-925000101"/>
          <w:tag w:val="goog_rdk_859"/>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BA2">
      <w:pPr>
        <w:numPr>
          <w:ilvl w:val="0"/>
          <w:numId w:val="5"/>
        </w:numPr>
        <w:ind w:left="2520" w:hanging="360"/>
        <w:rPr/>
      </w:pPr>
      <w:sdt>
        <w:sdtPr>
          <w:id w:val="879003746"/>
          <w:tag w:val="goog_rdk_860"/>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BA3">
      <w:pPr>
        <w:rPr>
          <w:b w:val="1"/>
        </w:rPr>
      </w:pPr>
      <w:r w:rsidDel="00000000" w:rsidR="00000000" w:rsidRPr="00000000">
        <w:rPr>
          <w:rtl w:val="0"/>
        </w:rPr>
      </w:r>
    </w:p>
    <w:p w:rsidR="00000000" w:rsidDel="00000000" w:rsidP="00000000" w:rsidRDefault="00000000" w:rsidRPr="00000000" w14:paraId="00000BA4">
      <w:pPr>
        <w:rPr>
          <w:b w:val="1"/>
        </w:rPr>
      </w:pPr>
      <w:r w:rsidDel="00000000" w:rsidR="00000000" w:rsidRPr="00000000">
        <w:rPr>
          <w:rtl w:val="0"/>
        </w:rPr>
      </w:r>
    </w:p>
    <w:p w:rsidR="00000000" w:rsidDel="00000000" w:rsidP="00000000" w:rsidRDefault="00000000" w:rsidRPr="00000000" w14:paraId="00000BA5">
      <w:pPr>
        <w:pStyle w:val="Heading3"/>
        <w:rPr/>
      </w:pPr>
      <w:bookmarkStart w:colFirst="0" w:colLast="0" w:name="_heading=h.qeiwv26tmjp2" w:id="137"/>
      <w:bookmarkEnd w:id="137"/>
      <w:r w:rsidDel="00000000" w:rsidR="00000000" w:rsidRPr="00000000">
        <w:rPr>
          <w:rtl w:val="0"/>
        </w:rPr>
        <w:t xml:space="preserve">Others</w:t>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pStyle w:val="Heading4"/>
        <w:ind w:left="720" w:firstLine="0"/>
        <w:rPr/>
      </w:pPr>
      <w:bookmarkStart w:colFirst="0" w:colLast="0" w:name="_heading=h.lwjc6t4l641" w:id="138"/>
      <w:bookmarkEnd w:id="138"/>
      <w:r w:rsidDel="00000000" w:rsidR="00000000" w:rsidRPr="00000000">
        <w:rPr>
          <w:rtl w:val="0"/>
        </w:rPr>
        <w:t xml:space="preserve">Bianca</w:t>
      </w:r>
    </w:p>
    <w:p w:rsidR="00000000" w:rsidDel="00000000" w:rsidP="00000000" w:rsidRDefault="00000000" w:rsidRPr="00000000" w14:paraId="00000BA8">
      <w:pPr>
        <w:rPr/>
      </w:pPr>
      <w:sdt>
        <w:sdtPr>
          <w:id w:val="156038269"/>
          <w:tag w:val="goog_rdk_861"/>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BA9">
      <w:pPr>
        <w:rPr/>
      </w:pPr>
      <w:r w:rsidDel="00000000" w:rsidR="00000000" w:rsidRPr="00000000">
        <w:rPr>
          <w:rtl w:val="0"/>
        </w:rPr>
        <w:tab/>
        <w:tab/>
        <w:t xml:space="preserve">Japanese speech quirks:</w:t>
      </w:r>
    </w:p>
    <w:p w:rsidR="00000000" w:rsidDel="00000000" w:rsidP="00000000" w:rsidRDefault="00000000" w:rsidRPr="00000000" w14:paraId="00000BAA">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AB">
      <w:pPr>
        <w:ind w:left="1440" w:firstLine="0"/>
        <w:rPr/>
      </w:pPr>
      <w:r w:rsidDel="00000000" w:rsidR="00000000" w:rsidRPr="00000000">
        <w:rPr>
          <w:rtl w:val="0"/>
        </w:rPr>
        <w:t xml:space="preserve">English speech quirks:</w:t>
      </w:r>
    </w:p>
    <w:p w:rsidR="00000000" w:rsidDel="00000000" w:rsidP="00000000" w:rsidRDefault="00000000" w:rsidRPr="00000000" w14:paraId="00000BAC">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BAD">
      <w:pPr>
        <w:ind w:left="1440" w:firstLine="0"/>
        <w:rPr/>
      </w:pPr>
      <w:r w:rsidDel="00000000" w:rsidR="00000000" w:rsidRPr="00000000">
        <w:rPr>
          <w:rtl w:val="0"/>
        </w:rPr>
        <w:t xml:space="preserve">Notes:</w:t>
      </w:r>
    </w:p>
    <w:p w:rsidR="00000000" w:rsidDel="00000000" w:rsidP="00000000" w:rsidRDefault="00000000" w:rsidRPr="00000000" w14:paraId="00000BA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pStyle w:val="Heading4"/>
        <w:ind w:left="720" w:firstLine="0"/>
        <w:rPr/>
      </w:pPr>
      <w:bookmarkStart w:colFirst="0" w:colLast="0" w:name="_heading=h.2l0f07e3y1o3" w:id="139"/>
      <w:bookmarkEnd w:id="139"/>
      <w:r w:rsidDel="00000000" w:rsidR="00000000" w:rsidRPr="00000000">
        <w:rPr>
          <w:rtl w:val="0"/>
        </w:rPr>
        <w:t xml:space="preserve">Botecliffe</w:t>
      </w:r>
    </w:p>
    <w:p w:rsidR="00000000" w:rsidDel="00000000" w:rsidP="00000000" w:rsidRDefault="00000000" w:rsidRPr="00000000" w14:paraId="00000BB1">
      <w:pPr>
        <w:rPr/>
      </w:pPr>
      <w:sdt>
        <w:sdtPr>
          <w:id w:val="-98243256"/>
          <w:tag w:val="goog_rdk_862"/>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ind w:left="720" w:firstLine="720"/>
        <w:rPr/>
      </w:pPr>
      <w:r w:rsidDel="00000000" w:rsidR="00000000" w:rsidRPr="00000000">
        <w:rPr>
          <w:rtl w:val="0"/>
        </w:rPr>
        <w:t xml:space="preserve">Notes:</w:t>
      </w:r>
    </w:p>
    <w:p w:rsidR="00000000" w:rsidDel="00000000" w:rsidP="00000000" w:rsidRDefault="00000000" w:rsidRPr="00000000" w14:paraId="00000BB4">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pStyle w:val="Heading4"/>
        <w:rPr>
          <w:b w:val="1"/>
        </w:rPr>
      </w:pPr>
      <w:bookmarkStart w:colFirst="0" w:colLast="0" w:name="_heading=h.mlzmok9fom29" w:id="140"/>
      <w:bookmarkEnd w:id="140"/>
      <w:r w:rsidDel="00000000" w:rsidR="00000000" w:rsidRPr="00000000">
        <w:rPr>
          <w:b w:val="1"/>
          <w:rtl w:val="0"/>
        </w:rPr>
        <w:t xml:space="preserve">Carillon</w:t>
      </w:r>
    </w:p>
    <w:p w:rsidR="00000000" w:rsidDel="00000000" w:rsidP="00000000" w:rsidRDefault="00000000" w:rsidRPr="00000000" w14:paraId="00000BB7">
      <w:pPr>
        <w:rPr/>
      </w:pPr>
      <w:sdt>
        <w:sdtPr>
          <w:id w:val="-1345804181"/>
          <w:tag w:val="goog_rdk_863"/>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BB8">
      <w:pPr>
        <w:ind w:left="720" w:firstLine="720"/>
        <w:rPr/>
      </w:pPr>
      <w:r w:rsidDel="00000000" w:rsidR="00000000" w:rsidRPr="00000000">
        <w:rPr>
          <w:rtl w:val="0"/>
        </w:rPr>
        <w:t xml:space="preserve">Notes:</w:t>
      </w:r>
    </w:p>
    <w:p w:rsidR="00000000" w:rsidDel="00000000" w:rsidP="00000000" w:rsidRDefault="00000000" w:rsidRPr="00000000" w14:paraId="00000BB9">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pStyle w:val="Heading4"/>
        <w:ind w:left="720" w:firstLine="0"/>
        <w:rPr/>
      </w:pPr>
      <w:bookmarkStart w:colFirst="0" w:colLast="0" w:name="_heading=h.1hcsk5c18wgn" w:id="141"/>
      <w:bookmarkEnd w:id="141"/>
      <w:r w:rsidDel="00000000" w:rsidR="00000000" w:rsidRPr="00000000">
        <w:rPr>
          <w:rtl w:val="0"/>
        </w:rPr>
        <w:t xml:space="preserve">Flop O’Connell</w:t>
      </w:r>
    </w:p>
    <w:p w:rsidR="00000000" w:rsidDel="00000000" w:rsidP="00000000" w:rsidRDefault="00000000" w:rsidRPr="00000000" w14:paraId="00000BBC">
      <w:pPr>
        <w:rPr/>
      </w:pPr>
      <w:sdt>
        <w:sdtPr>
          <w:id w:val="-599575600"/>
          <w:tag w:val="goog_rdk_864"/>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BBD">
      <w:pPr>
        <w:rPr/>
      </w:pPr>
      <w:r w:rsidDel="00000000" w:rsidR="00000000" w:rsidRPr="00000000">
        <w:rPr>
          <w:rtl w:val="0"/>
        </w:rPr>
        <w:tab/>
        <w:tab/>
        <w:t xml:space="preserve">Japanese speech quirks:</w:t>
      </w:r>
    </w:p>
    <w:p w:rsidR="00000000" w:rsidDel="00000000" w:rsidP="00000000" w:rsidRDefault="00000000" w:rsidRPr="00000000" w14:paraId="00000BBE">
      <w:pPr>
        <w:widowControl w:val="0"/>
        <w:numPr>
          <w:ilvl w:val="0"/>
          <w:numId w:val="5"/>
        </w:numPr>
        <w:spacing w:line="240" w:lineRule="auto"/>
        <w:ind w:left="2520" w:hanging="360"/>
        <w:rPr/>
      </w:pPr>
      <w:bookmarkStart w:colFirst="0" w:colLast="0" w:name="_heading=h.30j0zll" w:id="142"/>
      <w:bookmarkEnd w:id="142"/>
      <w:sdt>
        <w:sdtPr>
          <w:id w:val="-105938686"/>
          <w:tag w:val="goog_rdk_86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BF">
      <w:pPr>
        <w:widowControl w:val="0"/>
        <w:numPr>
          <w:ilvl w:val="0"/>
          <w:numId w:val="5"/>
        </w:numPr>
        <w:spacing w:line="240" w:lineRule="auto"/>
        <w:ind w:left="2520" w:hanging="360"/>
        <w:rPr/>
      </w:pPr>
      <w:sdt>
        <w:sdtPr>
          <w:id w:val="1488369698"/>
          <w:tag w:val="goog_rdk_866"/>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BC0">
      <w:pPr>
        <w:widowControl w:val="0"/>
        <w:numPr>
          <w:ilvl w:val="0"/>
          <w:numId w:val="5"/>
        </w:numPr>
        <w:spacing w:line="240" w:lineRule="auto"/>
        <w:ind w:left="2520" w:hanging="360"/>
        <w:rPr/>
      </w:pPr>
      <w:sdt>
        <w:sdtPr>
          <w:id w:val="1850773857"/>
          <w:tag w:val="goog_rdk_867"/>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BC1">
      <w:pPr>
        <w:widowControl w:val="0"/>
        <w:numPr>
          <w:ilvl w:val="0"/>
          <w:numId w:val="5"/>
        </w:numPr>
        <w:spacing w:line="240" w:lineRule="auto"/>
        <w:ind w:left="2520" w:hanging="360"/>
        <w:rPr/>
      </w:pPr>
      <w:sdt>
        <w:sdtPr>
          <w:id w:val="-2051607547"/>
          <w:tag w:val="goog_rdk_868"/>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BC2">
      <w:pPr>
        <w:numPr>
          <w:ilvl w:val="0"/>
          <w:numId w:val="5"/>
        </w:numPr>
        <w:ind w:left="2520" w:hanging="360"/>
        <w:rPr/>
      </w:pPr>
      <w:sdt>
        <w:sdtPr>
          <w:id w:val="1290508890"/>
          <w:tag w:val="goog_rdk_869"/>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BC3">
      <w:pPr>
        <w:numPr>
          <w:ilvl w:val="0"/>
          <w:numId w:val="5"/>
        </w:numPr>
        <w:ind w:left="2520" w:hanging="360"/>
        <w:rPr/>
      </w:pPr>
      <w:sdt>
        <w:sdtPr>
          <w:id w:val="-1757818848"/>
          <w:tag w:val="goog_rdk_870"/>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BC4">
      <w:pPr>
        <w:numPr>
          <w:ilvl w:val="0"/>
          <w:numId w:val="5"/>
        </w:numPr>
        <w:ind w:left="2520" w:hanging="360"/>
        <w:rPr/>
      </w:pPr>
      <w:sdt>
        <w:sdtPr>
          <w:id w:val="202956149"/>
          <w:tag w:val="goog_rdk_871"/>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BC5">
      <w:pPr>
        <w:numPr>
          <w:ilvl w:val="0"/>
          <w:numId w:val="5"/>
        </w:numPr>
        <w:ind w:left="2520" w:hanging="360"/>
        <w:rPr/>
      </w:pPr>
      <w:sdt>
        <w:sdtPr>
          <w:id w:val="1245122855"/>
          <w:tag w:val="goog_rdk_872"/>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BC6">
      <w:pPr>
        <w:numPr>
          <w:ilvl w:val="0"/>
          <w:numId w:val="5"/>
        </w:numPr>
        <w:ind w:left="2520" w:hanging="360"/>
        <w:rPr/>
      </w:pPr>
      <w:sdt>
        <w:sdtPr>
          <w:id w:val="1113067328"/>
          <w:tag w:val="goog_rdk_873"/>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BC7">
      <w:pPr>
        <w:ind w:left="1440" w:firstLine="0"/>
        <w:rPr/>
      </w:pPr>
      <w:r w:rsidDel="00000000" w:rsidR="00000000" w:rsidRPr="00000000">
        <w:rPr>
          <w:rtl w:val="0"/>
        </w:rPr>
        <w:t xml:space="preserve">English speech quirks:</w:t>
      </w:r>
    </w:p>
    <w:p w:rsidR="00000000" w:rsidDel="00000000" w:rsidP="00000000" w:rsidRDefault="00000000" w:rsidRPr="00000000" w14:paraId="00000BC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BC9">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CA">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BCB">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BCC">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BCD">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BCE">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BCF">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BD0">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D1">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D2">
      <w:pPr>
        <w:numPr>
          <w:ilvl w:val="0"/>
          <w:numId w:val="5"/>
        </w:numPr>
        <w:ind w:left="2520" w:hanging="360"/>
        <w:rPr/>
      </w:pPr>
      <w:sdt>
        <w:sdtPr>
          <w:id w:val="811188519"/>
          <w:tag w:val="goog_rdk_874"/>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D3">
      <w:pPr>
        <w:numPr>
          <w:ilvl w:val="0"/>
          <w:numId w:val="5"/>
        </w:numPr>
        <w:ind w:left="2520" w:hanging="360"/>
        <w:rPr/>
      </w:pPr>
      <w:sdt>
        <w:sdtPr>
          <w:id w:val="-548575608"/>
          <w:tag w:val="goog_rdk_875"/>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D4">
      <w:pPr>
        <w:ind w:left="720" w:firstLine="720"/>
        <w:rPr/>
      </w:pPr>
      <w:r w:rsidDel="00000000" w:rsidR="00000000" w:rsidRPr="00000000">
        <w:rPr>
          <w:rtl w:val="0"/>
        </w:rPr>
        <w:t xml:space="preserve">Notes:</w:t>
      </w:r>
    </w:p>
    <w:p w:rsidR="00000000" w:rsidDel="00000000" w:rsidP="00000000" w:rsidRDefault="00000000" w:rsidRPr="00000000" w14:paraId="00000BD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pStyle w:val="Heading4"/>
        <w:ind w:left="720" w:firstLine="0"/>
        <w:rPr/>
      </w:pPr>
      <w:bookmarkStart w:colFirst="0" w:colLast="0" w:name="_heading=h.7m44qjkrf0rt" w:id="143"/>
      <w:bookmarkEnd w:id="143"/>
      <w:r w:rsidDel="00000000" w:rsidR="00000000" w:rsidRPr="00000000">
        <w:rPr>
          <w:rtl w:val="0"/>
        </w:rPr>
        <w:t xml:space="preserve">Flora</w:t>
      </w:r>
    </w:p>
    <w:p w:rsidR="00000000" w:rsidDel="00000000" w:rsidP="00000000" w:rsidRDefault="00000000" w:rsidRPr="00000000" w14:paraId="00000BD8">
      <w:pPr>
        <w:rPr/>
      </w:pPr>
      <w:sdt>
        <w:sdtPr>
          <w:id w:val="-1744724996"/>
          <w:tag w:val="goog_rdk_876"/>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D9">
      <w:pPr>
        <w:rPr/>
      </w:pPr>
      <w:r w:rsidDel="00000000" w:rsidR="00000000" w:rsidRPr="00000000">
        <w:rPr>
          <w:rtl w:val="0"/>
        </w:rPr>
        <w:tab/>
        <w:tab/>
        <w:t xml:space="preserve">Japanese speech quirks:</w:t>
      </w:r>
    </w:p>
    <w:p w:rsidR="00000000" w:rsidDel="00000000" w:rsidP="00000000" w:rsidRDefault="00000000" w:rsidRPr="00000000" w14:paraId="00000BDA">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DB">
      <w:pPr>
        <w:ind w:left="1440" w:firstLine="0"/>
        <w:rPr/>
      </w:pPr>
      <w:r w:rsidDel="00000000" w:rsidR="00000000" w:rsidRPr="00000000">
        <w:rPr>
          <w:rtl w:val="0"/>
        </w:rPr>
        <w:t xml:space="preserve">English speech quirks:</w:t>
      </w:r>
    </w:p>
    <w:p w:rsidR="00000000" w:rsidDel="00000000" w:rsidP="00000000" w:rsidRDefault="00000000" w:rsidRPr="00000000" w14:paraId="00000BD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DD">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DE">
      <w:pPr>
        <w:ind w:left="1440" w:firstLine="0"/>
        <w:rPr/>
      </w:pPr>
      <w:r w:rsidDel="00000000" w:rsidR="00000000" w:rsidRPr="00000000">
        <w:rPr>
          <w:rtl w:val="0"/>
        </w:rPr>
        <w:t xml:space="preserve">Notes:</w:t>
      </w:r>
    </w:p>
    <w:p w:rsidR="00000000" w:rsidDel="00000000" w:rsidP="00000000" w:rsidRDefault="00000000" w:rsidRPr="00000000" w14:paraId="00000BD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pStyle w:val="Heading4"/>
        <w:ind w:firstLine="720"/>
        <w:rPr/>
      </w:pPr>
      <w:bookmarkStart w:colFirst="0" w:colLast="0" w:name="_heading=h.byj81evhqi9u" w:id="144"/>
      <w:bookmarkEnd w:id="144"/>
      <w:r w:rsidDel="00000000" w:rsidR="00000000" w:rsidRPr="00000000">
        <w:rPr>
          <w:rtl w:val="0"/>
        </w:rPr>
        <w:t xml:space="preserve">Katya Aurélie</w:t>
      </w:r>
    </w:p>
    <w:p w:rsidR="00000000" w:rsidDel="00000000" w:rsidP="00000000" w:rsidRDefault="00000000" w:rsidRPr="00000000" w14:paraId="00000BE2">
      <w:pPr>
        <w:rPr/>
      </w:pPr>
      <w:sdt>
        <w:sdtPr>
          <w:id w:val="439283738"/>
          <w:tag w:val="goog_rdk_877"/>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E3">
      <w:pPr>
        <w:ind w:left="720" w:firstLine="720"/>
        <w:rPr/>
      </w:pPr>
      <w:r w:rsidDel="00000000" w:rsidR="00000000" w:rsidRPr="00000000">
        <w:rPr>
          <w:rtl w:val="0"/>
        </w:rPr>
        <w:t xml:space="preserve">Japanese speech quirks:</w:t>
      </w:r>
    </w:p>
    <w:p w:rsidR="00000000" w:rsidDel="00000000" w:rsidP="00000000" w:rsidRDefault="00000000" w:rsidRPr="00000000" w14:paraId="00000BE4">
      <w:pPr>
        <w:numPr>
          <w:ilvl w:val="0"/>
          <w:numId w:val="5"/>
        </w:numPr>
        <w:ind w:left="2520" w:hanging="360"/>
        <w:rPr/>
      </w:pPr>
      <w:sdt>
        <w:sdtPr>
          <w:id w:val="-536617778"/>
          <w:tag w:val="goog_rdk_878"/>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E5">
      <w:pPr>
        <w:ind w:left="1440" w:firstLine="0"/>
        <w:rPr/>
      </w:pPr>
      <w:r w:rsidDel="00000000" w:rsidR="00000000" w:rsidRPr="00000000">
        <w:rPr>
          <w:rtl w:val="0"/>
        </w:rPr>
        <w:t xml:space="preserve">English speech quirks:</w:t>
      </w:r>
    </w:p>
    <w:p w:rsidR="00000000" w:rsidDel="00000000" w:rsidP="00000000" w:rsidRDefault="00000000" w:rsidRPr="00000000" w14:paraId="00000BE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E7">
      <w:pPr>
        <w:widowControl w:val="0"/>
        <w:numPr>
          <w:ilvl w:val="0"/>
          <w:numId w:val="5"/>
        </w:numPr>
        <w:spacing w:line="240" w:lineRule="auto"/>
        <w:ind w:left="2520" w:hanging="360"/>
        <w:rPr/>
      </w:pPr>
      <w:sdt>
        <w:sdtPr>
          <w:id w:val="55814028"/>
          <w:tag w:val="goog_rdk_879"/>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E8">
      <w:pPr>
        <w:numPr>
          <w:ilvl w:val="0"/>
          <w:numId w:val="5"/>
        </w:numPr>
        <w:ind w:left="2520" w:hanging="360"/>
        <w:rPr/>
      </w:pPr>
      <w:sdt>
        <w:sdtPr>
          <w:id w:val="-1111753634"/>
          <w:tag w:val="goog_rdk_88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E9">
      <w:pPr>
        <w:ind w:left="720" w:firstLine="720"/>
        <w:rPr/>
      </w:pPr>
      <w:r w:rsidDel="00000000" w:rsidR="00000000" w:rsidRPr="00000000">
        <w:rPr>
          <w:rtl w:val="0"/>
        </w:rPr>
        <w:t xml:space="preserve">Notes:</w:t>
      </w:r>
    </w:p>
    <w:p w:rsidR="00000000" w:rsidDel="00000000" w:rsidP="00000000" w:rsidRDefault="00000000" w:rsidRPr="00000000" w14:paraId="00000BE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EB">
      <w:pPr>
        <w:widowControl w:val="0"/>
        <w:spacing w:line="240" w:lineRule="auto"/>
        <w:rPr/>
      </w:pPr>
      <w:r w:rsidDel="00000000" w:rsidR="00000000" w:rsidRPr="00000000">
        <w:rPr>
          <w:rtl w:val="0"/>
        </w:rPr>
      </w:r>
    </w:p>
    <w:p w:rsidR="00000000" w:rsidDel="00000000" w:rsidP="00000000" w:rsidRDefault="00000000" w:rsidRPr="00000000" w14:paraId="00000BEC">
      <w:pPr>
        <w:pStyle w:val="Heading4"/>
        <w:ind w:left="720" w:firstLine="0"/>
        <w:rPr/>
      </w:pPr>
      <w:bookmarkStart w:colFirst="0" w:colLast="0" w:name="_heading=h.4h6omp836860" w:id="145"/>
      <w:bookmarkEnd w:id="145"/>
      <w:r w:rsidDel="00000000" w:rsidR="00000000" w:rsidRPr="00000000">
        <w:rPr>
          <w:rtl w:val="0"/>
        </w:rPr>
        <w:t xml:space="preserve">Mezoreia</w:t>
      </w:r>
    </w:p>
    <w:p w:rsidR="00000000" w:rsidDel="00000000" w:rsidP="00000000" w:rsidRDefault="00000000" w:rsidRPr="00000000" w14:paraId="00000BED">
      <w:pPr>
        <w:rPr/>
      </w:pPr>
      <w:sdt>
        <w:sdtPr>
          <w:id w:val="267976813"/>
          <w:tag w:val="goog_rdk_881"/>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EE">
      <w:pPr>
        <w:rPr/>
      </w:pPr>
      <w:r w:rsidDel="00000000" w:rsidR="00000000" w:rsidRPr="00000000">
        <w:rPr>
          <w:rtl w:val="0"/>
        </w:rPr>
        <w:tab/>
        <w:tab/>
        <w:t xml:space="preserve">Japanese speech quirks:</w:t>
      </w:r>
    </w:p>
    <w:p w:rsidR="00000000" w:rsidDel="00000000" w:rsidP="00000000" w:rsidRDefault="00000000" w:rsidRPr="00000000" w14:paraId="00000BEF">
      <w:pPr>
        <w:numPr>
          <w:ilvl w:val="0"/>
          <w:numId w:val="5"/>
        </w:numPr>
        <w:ind w:left="2520" w:hanging="360"/>
        <w:rPr/>
      </w:pPr>
      <w:sdt>
        <w:sdtPr>
          <w:id w:val="2079470099"/>
          <w:tag w:val="goog_rdk_882"/>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F0">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F1">
      <w:pPr>
        <w:ind w:left="1440" w:firstLine="0"/>
        <w:rPr/>
      </w:pPr>
      <w:r w:rsidDel="00000000" w:rsidR="00000000" w:rsidRPr="00000000">
        <w:rPr>
          <w:rtl w:val="0"/>
        </w:rPr>
        <w:t xml:space="preserve">English speech quirks:</w:t>
      </w:r>
    </w:p>
    <w:p w:rsidR="00000000" w:rsidDel="00000000" w:rsidP="00000000" w:rsidRDefault="00000000" w:rsidRPr="00000000" w14:paraId="00000BF2">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F3">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F4">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F5">
      <w:pPr>
        <w:ind w:left="1440" w:firstLine="0"/>
        <w:rPr/>
      </w:pPr>
      <w:r w:rsidDel="00000000" w:rsidR="00000000" w:rsidRPr="00000000">
        <w:rPr>
          <w:rtl w:val="0"/>
        </w:rPr>
        <w:t xml:space="preserve">Notes:</w:t>
      </w:r>
    </w:p>
    <w:p w:rsidR="00000000" w:rsidDel="00000000" w:rsidP="00000000" w:rsidRDefault="00000000" w:rsidRPr="00000000" w14:paraId="00000BF6">
      <w:pPr>
        <w:numPr>
          <w:ilvl w:val="0"/>
          <w:numId w:val="5"/>
        </w:numPr>
        <w:ind w:left="2520" w:hanging="360"/>
        <w:rPr/>
      </w:pPr>
      <w:sdt>
        <w:sdtPr>
          <w:id w:val="124442162"/>
          <w:tag w:val="goog_rdk_883"/>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pStyle w:val="Heading4"/>
        <w:ind w:firstLine="720"/>
        <w:rPr/>
      </w:pPr>
      <w:bookmarkStart w:colFirst="0" w:colLast="0" w:name="_heading=h.9qjr0mthizo" w:id="146"/>
      <w:bookmarkEnd w:id="146"/>
      <w:r w:rsidDel="00000000" w:rsidR="00000000" w:rsidRPr="00000000">
        <w:rPr>
          <w:rtl w:val="0"/>
        </w:rPr>
        <w:t xml:space="preserve">Medium O’Connell</w:t>
      </w:r>
    </w:p>
    <w:p w:rsidR="00000000" w:rsidDel="00000000" w:rsidP="00000000" w:rsidRDefault="00000000" w:rsidRPr="00000000" w14:paraId="00000BF9">
      <w:pPr>
        <w:rPr/>
      </w:pPr>
      <w:sdt>
        <w:sdtPr>
          <w:id w:val="-1155083853"/>
          <w:tag w:val="goog_rdk_884"/>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FA">
      <w:pPr>
        <w:rPr/>
      </w:pPr>
      <w:r w:rsidDel="00000000" w:rsidR="00000000" w:rsidRPr="00000000">
        <w:rPr>
          <w:rtl w:val="0"/>
        </w:rPr>
        <w:tab/>
        <w:tab/>
        <w:t xml:space="preserve">Japanese speech quirks:</w:t>
      </w:r>
    </w:p>
    <w:p w:rsidR="00000000" w:rsidDel="00000000" w:rsidP="00000000" w:rsidRDefault="00000000" w:rsidRPr="00000000" w14:paraId="00000BFB">
      <w:pPr>
        <w:numPr>
          <w:ilvl w:val="0"/>
          <w:numId w:val="5"/>
        </w:numPr>
        <w:ind w:left="2520" w:hanging="360"/>
        <w:rPr/>
      </w:pPr>
      <w:sdt>
        <w:sdtPr>
          <w:id w:val="1795488247"/>
          <w:tag w:val="goog_rdk_885"/>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FC">
      <w:pPr>
        <w:ind w:left="1440" w:firstLine="0"/>
        <w:rPr/>
      </w:pPr>
      <w:r w:rsidDel="00000000" w:rsidR="00000000" w:rsidRPr="00000000">
        <w:rPr>
          <w:rtl w:val="0"/>
        </w:rPr>
        <w:t xml:space="preserve">English speech quirks:</w:t>
      </w:r>
    </w:p>
    <w:p w:rsidR="00000000" w:rsidDel="00000000" w:rsidP="00000000" w:rsidRDefault="00000000" w:rsidRPr="00000000" w14:paraId="00000BFD">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FE">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FF">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C00">
      <w:pPr>
        <w:ind w:left="1440" w:firstLine="0"/>
        <w:rPr/>
      </w:pPr>
      <w:r w:rsidDel="00000000" w:rsidR="00000000" w:rsidRPr="00000000">
        <w:rPr>
          <w:rtl w:val="0"/>
        </w:rPr>
        <w:t xml:space="preserve">Notes:</w:t>
      </w:r>
    </w:p>
    <w:p w:rsidR="00000000" w:rsidDel="00000000" w:rsidP="00000000" w:rsidRDefault="00000000" w:rsidRPr="00000000" w14:paraId="00000C01">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C02">
      <w:pPr>
        <w:rPr>
          <w:b w:val="1"/>
        </w:rPr>
      </w:pPr>
      <w:r w:rsidDel="00000000" w:rsidR="00000000" w:rsidRPr="00000000">
        <w:rPr>
          <w:rtl w:val="0"/>
        </w:rPr>
      </w:r>
    </w:p>
    <w:p w:rsidR="00000000" w:rsidDel="00000000" w:rsidP="00000000" w:rsidRDefault="00000000" w:rsidRPr="00000000" w14:paraId="00000C03">
      <w:pPr>
        <w:pStyle w:val="Heading4"/>
        <w:ind w:left="720" w:firstLine="0"/>
        <w:rPr/>
      </w:pPr>
      <w:bookmarkStart w:colFirst="0" w:colLast="0" w:name="_heading=h.ue5v827zokrs" w:id="147"/>
      <w:bookmarkEnd w:id="147"/>
      <w:r w:rsidDel="00000000" w:rsidR="00000000" w:rsidRPr="00000000">
        <w:rPr>
          <w:rtl w:val="0"/>
        </w:rPr>
        <w:t xml:space="preserve">Natsumi Schwartz</w:t>
      </w:r>
    </w:p>
    <w:p w:rsidR="00000000" w:rsidDel="00000000" w:rsidP="00000000" w:rsidRDefault="00000000" w:rsidRPr="00000000" w14:paraId="00000C04">
      <w:pPr>
        <w:rPr/>
      </w:pPr>
      <w:sdt>
        <w:sdtPr>
          <w:id w:val="1294914363"/>
          <w:tag w:val="goog_rdk_886"/>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C05">
      <w:pPr>
        <w:rPr/>
      </w:pPr>
      <w:r w:rsidDel="00000000" w:rsidR="00000000" w:rsidRPr="00000000">
        <w:rPr>
          <w:rtl w:val="0"/>
        </w:rPr>
        <w:tab/>
        <w:tab/>
        <w:t xml:space="preserve">Japanese speech quirks:</w:t>
      </w:r>
    </w:p>
    <w:p w:rsidR="00000000" w:rsidDel="00000000" w:rsidP="00000000" w:rsidRDefault="00000000" w:rsidRPr="00000000" w14:paraId="00000C06">
      <w:pPr>
        <w:numPr>
          <w:ilvl w:val="0"/>
          <w:numId w:val="5"/>
        </w:numPr>
        <w:ind w:left="2520" w:hanging="360"/>
        <w:rPr/>
      </w:pPr>
      <w:sdt>
        <w:sdtPr>
          <w:id w:val="910478624"/>
          <w:tag w:val="goog_rdk_88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C07">
      <w:pPr>
        <w:ind w:left="1440" w:firstLine="0"/>
        <w:rPr/>
      </w:pPr>
      <w:r w:rsidDel="00000000" w:rsidR="00000000" w:rsidRPr="00000000">
        <w:rPr>
          <w:rtl w:val="0"/>
        </w:rPr>
        <w:t xml:space="preserve">English speech quirks:</w:t>
      </w:r>
    </w:p>
    <w:p w:rsidR="00000000" w:rsidDel="00000000" w:rsidP="00000000" w:rsidRDefault="00000000" w:rsidRPr="00000000" w14:paraId="00000C0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C09">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C0A">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C0B">
      <w:pPr>
        <w:ind w:left="1440" w:firstLine="0"/>
        <w:rPr/>
      </w:pPr>
      <w:r w:rsidDel="00000000" w:rsidR="00000000" w:rsidRPr="00000000">
        <w:rPr>
          <w:rtl w:val="0"/>
        </w:rPr>
        <w:t xml:space="preserve">Notes:</w:t>
      </w:r>
    </w:p>
    <w:p w:rsidR="00000000" w:rsidDel="00000000" w:rsidP="00000000" w:rsidRDefault="00000000" w:rsidRPr="00000000" w14:paraId="00000C0C">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C0D">
      <w:pPr>
        <w:rPr>
          <w:b w:val="1"/>
        </w:rPr>
      </w:pPr>
      <w:r w:rsidDel="00000000" w:rsidR="00000000" w:rsidRPr="00000000">
        <w:rPr>
          <w:rtl w:val="0"/>
        </w:rPr>
      </w:r>
    </w:p>
    <w:p w:rsidR="00000000" w:rsidDel="00000000" w:rsidP="00000000" w:rsidRDefault="00000000" w:rsidRPr="00000000" w14:paraId="00000C0E">
      <w:pPr>
        <w:pStyle w:val="Heading4"/>
        <w:ind w:left="720" w:firstLine="0"/>
        <w:rPr/>
      </w:pPr>
      <w:bookmarkStart w:colFirst="0" w:colLast="0" w:name="_heading=h.xtw9j82wmlhh" w:id="148"/>
      <w:bookmarkEnd w:id="148"/>
      <w:r w:rsidDel="00000000" w:rsidR="00000000" w:rsidRPr="00000000">
        <w:rPr>
          <w:rtl w:val="0"/>
        </w:rPr>
        <w:t xml:space="preserve">Rowan Segmunt</w:t>
      </w:r>
    </w:p>
    <w:p w:rsidR="00000000" w:rsidDel="00000000" w:rsidP="00000000" w:rsidRDefault="00000000" w:rsidRPr="00000000" w14:paraId="00000C0F">
      <w:pPr>
        <w:rPr/>
      </w:pPr>
      <w:sdt>
        <w:sdtPr>
          <w:id w:val="-2013323594"/>
          <w:tag w:val="goog_rdk_888"/>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C10">
      <w:pPr>
        <w:rPr/>
      </w:pPr>
      <w:r w:rsidDel="00000000" w:rsidR="00000000" w:rsidRPr="00000000">
        <w:rPr>
          <w:rtl w:val="0"/>
        </w:rPr>
        <w:tab/>
        <w:tab/>
        <w:t xml:space="preserve">Japanese speech quirks:</w:t>
      </w:r>
    </w:p>
    <w:p w:rsidR="00000000" w:rsidDel="00000000" w:rsidP="00000000" w:rsidRDefault="00000000" w:rsidRPr="00000000" w14:paraId="00000C11">
      <w:pPr>
        <w:numPr>
          <w:ilvl w:val="0"/>
          <w:numId w:val="5"/>
        </w:numPr>
        <w:ind w:left="2520" w:hanging="360"/>
        <w:rPr/>
      </w:pPr>
      <w:sdt>
        <w:sdtPr>
          <w:id w:val="-862674962"/>
          <w:tag w:val="goog_rdk_889"/>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C12">
      <w:pPr>
        <w:ind w:left="1440" w:firstLine="0"/>
        <w:rPr/>
      </w:pPr>
      <w:r w:rsidDel="00000000" w:rsidR="00000000" w:rsidRPr="00000000">
        <w:rPr>
          <w:rtl w:val="0"/>
        </w:rPr>
        <w:t xml:space="preserve">English speech quirks:</w:t>
      </w:r>
    </w:p>
    <w:p w:rsidR="00000000" w:rsidDel="00000000" w:rsidP="00000000" w:rsidRDefault="00000000" w:rsidRPr="00000000" w14:paraId="00000C13">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C14">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C15">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C16">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C17">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C18">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C19">
      <w:pPr>
        <w:ind w:left="1440" w:firstLine="0"/>
        <w:rPr/>
      </w:pPr>
      <w:r w:rsidDel="00000000" w:rsidR="00000000" w:rsidRPr="00000000">
        <w:rPr>
          <w:rtl w:val="0"/>
        </w:rPr>
        <w:t xml:space="preserve">Notes:</w:t>
      </w:r>
    </w:p>
    <w:p w:rsidR="00000000" w:rsidDel="00000000" w:rsidP="00000000" w:rsidRDefault="00000000" w:rsidRPr="00000000" w14:paraId="00000C1A">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C1B">
      <w:pPr>
        <w:rPr>
          <w:b w:val="1"/>
        </w:rPr>
      </w:pPr>
      <w:r w:rsidDel="00000000" w:rsidR="00000000" w:rsidRPr="00000000">
        <w:rPr>
          <w:rtl w:val="0"/>
        </w:rPr>
      </w:r>
    </w:p>
    <w:p w:rsidR="00000000" w:rsidDel="00000000" w:rsidP="00000000" w:rsidRDefault="00000000" w:rsidRPr="00000000" w14:paraId="00000C1C">
      <w:pPr>
        <w:pStyle w:val="Heading4"/>
        <w:ind w:firstLine="720"/>
        <w:rPr/>
      </w:pPr>
      <w:bookmarkStart w:colFirst="0" w:colLast="0" w:name="_heading=h.kc56r6l41n2y" w:id="149"/>
      <w:bookmarkEnd w:id="149"/>
      <w:r w:rsidDel="00000000" w:rsidR="00000000" w:rsidRPr="00000000">
        <w:rPr>
          <w:rtl w:val="0"/>
        </w:rPr>
        <w:t xml:space="preserve">Viva</w:t>
      </w:r>
    </w:p>
    <w:p w:rsidR="00000000" w:rsidDel="00000000" w:rsidP="00000000" w:rsidRDefault="00000000" w:rsidRPr="00000000" w14:paraId="00000C1D">
      <w:pPr>
        <w:rPr/>
      </w:pPr>
      <w:sdt>
        <w:sdtPr>
          <w:id w:val="-750163074"/>
          <w:tag w:val="goog_rdk_890"/>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C1E">
      <w:pPr>
        <w:ind w:left="720" w:firstLine="720"/>
        <w:rPr/>
      </w:pPr>
      <w:r w:rsidDel="00000000" w:rsidR="00000000" w:rsidRPr="00000000">
        <w:rPr>
          <w:rtl w:val="0"/>
        </w:rPr>
        <w:t xml:space="preserve">Notes:</w:t>
      </w:r>
    </w:p>
    <w:p w:rsidR="00000000" w:rsidDel="00000000" w:rsidP="00000000" w:rsidRDefault="00000000" w:rsidRPr="00000000" w14:paraId="00000C1F">
      <w:pPr>
        <w:numPr>
          <w:ilvl w:val="0"/>
          <w:numId w:val="5"/>
        </w:numPr>
        <w:ind w:left="2520" w:hanging="360"/>
        <w:rPr/>
      </w:pPr>
      <w:sdt>
        <w:sdtPr>
          <w:id w:val="786548568"/>
          <w:tag w:val="goog_rdk_891"/>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C20">
      <w:pPr>
        <w:rPr>
          <w:b w:val="1"/>
        </w:rPr>
      </w:pPr>
      <w:r w:rsidDel="00000000" w:rsidR="00000000" w:rsidRPr="00000000">
        <w:rPr>
          <w:rtl w:val="0"/>
        </w:rPr>
      </w:r>
    </w:p>
    <w:p w:rsidR="00000000" w:rsidDel="00000000" w:rsidP="00000000" w:rsidRDefault="00000000" w:rsidRPr="00000000" w14:paraId="00000C21">
      <w:pPr>
        <w:rPr>
          <w:b w:val="1"/>
        </w:rPr>
      </w:pPr>
      <w:r w:rsidDel="00000000" w:rsidR="00000000" w:rsidRPr="00000000">
        <w:rPr>
          <w:rtl w:val="0"/>
        </w:rPr>
      </w:r>
    </w:p>
    <w:p w:rsidR="00000000" w:rsidDel="00000000" w:rsidP="00000000" w:rsidRDefault="00000000" w:rsidRPr="00000000" w14:paraId="00000C22">
      <w:pPr>
        <w:pStyle w:val="Heading2"/>
        <w:rPr/>
      </w:pPr>
      <w:bookmarkStart w:colFirst="0" w:colLast="0" w:name="_heading=h.681pr1yhwb7c" w:id="150"/>
      <w:bookmarkEnd w:id="150"/>
      <w:r w:rsidDel="00000000" w:rsidR="00000000" w:rsidRPr="00000000">
        <w:rPr>
          <w:rtl w:val="0"/>
        </w:rPr>
        <w:t xml:space="preserve">Kararagi</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pStyle w:val="Heading4"/>
        <w:ind w:left="720" w:firstLine="0"/>
        <w:rPr/>
      </w:pPr>
      <w:bookmarkStart w:colFirst="0" w:colLast="0" w:name="_heading=h.2xg4c9hiryoi" w:id="151"/>
      <w:bookmarkEnd w:id="151"/>
      <w:r w:rsidDel="00000000" w:rsidR="00000000" w:rsidRPr="00000000">
        <w:rPr>
          <w:rtl w:val="0"/>
        </w:rPr>
        <w:t xml:space="preserve">Halibel</w:t>
      </w:r>
    </w:p>
    <w:p w:rsidR="00000000" w:rsidDel="00000000" w:rsidP="00000000" w:rsidRDefault="00000000" w:rsidRPr="00000000" w14:paraId="00000C25">
      <w:pPr>
        <w:rPr/>
      </w:pPr>
      <w:sdt>
        <w:sdtPr>
          <w:id w:val="1265027459"/>
          <w:tag w:val="goog_rdk_892"/>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C26">
      <w:pPr>
        <w:rPr/>
      </w:pPr>
      <w:r w:rsidDel="00000000" w:rsidR="00000000" w:rsidRPr="00000000">
        <w:rPr>
          <w:rtl w:val="0"/>
        </w:rPr>
        <w:tab/>
        <w:tab/>
        <w:t xml:space="preserve">Japanese speech quirks:</w:t>
      </w:r>
    </w:p>
    <w:p w:rsidR="00000000" w:rsidDel="00000000" w:rsidP="00000000" w:rsidRDefault="00000000" w:rsidRPr="00000000" w14:paraId="00000C27">
      <w:pPr>
        <w:numPr>
          <w:ilvl w:val="0"/>
          <w:numId w:val="5"/>
        </w:numPr>
        <w:ind w:left="2520" w:hanging="360"/>
        <w:rPr/>
      </w:pPr>
      <w:sdt>
        <w:sdtPr>
          <w:id w:val="1856610197"/>
          <w:tag w:val="goog_rdk_89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28">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C29">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C2A">
      <w:pPr>
        <w:ind w:left="1440" w:firstLine="0"/>
        <w:rPr/>
      </w:pPr>
      <w:r w:rsidDel="00000000" w:rsidR="00000000" w:rsidRPr="00000000">
        <w:rPr>
          <w:rtl w:val="0"/>
        </w:rPr>
        <w:t xml:space="preserve">English speech quirks:</w:t>
      </w:r>
    </w:p>
    <w:p w:rsidR="00000000" w:rsidDel="00000000" w:rsidP="00000000" w:rsidRDefault="00000000" w:rsidRPr="00000000" w14:paraId="00000C2B">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C2C">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C2D">
      <w:pPr>
        <w:widowControl w:val="0"/>
        <w:numPr>
          <w:ilvl w:val="0"/>
          <w:numId w:val="5"/>
        </w:numPr>
        <w:spacing w:line="240" w:lineRule="auto"/>
        <w:ind w:left="2520" w:hanging="360"/>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C2E">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C2F">
      <w:pPr>
        <w:ind w:left="1440" w:firstLine="0"/>
        <w:rPr/>
      </w:pPr>
      <w:r w:rsidDel="00000000" w:rsidR="00000000" w:rsidRPr="00000000">
        <w:rPr>
          <w:rtl w:val="0"/>
        </w:rPr>
        <w:t xml:space="preserve">Notes:</w:t>
      </w:r>
    </w:p>
    <w:p w:rsidR="00000000" w:rsidDel="00000000" w:rsidP="00000000" w:rsidRDefault="00000000" w:rsidRPr="00000000" w14:paraId="00000C30">
      <w:pPr>
        <w:numPr>
          <w:ilvl w:val="0"/>
          <w:numId w:val="5"/>
        </w:numPr>
        <w:ind w:left="2520" w:hanging="360"/>
        <w:rPr/>
      </w:pPr>
      <w:sdt>
        <w:sdtPr>
          <w:id w:val="2000234419"/>
          <w:tag w:val="goog_rdk_894"/>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pStyle w:val="Heading2"/>
        <w:rPr/>
      </w:pPr>
      <w:bookmarkStart w:colFirst="0" w:colLast="0" w:name="_heading=h.2nypa3xjynex" w:id="152"/>
      <w:bookmarkEnd w:id="152"/>
      <w:r w:rsidDel="00000000" w:rsidR="00000000" w:rsidRPr="00000000">
        <w:rPr>
          <w:rtl w:val="0"/>
        </w:rPr>
        <w:t xml:space="preserve">Witch Shit IDK</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pStyle w:val="Heading3"/>
        <w:rPr/>
      </w:pPr>
      <w:bookmarkStart w:colFirst="0" w:colLast="0" w:name="_heading=h.plu33e28kqrd" w:id="153"/>
      <w:bookmarkEnd w:id="153"/>
      <w:r w:rsidDel="00000000" w:rsidR="00000000" w:rsidRPr="00000000">
        <w:rPr>
          <w:rtl w:val="0"/>
        </w:rPr>
        <w:t xml:space="preserve">Sin Archbishops</w:t>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pStyle w:val="Heading4"/>
        <w:rPr/>
      </w:pPr>
      <w:bookmarkStart w:colFirst="0" w:colLast="0" w:name="_heading=h.75bvguf9th5" w:id="154"/>
      <w:bookmarkEnd w:id="154"/>
      <w:r w:rsidDel="00000000" w:rsidR="00000000" w:rsidRPr="00000000">
        <w:rPr>
          <w:rtl w:val="0"/>
        </w:rPr>
        <w:t xml:space="preserve">Capella Emerada Lugunica (WIP)</w:t>
      </w:r>
    </w:p>
    <w:p w:rsidR="00000000" w:rsidDel="00000000" w:rsidP="00000000" w:rsidRDefault="00000000" w:rsidRPr="00000000" w14:paraId="00000C37">
      <w:pPr>
        <w:rPr/>
      </w:pPr>
      <w:r w:rsidDel="00000000" w:rsidR="00000000" w:rsidRPr="00000000">
        <w:rPr>
          <w:rtl w:val="0"/>
        </w:rPr>
        <w:tab/>
        <w:tab/>
        <w:t xml:space="preserve">Name in Japanese:</w:t>
      </w:r>
    </w:p>
    <w:p w:rsidR="00000000" w:rsidDel="00000000" w:rsidP="00000000" w:rsidRDefault="00000000" w:rsidRPr="00000000" w14:paraId="00000C38">
      <w:pPr>
        <w:rPr/>
      </w:pPr>
      <w:r w:rsidDel="00000000" w:rsidR="00000000" w:rsidRPr="00000000">
        <w:rPr>
          <w:rtl w:val="0"/>
        </w:rPr>
        <w:tab/>
        <w:tab/>
        <w:t xml:space="preserve">Japanese speech quirks:</w:t>
      </w:r>
    </w:p>
    <w:p w:rsidR="00000000" w:rsidDel="00000000" w:rsidP="00000000" w:rsidRDefault="00000000" w:rsidRPr="00000000" w14:paraId="00000C39">
      <w:pPr>
        <w:numPr>
          <w:ilvl w:val="0"/>
          <w:numId w:val="5"/>
        </w:numPr>
        <w:ind w:left="2520" w:hanging="360"/>
      </w:pPr>
      <w:sdt>
        <w:sdtPr>
          <w:id w:val="-2043090259"/>
          <w:tag w:val="goog_rdk_895"/>
        </w:sdtPr>
        <w:sdtContent>
          <w:r w:rsidDel="00000000" w:rsidR="00000000" w:rsidRPr="00000000">
            <w:rPr>
              <w:rFonts w:ascii="Arial Unicode MS" w:cs="Arial Unicode MS" w:eastAsia="Arial Unicode MS" w:hAnsi="Arial Unicode MS"/>
              <w:rtl w:val="0"/>
            </w:rPr>
            <w:t xml:space="preserve">First person pronoun – “アタクシ”</w:t>
          </w:r>
        </w:sdtContent>
      </w:sdt>
    </w:p>
    <w:p w:rsidR="00000000" w:rsidDel="00000000" w:rsidP="00000000" w:rsidRDefault="00000000" w:rsidRPr="00000000" w14:paraId="00000C3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B">
      <w:pPr>
        <w:ind w:left="1440" w:firstLine="0"/>
        <w:rPr/>
      </w:pPr>
      <w:r w:rsidDel="00000000" w:rsidR="00000000" w:rsidRPr="00000000">
        <w:rPr>
          <w:rtl w:val="0"/>
        </w:rPr>
        <w:t xml:space="preserve">English speech quirks:</w:t>
      </w:r>
    </w:p>
    <w:p w:rsidR="00000000" w:rsidDel="00000000" w:rsidP="00000000" w:rsidRDefault="00000000" w:rsidRPr="00000000" w14:paraId="00000C3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E">
      <w:pPr>
        <w:ind w:left="1440" w:firstLine="0"/>
        <w:rPr/>
      </w:pPr>
      <w:r w:rsidDel="00000000" w:rsidR="00000000" w:rsidRPr="00000000">
        <w:rPr>
          <w:rtl w:val="0"/>
        </w:rPr>
        <w:t xml:space="preserve">Notes:</w:t>
      </w:r>
    </w:p>
    <w:p w:rsidR="00000000" w:rsidDel="00000000" w:rsidP="00000000" w:rsidRDefault="00000000" w:rsidRPr="00000000" w14:paraId="00000C3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pStyle w:val="Heading4"/>
        <w:rPr/>
      </w:pPr>
      <w:bookmarkStart w:colFirst="0" w:colLast="0" w:name="_heading=h.23ubvvffdj52" w:id="155"/>
      <w:bookmarkEnd w:id="155"/>
      <w:r w:rsidDel="00000000" w:rsidR="00000000" w:rsidRPr="00000000">
        <w:rPr>
          <w:rtl w:val="0"/>
        </w:rPr>
        <w:t xml:space="preserve">Ley Batenkaitos (WIP)</w:t>
      </w:r>
    </w:p>
    <w:p w:rsidR="00000000" w:rsidDel="00000000" w:rsidP="00000000" w:rsidRDefault="00000000" w:rsidRPr="00000000" w14:paraId="00000C42">
      <w:pPr>
        <w:rPr/>
      </w:pPr>
      <w:r w:rsidDel="00000000" w:rsidR="00000000" w:rsidRPr="00000000">
        <w:rPr>
          <w:rtl w:val="0"/>
        </w:rPr>
        <w:tab/>
        <w:tab/>
        <w:t xml:space="preserve">Name in Japanese:</w:t>
      </w:r>
    </w:p>
    <w:p w:rsidR="00000000" w:rsidDel="00000000" w:rsidP="00000000" w:rsidRDefault="00000000" w:rsidRPr="00000000" w14:paraId="00000C43">
      <w:pPr>
        <w:rPr/>
      </w:pPr>
      <w:r w:rsidDel="00000000" w:rsidR="00000000" w:rsidRPr="00000000">
        <w:rPr>
          <w:rtl w:val="0"/>
        </w:rPr>
        <w:tab/>
        <w:tab/>
        <w:t xml:space="preserve">Japanese speech quirks:</w:t>
      </w:r>
    </w:p>
    <w:p w:rsidR="00000000" w:rsidDel="00000000" w:rsidP="00000000" w:rsidRDefault="00000000" w:rsidRPr="00000000" w14:paraId="00000C44">
      <w:pPr>
        <w:numPr>
          <w:ilvl w:val="0"/>
          <w:numId w:val="5"/>
        </w:numPr>
        <w:ind w:left="2520" w:hanging="360"/>
      </w:pPr>
      <w:sdt>
        <w:sdtPr>
          <w:id w:val="795765355"/>
          <w:tag w:val="goog_rdk_896"/>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4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6">
      <w:pPr>
        <w:ind w:left="1440" w:firstLine="0"/>
        <w:rPr/>
      </w:pPr>
      <w:r w:rsidDel="00000000" w:rsidR="00000000" w:rsidRPr="00000000">
        <w:rPr>
          <w:rtl w:val="0"/>
        </w:rPr>
        <w:t xml:space="preserve">English speech quirks:</w:t>
      </w:r>
    </w:p>
    <w:p w:rsidR="00000000" w:rsidDel="00000000" w:rsidP="00000000" w:rsidRDefault="00000000" w:rsidRPr="00000000" w14:paraId="00000C4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9">
      <w:pPr>
        <w:ind w:left="1440" w:firstLine="0"/>
        <w:rPr/>
      </w:pPr>
      <w:r w:rsidDel="00000000" w:rsidR="00000000" w:rsidRPr="00000000">
        <w:rPr>
          <w:rtl w:val="0"/>
        </w:rPr>
        <w:t xml:space="preserve">Notes:</w:t>
      </w:r>
    </w:p>
    <w:p w:rsidR="00000000" w:rsidDel="00000000" w:rsidP="00000000" w:rsidRDefault="00000000" w:rsidRPr="00000000" w14:paraId="00000C4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pStyle w:val="Heading4"/>
        <w:rPr/>
      </w:pPr>
      <w:bookmarkStart w:colFirst="0" w:colLast="0" w:name="_heading=h.92vgioeh8wgc" w:id="156"/>
      <w:bookmarkEnd w:id="156"/>
      <w:r w:rsidDel="00000000" w:rsidR="00000000" w:rsidRPr="00000000">
        <w:rPr>
          <w:rtl w:val="0"/>
        </w:rPr>
        <w:t xml:space="preserve">Louis Arneb (Pre-Arc 7) (WIP)</w:t>
      </w:r>
    </w:p>
    <w:p w:rsidR="00000000" w:rsidDel="00000000" w:rsidP="00000000" w:rsidRDefault="00000000" w:rsidRPr="00000000" w14:paraId="00000C4D">
      <w:pPr>
        <w:rPr/>
      </w:pPr>
      <w:r w:rsidDel="00000000" w:rsidR="00000000" w:rsidRPr="00000000">
        <w:rPr>
          <w:rtl w:val="0"/>
        </w:rPr>
        <w:tab/>
        <w:tab/>
        <w:t xml:space="preserve">Name in Japanese:</w:t>
      </w:r>
    </w:p>
    <w:p w:rsidR="00000000" w:rsidDel="00000000" w:rsidP="00000000" w:rsidRDefault="00000000" w:rsidRPr="00000000" w14:paraId="00000C4E">
      <w:pPr>
        <w:rPr/>
      </w:pPr>
      <w:r w:rsidDel="00000000" w:rsidR="00000000" w:rsidRPr="00000000">
        <w:rPr>
          <w:rtl w:val="0"/>
        </w:rPr>
        <w:tab/>
        <w:tab/>
        <w:t xml:space="preserve">Japanese speech quirks:</w:t>
      </w:r>
    </w:p>
    <w:p w:rsidR="00000000" w:rsidDel="00000000" w:rsidP="00000000" w:rsidRDefault="00000000" w:rsidRPr="00000000" w14:paraId="00000C4F">
      <w:pPr>
        <w:numPr>
          <w:ilvl w:val="0"/>
          <w:numId w:val="5"/>
        </w:numPr>
        <w:ind w:left="2520" w:hanging="360"/>
      </w:pPr>
      <w:sdt>
        <w:sdtPr>
          <w:id w:val="-1180940992"/>
          <w:tag w:val="goog_rdk_897"/>
        </w:sdtPr>
        <w:sdtContent>
          <w:r w:rsidDel="00000000" w:rsidR="00000000" w:rsidRPr="00000000">
            <w:rPr>
              <w:rFonts w:ascii="Arial Unicode MS" w:cs="Arial Unicode MS" w:eastAsia="Arial Unicode MS" w:hAnsi="Arial Unicode MS"/>
              <w:rtl w:val="0"/>
            </w:rPr>
            <w:t xml:space="preserve">First person pronouns – “私たち” and “あたしたち”</w:t>
          </w:r>
        </w:sdtContent>
      </w:sdt>
    </w:p>
    <w:p w:rsidR="00000000" w:rsidDel="00000000" w:rsidP="00000000" w:rsidRDefault="00000000" w:rsidRPr="00000000" w14:paraId="00000C5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1">
      <w:pPr>
        <w:ind w:left="1440" w:firstLine="0"/>
        <w:rPr/>
      </w:pPr>
      <w:r w:rsidDel="00000000" w:rsidR="00000000" w:rsidRPr="00000000">
        <w:rPr>
          <w:rtl w:val="0"/>
        </w:rPr>
        <w:t xml:space="preserve">English speech quirks:</w:t>
      </w:r>
    </w:p>
    <w:p w:rsidR="00000000" w:rsidDel="00000000" w:rsidP="00000000" w:rsidRDefault="00000000" w:rsidRPr="00000000" w14:paraId="00000C5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4">
      <w:pPr>
        <w:ind w:left="1440" w:firstLine="0"/>
        <w:rPr/>
      </w:pPr>
      <w:r w:rsidDel="00000000" w:rsidR="00000000" w:rsidRPr="00000000">
        <w:rPr>
          <w:rtl w:val="0"/>
        </w:rPr>
        <w:t xml:space="preserve">Notes:</w:t>
      </w:r>
    </w:p>
    <w:p w:rsidR="00000000" w:rsidDel="00000000" w:rsidP="00000000" w:rsidRDefault="00000000" w:rsidRPr="00000000" w14:paraId="00000C5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pStyle w:val="Heading4"/>
        <w:rPr/>
      </w:pPr>
      <w:bookmarkStart w:colFirst="0" w:colLast="0" w:name="_heading=h.nic22calt3au" w:id="157"/>
      <w:bookmarkEnd w:id="157"/>
      <w:r w:rsidDel="00000000" w:rsidR="00000000" w:rsidRPr="00000000">
        <w:rPr>
          <w:rtl w:val="0"/>
        </w:rPr>
        <w:t xml:space="preserve">Petelgeuse Romanée-Conti (WIP)</w:t>
      </w:r>
    </w:p>
    <w:p w:rsidR="00000000" w:rsidDel="00000000" w:rsidP="00000000" w:rsidRDefault="00000000" w:rsidRPr="00000000" w14:paraId="00000C58">
      <w:pPr>
        <w:rPr/>
      </w:pPr>
      <w:sdt>
        <w:sdtPr>
          <w:id w:val="-1188763008"/>
          <w:tag w:val="goog_rdk_898"/>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C59">
      <w:pPr>
        <w:rPr/>
      </w:pPr>
      <w:r w:rsidDel="00000000" w:rsidR="00000000" w:rsidRPr="00000000">
        <w:rPr>
          <w:rtl w:val="0"/>
        </w:rPr>
        <w:tab/>
        <w:tab/>
        <w:t xml:space="preserve">Japanese speech quirks:</w:t>
      </w:r>
    </w:p>
    <w:p w:rsidR="00000000" w:rsidDel="00000000" w:rsidP="00000000" w:rsidRDefault="00000000" w:rsidRPr="00000000" w14:paraId="00000C5A">
      <w:pPr>
        <w:numPr>
          <w:ilvl w:val="0"/>
          <w:numId w:val="5"/>
        </w:numPr>
        <w:ind w:left="2520" w:hanging="360"/>
      </w:pPr>
      <w:sdt>
        <w:sdtPr>
          <w:id w:val="-797466347"/>
          <w:tag w:val="goog_rdk_899"/>
        </w:sdtPr>
        <w:sdtContent>
          <w:r w:rsidDel="00000000" w:rsidR="00000000" w:rsidRPr="00000000">
            <w:rPr>
              <w:rFonts w:ascii="Arial Unicode MS" w:cs="Arial Unicode MS" w:eastAsia="Arial Unicode MS" w:hAnsi="Arial Unicode MS"/>
              <w:rtl w:val="0"/>
            </w:rPr>
            <w:t xml:space="preserve">First person pronoun – “ワタシ”, formerly “私” as Juice</w:t>
          </w:r>
        </w:sdtContent>
      </w:sdt>
    </w:p>
    <w:p w:rsidR="00000000" w:rsidDel="00000000" w:rsidP="00000000" w:rsidRDefault="00000000" w:rsidRPr="00000000" w14:paraId="00000C5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C">
      <w:pPr>
        <w:ind w:left="1440" w:firstLine="0"/>
        <w:rPr/>
      </w:pPr>
      <w:r w:rsidDel="00000000" w:rsidR="00000000" w:rsidRPr="00000000">
        <w:rPr>
          <w:rtl w:val="0"/>
        </w:rPr>
        <w:t xml:space="preserve">English speech quirks:</w:t>
      </w:r>
    </w:p>
    <w:p w:rsidR="00000000" w:rsidDel="00000000" w:rsidP="00000000" w:rsidRDefault="00000000" w:rsidRPr="00000000" w14:paraId="00000C5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F">
      <w:pPr>
        <w:ind w:left="1440" w:firstLine="0"/>
        <w:rPr/>
      </w:pPr>
      <w:r w:rsidDel="00000000" w:rsidR="00000000" w:rsidRPr="00000000">
        <w:rPr>
          <w:rtl w:val="0"/>
        </w:rPr>
        <w:t xml:space="preserve">Notes:</w:t>
      </w:r>
    </w:p>
    <w:p w:rsidR="00000000" w:rsidDel="00000000" w:rsidP="00000000" w:rsidRDefault="00000000" w:rsidRPr="00000000" w14:paraId="00000C60">
      <w:pPr>
        <w:numPr>
          <w:ilvl w:val="0"/>
          <w:numId w:val="5"/>
        </w:numPr>
        <w:ind w:left="2520" w:hanging="360"/>
      </w:pPr>
      <w:sdt>
        <w:sdtPr>
          <w:id w:val="-1785042706"/>
          <w:tag w:val="goog_rdk_900"/>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pStyle w:val="Heading4"/>
        <w:rPr/>
      </w:pPr>
      <w:bookmarkStart w:colFirst="0" w:colLast="0" w:name="_heading=h.8s7vky9cnncg" w:id="158"/>
      <w:bookmarkEnd w:id="158"/>
      <w:r w:rsidDel="00000000" w:rsidR="00000000" w:rsidRPr="00000000">
        <w:rPr>
          <w:rtl w:val="0"/>
        </w:rPr>
        <w:t xml:space="preserve">Regulus Corneas (WIP)</w:t>
      </w:r>
    </w:p>
    <w:p w:rsidR="00000000" w:rsidDel="00000000" w:rsidP="00000000" w:rsidRDefault="00000000" w:rsidRPr="00000000" w14:paraId="00000C63">
      <w:pPr>
        <w:rPr/>
      </w:pPr>
      <w:r w:rsidDel="00000000" w:rsidR="00000000" w:rsidRPr="00000000">
        <w:rPr>
          <w:rtl w:val="0"/>
        </w:rPr>
        <w:tab/>
        <w:tab/>
        <w:t xml:space="preserve">Name in Japanese:</w:t>
      </w:r>
    </w:p>
    <w:p w:rsidR="00000000" w:rsidDel="00000000" w:rsidP="00000000" w:rsidRDefault="00000000" w:rsidRPr="00000000" w14:paraId="00000C64">
      <w:pPr>
        <w:rPr/>
      </w:pPr>
      <w:r w:rsidDel="00000000" w:rsidR="00000000" w:rsidRPr="00000000">
        <w:rPr>
          <w:rtl w:val="0"/>
        </w:rPr>
        <w:tab/>
        <w:tab/>
        <w:t xml:space="preserve">Japanese speech quirks:</w:t>
      </w:r>
    </w:p>
    <w:p w:rsidR="00000000" w:rsidDel="00000000" w:rsidP="00000000" w:rsidRDefault="00000000" w:rsidRPr="00000000" w14:paraId="00000C65">
      <w:pPr>
        <w:numPr>
          <w:ilvl w:val="0"/>
          <w:numId w:val="5"/>
        </w:numPr>
        <w:ind w:left="2520" w:hanging="360"/>
      </w:pPr>
      <w:sdt>
        <w:sdtPr>
          <w:id w:val="1910897700"/>
          <w:tag w:val="goog_rdk_90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6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7">
      <w:pPr>
        <w:ind w:left="1440" w:firstLine="0"/>
        <w:rPr/>
      </w:pPr>
      <w:r w:rsidDel="00000000" w:rsidR="00000000" w:rsidRPr="00000000">
        <w:rPr>
          <w:rtl w:val="0"/>
        </w:rPr>
        <w:t xml:space="preserve">English speech quirks:</w:t>
      </w:r>
    </w:p>
    <w:p w:rsidR="00000000" w:rsidDel="00000000" w:rsidP="00000000" w:rsidRDefault="00000000" w:rsidRPr="00000000" w14:paraId="00000C6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A">
      <w:pPr>
        <w:ind w:left="1440" w:firstLine="0"/>
        <w:rPr/>
      </w:pPr>
      <w:r w:rsidDel="00000000" w:rsidR="00000000" w:rsidRPr="00000000">
        <w:rPr>
          <w:rtl w:val="0"/>
        </w:rPr>
        <w:t xml:space="preserve">Notes:</w:t>
      </w:r>
    </w:p>
    <w:p w:rsidR="00000000" w:rsidDel="00000000" w:rsidP="00000000" w:rsidRDefault="00000000" w:rsidRPr="00000000" w14:paraId="00000C6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C">
      <w:pPr>
        <w:rPr/>
      </w:pPr>
      <w:r w:rsidDel="00000000" w:rsidR="00000000" w:rsidRPr="00000000">
        <w:rPr>
          <w:rtl w:val="0"/>
        </w:rPr>
      </w:r>
    </w:p>
    <w:p w:rsidR="00000000" w:rsidDel="00000000" w:rsidP="00000000" w:rsidRDefault="00000000" w:rsidRPr="00000000" w14:paraId="00000C6D">
      <w:pPr>
        <w:pStyle w:val="Heading4"/>
        <w:rPr/>
      </w:pPr>
      <w:bookmarkStart w:colFirst="0" w:colLast="0" w:name="_heading=h.cjidyqiljrni" w:id="159"/>
      <w:bookmarkEnd w:id="159"/>
      <w:r w:rsidDel="00000000" w:rsidR="00000000" w:rsidRPr="00000000">
        <w:rPr>
          <w:rtl w:val="0"/>
        </w:rPr>
        <w:t xml:space="preserve">Roy Alphard (WIP)</w:t>
      </w:r>
    </w:p>
    <w:p w:rsidR="00000000" w:rsidDel="00000000" w:rsidP="00000000" w:rsidRDefault="00000000" w:rsidRPr="00000000" w14:paraId="00000C6E">
      <w:pPr>
        <w:rPr/>
      </w:pPr>
      <w:r w:rsidDel="00000000" w:rsidR="00000000" w:rsidRPr="00000000">
        <w:rPr>
          <w:rtl w:val="0"/>
        </w:rPr>
        <w:tab/>
        <w:tab/>
        <w:t xml:space="preserve">Name in Japanese:</w:t>
      </w:r>
    </w:p>
    <w:p w:rsidR="00000000" w:rsidDel="00000000" w:rsidP="00000000" w:rsidRDefault="00000000" w:rsidRPr="00000000" w14:paraId="00000C6F">
      <w:pPr>
        <w:rPr/>
      </w:pPr>
      <w:r w:rsidDel="00000000" w:rsidR="00000000" w:rsidRPr="00000000">
        <w:rPr>
          <w:rtl w:val="0"/>
        </w:rPr>
        <w:tab/>
        <w:tab/>
        <w:t xml:space="preserve">Japanese speech quirks:</w:t>
      </w:r>
    </w:p>
    <w:p w:rsidR="00000000" w:rsidDel="00000000" w:rsidP="00000000" w:rsidRDefault="00000000" w:rsidRPr="00000000" w14:paraId="00000C70">
      <w:pPr>
        <w:numPr>
          <w:ilvl w:val="0"/>
          <w:numId w:val="5"/>
        </w:numPr>
        <w:ind w:left="2520" w:hanging="360"/>
      </w:pPr>
      <w:sdt>
        <w:sdtPr>
          <w:id w:val="-779365363"/>
          <w:tag w:val="goog_rdk_902"/>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7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2">
      <w:pPr>
        <w:ind w:left="1440" w:firstLine="0"/>
        <w:rPr/>
      </w:pPr>
      <w:r w:rsidDel="00000000" w:rsidR="00000000" w:rsidRPr="00000000">
        <w:rPr>
          <w:rtl w:val="0"/>
        </w:rPr>
        <w:t xml:space="preserve">English speech quirks:</w:t>
      </w:r>
    </w:p>
    <w:p w:rsidR="00000000" w:rsidDel="00000000" w:rsidP="00000000" w:rsidRDefault="00000000" w:rsidRPr="00000000" w14:paraId="00000C73">
      <w:pPr>
        <w:numPr>
          <w:ilvl w:val="0"/>
          <w:numId w:val="5"/>
        </w:numPr>
        <w:ind w:left="2520" w:hanging="360"/>
      </w:pPr>
      <w:sdt>
        <w:sdtPr>
          <w:id w:val="-1075723107"/>
          <w:tag w:val="goog_rdk_903"/>
        </w:sdtPr>
        <w:sdtContent>
          <w:r w:rsidDel="00000000" w:rsidR="00000000" w:rsidRPr="00000000">
            <w:rPr>
              <w:rFonts w:ascii="Arial Unicode MS" w:cs="Arial Unicode MS" w:eastAsia="Arial Unicode MS" w:hAnsi="Arial Unicode MS"/>
              <w:rtl w:val="0"/>
            </w:rPr>
            <w:t xml:space="preserve">Elongates small interjections with Katakana, as in “へェ” or “あァ”, which should have a tilde at the end, becoming “Heh~” and “Ah~” respectively;</w:t>
          </w:r>
        </w:sdtContent>
      </w:sdt>
    </w:p>
    <w:p w:rsidR="00000000" w:rsidDel="00000000" w:rsidP="00000000" w:rsidRDefault="00000000" w:rsidRPr="00000000" w14:paraId="00000C74">
      <w:pPr>
        <w:numPr>
          <w:ilvl w:val="0"/>
          <w:numId w:val="5"/>
        </w:numPr>
        <w:ind w:left="2520" w:hanging="360"/>
      </w:pPr>
      <w:r w:rsidDel="00000000" w:rsidR="00000000" w:rsidRPr="00000000">
        <w:rPr>
          <w:rtl w:val="0"/>
        </w:rPr>
        <w:t xml:space="preserve">Tends to go on a limb with multiple similar expressions separated by a comma, an example and how to render below:</w:t>
      </w:r>
    </w:p>
    <w:p w:rsidR="00000000" w:rsidDel="00000000" w:rsidP="00000000" w:rsidRDefault="00000000" w:rsidRPr="00000000" w14:paraId="00000C75">
      <w:pPr>
        <w:numPr>
          <w:ilvl w:val="1"/>
          <w:numId w:val="5"/>
        </w:numPr>
        <w:ind w:left="3240" w:hanging="360"/>
      </w:pPr>
      <w:sdt>
        <w:sdtPr>
          <w:id w:val="1920822119"/>
          <w:tag w:val="goog_rdk_904"/>
        </w:sdtPr>
        <w:sdtContent>
          <w:r w:rsidDel="00000000" w:rsidR="00000000" w:rsidRPr="00000000">
            <w:rPr>
              <w:rFonts w:ascii="Arial Unicode MS" w:cs="Arial Unicode MS" w:eastAsia="Arial Unicode MS" w:hAnsi="Arial Unicode MS"/>
              <w:rtl w:val="0"/>
            </w:rPr>
            <w:t xml:space="preserve">&lt;X&gt;ね - “how &lt;X&gt;”</w:t>
          </w:r>
        </w:sdtContent>
      </w:sdt>
    </w:p>
    <w:p w:rsidR="00000000" w:rsidDel="00000000" w:rsidP="00000000" w:rsidRDefault="00000000" w:rsidRPr="00000000" w14:paraId="00000C76">
      <w:pPr>
        <w:numPr>
          <w:ilvl w:val="1"/>
          <w:numId w:val="5"/>
        </w:numPr>
        <w:ind w:left="3240" w:hanging="360"/>
        <w:rPr>
          <w:u w:val="none"/>
        </w:rPr>
      </w:pPr>
      <w:sdt>
        <w:sdtPr>
          <w:id w:val="-1026972949"/>
          <w:tag w:val="goog_rdk_905"/>
        </w:sdtPr>
        <w:sdtContent>
          <w:r w:rsidDel="00000000" w:rsidR="00000000" w:rsidRPr="00000000">
            <w:rPr>
              <w:rFonts w:ascii="Arial Unicode MS" w:cs="Arial Unicode MS" w:eastAsia="Arial Unicode MS" w:hAnsi="Arial Unicode MS"/>
              <w:rtl w:val="0"/>
            </w:rPr>
            <w:t xml:space="preserve">&lt;X&gt;よ - “so &lt;X&gt;”</w:t>
          </w:r>
        </w:sdtContent>
      </w:sdt>
    </w:p>
    <w:p w:rsidR="00000000" w:rsidDel="00000000" w:rsidP="00000000" w:rsidRDefault="00000000" w:rsidRPr="00000000" w14:paraId="00000C77">
      <w:pPr>
        <w:numPr>
          <w:ilvl w:val="1"/>
          <w:numId w:val="5"/>
        </w:numPr>
        <w:ind w:left="3240" w:hanging="360"/>
      </w:pPr>
      <w:sdt>
        <w:sdtPr>
          <w:id w:val="-1819797222"/>
          <w:tag w:val="goog_rdk_906"/>
        </w:sdtPr>
        <w:sdtContent>
          <w:r w:rsidDel="00000000" w:rsidR="00000000" w:rsidRPr="00000000">
            <w:rPr>
              <w:rFonts w:ascii="Arial Unicode MS" w:cs="Arial Unicode MS" w:eastAsia="Arial Unicode MS" w:hAnsi="Arial Unicode MS"/>
              <w:rtl w:val="0"/>
            </w:rPr>
            <w:t xml:space="preserve">&lt;X&gt;さ - “quite &lt;X&gt;”</w:t>
          </w:r>
        </w:sdtContent>
      </w:sdt>
    </w:p>
    <w:p w:rsidR="00000000" w:rsidDel="00000000" w:rsidP="00000000" w:rsidRDefault="00000000" w:rsidRPr="00000000" w14:paraId="00000C78">
      <w:pPr>
        <w:numPr>
          <w:ilvl w:val="1"/>
          <w:numId w:val="5"/>
        </w:numPr>
        <w:ind w:left="3240" w:hanging="360"/>
      </w:pPr>
      <w:sdt>
        <w:sdtPr>
          <w:id w:val="-23291674"/>
          <w:tag w:val="goog_rdk_907"/>
        </w:sdtPr>
        <w:sdtContent>
          <w:r w:rsidDel="00000000" w:rsidR="00000000" w:rsidRPr="00000000">
            <w:rPr>
              <w:rFonts w:ascii="Arial Unicode MS" w:cs="Arial Unicode MS" w:eastAsia="Arial Unicode MS" w:hAnsi="Arial Unicode MS"/>
              <w:rtl w:val="0"/>
            </w:rPr>
            <w:t xml:space="preserve">&lt;X&gt;とも - “very &lt;X&gt;”</w:t>
          </w:r>
        </w:sdtContent>
      </w:sdt>
    </w:p>
    <w:p w:rsidR="00000000" w:rsidDel="00000000" w:rsidP="00000000" w:rsidRDefault="00000000" w:rsidRPr="00000000" w14:paraId="00000C79">
      <w:pPr>
        <w:numPr>
          <w:ilvl w:val="1"/>
          <w:numId w:val="5"/>
        </w:numPr>
        <w:ind w:left="3240" w:hanging="360"/>
        <w:rPr>
          <w:u w:val="none"/>
        </w:rPr>
      </w:pPr>
      <w:sdt>
        <w:sdtPr>
          <w:id w:val="2143425921"/>
          <w:tag w:val="goog_rdk_908"/>
        </w:sdtPr>
        <w:sdtContent>
          <w:r w:rsidDel="00000000" w:rsidR="00000000" w:rsidRPr="00000000">
            <w:rPr>
              <w:rFonts w:ascii="Arial Unicode MS" w:cs="Arial Unicode MS" w:eastAsia="Arial Unicode MS" w:hAnsi="Arial Unicode MS"/>
              <w:rtl w:val="0"/>
            </w:rPr>
            <w:t xml:space="preserve">&lt;X&gt;から - “as it’s &lt;X&gt;”</w:t>
          </w:r>
        </w:sdtContent>
      </w:sdt>
    </w:p>
    <w:p w:rsidR="00000000" w:rsidDel="00000000" w:rsidP="00000000" w:rsidRDefault="00000000" w:rsidRPr="00000000" w14:paraId="00000C7A">
      <w:pPr>
        <w:numPr>
          <w:ilvl w:val="1"/>
          <w:numId w:val="5"/>
        </w:numPr>
        <w:ind w:left="3240" w:hanging="360"/>
        <w:rPr>
          <w:u w:val="none"/>
        </w:rPr>
      </w:pPr>
      <w:sdt>
        <w:sdtPr>
          <w:id w:val="-1782338293"/>
          <w:tag w:val="goog_rdk_909"/>
        </w:sdtPr>
        <w:sdtContent>
          <w:r w:rsidDel="00000000" w:rsidR="00000000" w:rsidRPr="00000000">
            <w:rPr>
              <w:rFonts w:ascii="Arial Unicode MS" w:cs="Arial Unicode MS" w:eastAsia="Arial Unicode MS" w:hAnsi="Arial Unicode MS"/>
              <w:rtl w:val="0"/>
            </w:rPr>
            <w:t xml:space="preserve">&lt;X&gt;じゃない - “isn’t it &lt;X&gt;”</w:t>
          </w:r>
        </w:sdtContent>
      </w:sdt>
    </w:p>
    <w:p w:rsidR="00000000" w:rsidDel="00000000" w:rsidP="00000000" w:rsidRDefault="00000000" w:rsidRPr="00000000" w14:paraId="00000C7B">
      <w:pPr>
        <w:numPr>
          <w:ilvl w:val="1"/>
          <w:numId w:val="5"/>
        </w:numPr>
        <w:ind w:left="3240" w:hanging="360"/>
        <w:rPr>
          <w:u w:val="none"/>
        </w:rPr>
      </w:pPr>
      <w:sdt>
        <w:sdtPr>
          <w:id w:val="-1691998250"/>
          <w:tag w:val="goog_rdk_910"/>
        </w:sdtPr>
        <w:sdtContent>
          <w:r w:rsidDel="00000000" w:rsidR="00000000" w:rsidRPr="00000000">
            <w:rPr>
              <w:rFonts w:ascii="Arial Unicode MS" w:cs="Arial Unicode MS" w:eastAsia="Arial Unicode MS" w:hAnsi="Arial Unicode MS"/>
              <w:rtl w:val="0"/>
            </w:rPr>
            <w:t xml:space="preserve">&lt;X&gt;だろうさ - “as it’s probably &lt;X&gt;”</w:t>
          </w:r>
        </w:sdtContent>
      </w:sdt>
    </w:p>
    <w:p w:rsidR="00000000" w:rsidDel="00000000" w:rsidP="00000000" w:rsidRDefault="00000000" w:rsidRPr="00000000" w14:paraId="00000C7C">
      <w:pPr>
        <w:numPr>
          <w:ilvl w:val="1"/>
          <w:numId w:val="5"/>
        </w:numPr>
        <w:ind w:left="3240" w:hanging="360"/>
      </w:pPr>
      <w:sdt>
        <w:sdtPr>
          <w:id w:val="133076486"/>
          <w:tag w:val="goog_rdk_911"/>
        </w:sdtPr>
        <w:sdtContent>
          <w:r w:rsidDel="00000000" w:rsidR="00000000" w:rsidRPr="00000000">
            <w:rPr>
              <w:rFonts w:ascii="Arial Unicode MS" w:cs="Arial Unicode MS" w:eastAsia="Arial Unicode MS" w:hAnsi="Arial Unicode MS"/>
              <w:rtl w:val="0"/>
            </w:rPr>
            <w:t xml:space="preserve">&lt;X&gt;かも - “perhaps it is &lt;X&gt;”</w:t>
          </w:r>
        </w:sdtContent>
      </w:sdt>
    </w:p>
    <w:p w:rsidR="00000000" w:rsidDel="00000000" w:rsidP="00000000" w:rsidRDefault="00000000" w:rsidRPr="00000000" w14:paraId="00000C7D">
      <w:pPr>
        <w:numPr>
          <w:ilvl w:val="1"/>
          <w:numId w:val="5"/>
        </w:numPr>
        <w:ind w:left="3240" w:hanging="360"/>
      </w:pPr>
      <w:sdt>
        <w:sdtPr>
          <w:id w:val="-985786656"/>
          <w:tag w:val="goog_rdk_912"/>
        </w:sdtPr>
        <w:sdtContent>
          <w:r w:rsidDel="00000000" w:rsidR="00000000" w:rsidRPr="00000000">
            <w:rPr>
              <w:rFonts w:ascii="Arial Unicode MS" w:cs="Arial Unicode MS" w:eastAsia="Arial Unicode MS" w:hAnsi="Arial Unicode MS"/>
              <w:rtl w:val="0"/>
            </w:rPr>
            <w:t xml:space="preserve">&lt;X&gt;だろう - “surely it is &lt;X&gt;”</w:t>
          </w:r>
        </w:sdtContent>
      </w:sdt>
    </w:p>
    <w:p w:rsidR="00000000" w:rsidDel="00000000" w:rsidP="00000000" w:rsidRDefault="00000000" w:rsidRPr="00000000" w14:paraId="00000C7E">
      <w:pPr>
        <w:numPr>
          <w:ilvl w:val="1"/>
          <w:numId w:val="5"/>
        </w:numPr>
        <w:ind w:left="3240" w:hanging="360"/>
      </w:pPr>
      <w:sdt>
        <w:sdtPr>
          <w:id w:val="-101968197"/>
          <w:tag w:val="goog_rdk_913"/>
        </w:sdtPr>
        <w:sdtContent>
          <w:r w:rsidDel="00000000" w:rsidR="00000000" w:rsidRPr="00000000">
            <w:rPr>
              <w:rFonts w:ascii="Arial Unicode MS" w:cs="Arial Unicode MS" w:eastAsia="Arial Unicode MS" w:hAnsi="Arial Unicode MS"/>
              <w:rtl w:val="0"/>
            </w:rPr>
            <w:t xml:space="preserve">&lt;X&gt;だろうから - “because surely it is &lt;X&gt;”</w:t>
          </w:r>
        </w:sdtContent>
      </w:sdt>
    </w:p>
    <w:p w:rsidR="00000000" w:rsidDel="00000000" w:rsidP="00000000" w:rsidRDefault="00000000" w:rsidRPr="00000000" w14:paraId="00000C7F">
      <w:pPr>
        <w:numPr>
          <w:ilvl w:val="1"/>
          <w:numId w:val="5"/>
        </w:numPr>
        <w:ind w:left="3240" w:hanging="360"/>
      </w:pPr>
      <w:sdt>
        <w:sdtPr>
          <w:id w:val="2013929447"/>
          <w:tag w:val="goog_rdk_914"/>
        </w:sdtPr>
        <w:sdtContent>
          <w:r w:rsidDel="00000000" w:rsidR="00000000" w:rsidRPr="00000000">
            <w:rPr>
              <w:rFonts w:ascii="Arial Unicode MS" w:cs="Arial Unicode MS" w:eastAsia="Arial Unicode MS" w:hAnsi="Arial Unicode MS"/>
              <w:rtl w:val="0"/>
            </w:rPr>
            <w:t xml:space="preserve">&lt;X&gt;ともさ - “so quite &lt;X&gt;”</w:t>
          </w:r>
        </w:sdtContent>
      </w:sdt>
    </w:p>
    <w:p w:rsidR="00000000" w:rsidDel="00000000" w:rsidP="00000000" w:rsidRDefault="00000000" w:rsidRPr="00000000" w14:paraId="00000C80">
      <w:pPr>
        <w:numPr>
          <w:ilvl w:val="1"/>
          <w:numId w:val="5"/>
        </w:numPr>
        <w:ind w:left="3240" w:hanging="360"/>
      </w:pPr>
      <w:sdt>
        <w:sdtPr>
          <w:id w:val="-1933704313"/>
          <w:tag w:val="goog_rdk_915"/>
        </w:sdtPr>
        <w:sdtContent>
          <w:r w:rsidDel="00000000" w:rsidR="00000000" w:rsidRPr="00000000">
            <w:rPr>
              <w:rFonts w:ascii="Arial Unicode MS" w:cs="Arial Unicode MS" w:eastAsia="Arial Unicode MS" w:hAnsi="Arial Unicode MS"/>
              <w:rtl w:val="0"/>
            </w:rPr>
            <w:t xml:space="preserve">&lt;X&gt;だろうとも - “certainly it is &lt;X&gt;”</w:t>
          </w:r>
        </w:sdtContent>
      </w:sdt>
    </w:p>
    <w:p w:rsidR="00000000" w:rsidDel="00000000" w:rsidP="00000000" w:rsidRDefault="00000000" w:rsidRPr="00000000" w14:paraId="00000C81">
      <w:pPr>
        <w:numPr>
          <w:ilvl w:val="1"/>
          <w:numId w:val="5"/>
        </w:numPr>
        <w:spacing w:line="276" w:lineRule="auto"/>
        <w:ind w:left="3240" w:hanging="360"/>
      </w:pPr>
      <w:sdt>
        <w:sdtPr>
          <w:id w:val="-1293383740"/>
          <w:tag w:val="goog_rdk_916"/>
        </w:sdtPr>
        <w:sdtContent>
          <w:r w:rsidDel="00000000" w:rsidR="00000000" w:rsidRPr="00000000">
            <w:rPr>
              <w:rFonts w:ascii="Arial Unicode MS" w:cs="Arial Unicode MS" w:eastAsia="Arial Unicode MS" w:hAnsi="Arial Unicode MS"/>
              <w:rtl w:val="0"/>
            </w:rPr>
            <w:t xml:space="preserve">&lt;X&gt;だろうともさ - “certainly it is quite &lt;X&gt;”</w:t>
          </w:r>
        </w:sdtContent>
      </w:sdt>
    </w:p>
    <w:p w:rsidR="00000000" w:rsidDel="00000000" w:rsidP="00000000" w:rsidRDefault="00000000" w:rsidRPr="00000000" w14:paraId="00000C82">
      <w:pPr>
        <w:numPr>
          <w:ilvl w:val="1"/>
          <w:numId w:val="5"/>
        </w:numPr>
        <w:ind w:left="3240" w:hanging="360"/>
      </w:pPr>
      <w:sdt>
        <w:sdtPr>
          <w:id w:val="-642505542"/>
          <w:tag w:val="goog_rdk_917"/>
        </w:sdtPr>
        <w:sdtContent>
          <w:r w:rsidDel="00000000" w:rsidR="00000000" w:rsidRPr="00000000">
            <w:rPr>
              <w:rFonts w:ascii="Arial Unicode MS" w:cs="Arial Unicode MS" w:eastAsia="Arial Unicode MS" w:hAnsi="Arial Unicode MS"/>
              <w:rtl w:val="0"/>
            </w:rPr>
            <w:t xml:space="preserve">&lt;X&gt;だろうからこそ - “because it is certainly &lt;X&gt;” </w:t>
          </w:r>
        </w:sdtContent>
      </w:sdt>
    </w:p>
    <w:p w:rsidR="00000000" w:rsidDel="00000000" w:rsidP="00000000" w:rsidRDefault="00000000" w:rsidRPr="00000000" w14:paraId="00000C83">
      <w:pPr>
        <w:numPr>
          <w:ilvl w:val="1"/>
          <w:numId w:val="5"/>
        </w:numPr>
        <w:ind w:left="3240" w:hanging="360"/>
      </w:pPr>
      <w:sdt>
        <w:sdtPr>
          <w:id w:val="-1847748693"/>
          <w:tag w:val="goog_rdk_918"/>
        </w:sdtPr>
        <w:sdtContent>
          <w:r w:rsidDel="00000000" w:rsidR="00000000" w:rsidRPr="00000000">
            <w:rPr>
              <w:rFonts w:ascii="Arial Unicode MS" w:cs="Arial Unicode MS" w:eastAsia="Arial Unicode MS" w:hAnsi="Arial Unicode MS"/>
              <w:rtl w:val="0"/>
            </w:rPr>
            <w:t xml:space="preserve">&lt;X&gt;って - “at/by how &lt;X&gt;”</w:t>
          </w:r>
        </w:sdtContent>
      </w:sdt>
    </w:p>
    <w:p w:rsidR="00000000" w:rsidDel="00000000" w:rsidP="00000000" w:rsidRDefault="00000000" w:rsidRPr="00000000" w14:paraId="00000C84">
      <w:pPr>
        <w:numPr>
          <w:ilvl w:val="0"/>
          <w:numId w:val="5"/>
        </w:numPr>
        <w:ind w:left="2520" w:hanging="360"/>
      </w:pPr>
      <w:sdt>
        <w:sdtPr>
          <w:id w:val="-564633067"/>
          <w:tag w:val="goog_rdk_919"/>
        </w:sdtPr>
        <w:sdtContent>
          <w:r w:rsidDel="00000000" w:rsidR="00000000" w:rsidRPr="00000000">
            <w:rPr>
              <w:rFonts w:ascii="Arial Unicode MS" w:cs="Arial Unicode MS" w:eastAsia="Arial Unicode MS" w:hAnsi="Arial Unicode MS"/>
              <w:rtl w:val="0"/>
            </w:rPr>
            <w:t xml:space="preserve">“暴飲ッ！　暴食ッ！” - “暴飲” shall be “gluttonous drinking”, “暴食” shall be “gluttony”;</w:t>
          </w:r>
        </w:sdtContent>
      </w:sdt>
    </w:p>
    <w:p w:rsidR="00000000" w:rsidDel="00000000" w:rsidP="00000000" w:rsidRDefault="00000000" w:rsidRPr="00000000" w14:paraId="00000C85">
      <w:pPr>
        <w:numPr>
          <w:ilvl w:val="0"/>
          <w:numId w:val="5"/>
        </w:numPr>
        <w:ind w:left="2520" w:hanging="360"/>
      </w:pPr>
      <w:sdt>
        <w:sdtPr>
          <w:id w:val="-1496475000"/>
          <w:tag w:val="goog_rdk_920"/>
        </w:sdtPr>
        <w:sdtContent>
          <w:r w:rsidDel="00000000" w:rsidR="00000000" w:rsidRPr="00000000">
            <w:rPr>
              <w:rFonts w:ascii="Arial Unicode MS" w:cs="Arial Unicode MS" w:eastAsia="Arial Unicode MS" w:hAnsi="Arial Unicode MS"/>
              <w:rtl w:val="0"/>
            </w:rPr>
            <w:t xml:space="preserve">The “tsus” (ッ) will be rendered with a single hyphen (-);</w:t>
          </w:r>
        </w:sdtContent>
      </w:sdt>
    </w:p>
    <w:p w:rsidR="00000000" w:rsidDel="00000000" w:rsidP="00000000" w:rsidRDefault="00000000" w:rsidRPr="00000000" w14:paraId="00000C86">
      <w:pPr>
        <w:ind w:left="1440" w:firstLine="0"/>
        <w:rPr/>
      </w:pPr>
      <w:r w:rsidDel="00000000" w:rsidR="00000000" w:rsidRPr="00000000">
        <w:rPr>
          <w:rtl w:val="0"/>
        </w:rPr>
        <w:t xml:space="preserve">Notes:</w:t>
      </w:r>
    </w:p>
    <w:p w:rsidR="00000000" w:rsidDel="00000000" w:rsidP="00000000" w:rsidRDefault="00000000" w:rsidRPr="00000000" w14:paraId="00000C8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8">
      <w:pPr>
        <w:rPr/>
      </w:pPr>
      <w:r w:rsidDel="00000000" w:rsidR="00000000" w:rsidRPr="00000000">
        <w:rPr>
          <w:rtl w:val="0"/>
        </w:rPr>
      </w:r>
    </w:p>
    <w:p w:rsidR="00000000" w:rsidDel="00000000" w:rsidP="00000000" w:rsidRDefault="00000000" w:rsidRPr="00000000" w14:paraId="00000C89">
      <w:pPr>
        <w:pStyle w:val="Heading4"/>
        <w:rPr/>
      </w:pPr>
      <w:bookmarkStart w:colFirst="0" w:colLast="0" w:name="_heading=h.taxslo2npp0i" w:id="160"/>
      <w:bookmarkEnd w:id="160"/>
      <w:r w:rsidDel="00000000" w:rsidR="00000000" w:rsidRPr="00000000">
        <w:rPr>
          <w:rtl w:val="0"/>
        </w:rPr>
        <w:t xml:space="preserve">Sirius Romanée-Conti (WIP)</w:t>
      </w:r>
    </w:p>
    <w:p w:rsidR="00000000" w:rsidDel="00000000" w:rsidP="00000000" w:rsidRDefault="00000000" w:rsidRPr="00000000" w14:paraId="00000C8A">
      <w:pPr>
        <w:rPr/>
      </w:pPr>
      <w:r w:rsidDel="00000000" w:rsidR="00000000" w:rsidRPr="00000000">
        <w:rPr>
          <w:rtl w:val="0"/>
        </w:rPr>
        <w:tab/>
        <w:tab/>
        <w:t xml:space="preserve">Name in Japanese:</w:t>
      </w:r>
    </w:p>
    <w:p w:rsidR="00000000" w:rsidDel="00000000" w:rsidP="00000000" w:rsidRDefault="00000000" w:rsidRPr="00000000" w14:paraId="00000C8B">
      <w:pPr>
        <w:rPr/>
      </w:pPr>
      <w:r w:rsidDel="00000000" w:rsidR="00000000" w:rsidRPr="00000000">
        <w:rPr>
          <w:rtl w:val="0"/>
        </w:rPr>
        <w:tab/>
        <w:tab/>
        <w:t xml:space="preserve">Japanese speech quirks:</w:t>
      </w:r>
    </w:p>
    <w:p w:rsidR="00000000" w:rsidDel="00000000" w:rsidP="00000000" w:rsidRDefault="00000000" w:rsidRPr="00000000" w14:paraId="00000C8C">
      <w:pPr>
        <w:numPr>
          <w:ilvl w:val="0"/>
          <w:numId w:val="5"/>
        </w:numPr>
        <w:ind w:left="2520" w:hanging="360"/>
      </w:pPr>
      <w:sdt>
        <w:sdtPr>
          <w:id w:val="-525731405"/>
          <w:tag w:val="goog_rdk_92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C8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E">
      <w:pPr>
        <w:ind w:left="1440" w:firstLine="0"/>
        <w:rPr/>
      </w:pPr>
      <w:r w:rsidDel="00000000" w:rsidR="00000000" w:rsidRPr="00000000">
        <w:rPr>
          <w:rtl w:val="0"/>
        </w:rPr>
        <w:t xml:space="preserve">English speech quirks:</w:t>
      </w:r>
    </w:p>
    <w:p w:rsidR="00000000" w:rsidDel="00000000" w:rsidP="00000000" w:rsidRDefault="00000000" w:rsidRPr="00000000" w14:paraId="00000C8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91">
      <w:pPr>
        <w:ind w:left="1440" w:firstLine="0"/>
        <w:rPr/>
      </w:pPr>
      <w:r w:rsidDel="00000000" w:rsidR="00000000" w:rsidRPr="00000000">
        <w:rPr>
          <w:rtl w:val="0"/>
        </w:rPr>
        <w:t xml:space="preserve">Notes:</w:t>
      </w:r>
    </w:p>
    <w:p w:rsidR="00000000" w:rsidDel="00000000" w:rsidP="00000000" w:rsidRDefault="00000000" w:rsidRPr="00000000" w14:paraId="00000C9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pStyle w:val="Heading3"/>
        <w:rPr/>
      </w:pPr>
      <w:bookmarkStart w:colFirst="0" w:colLast="0" w:name="_heading=h.x75fu51qw27i" w:id="161"/>
      <w:bookmarkEnd w:id="161"/>
      <w:r w:rsidDel="00000000" w:rsidR="00000000" w:rsidRPr="00000000">
        <w:rPr>
          <w:rtl w:val="0"/>
        </w:rPr>
        <w:t xml:space="preserve">Witches of Sin</w:t>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pStyle w:val="Heading4"/>
        <w:rPr/>
      </w:pPr>
      <w:bookmarkStart w:colFirst="0" w:colLast="0" w:name="_heading=h.35q029grp719" w:id="162"/>
      <w:bookmarkEnd w:id="162"/>
      <w:r w:rsidDel="00000000" w:rsidR="00000000" w:rsidRPr="00000000">
        <w:rPr>
          <w:rtl w:val="0"/>
        </w:rPr>
        <w:t xml:space="preserve">Carmilla (WIP)</w:t>
      </w:r>
    </w:p>
    <w:p w:rsidR="00000000" w:rsidDel="00000000" w:rsidP="00000000" w:rsidRDefault="00000000" w:rsidRPr="00000000" w14:paraId="00000C98">
      <w:pPr>
        <w:rPr/>
      </w:pPr>
      <w:r w:rsidDel="00000000" w:rsidR="00000000" w:rsidRPr="00000000">
        <w:rPr>
          <w:rtl w:val="0"/>
        </w:rPr>
        <w:tab/>
        <w:tab/>
        <w:t xml:space="preserve">Name in Japanese:</w:t>
      </w:r>
    </w:p>
    <w:p w:rsidR="00000000" w:rsidDel="00000000" w:rsidP="00000000" w:rsidRDefault="00000000" w:rsidRPr="00000000" w14:paraId="00000C99">
      <w:pPr>
        <w:rPr/>
      </w:pPr>
      <w:r w:rsidDel="00000000" w:rsidR="00000000" w:rsidRPr="00000000">
        <w:rPr>
          <w:rtl w:val="0"/>
        </w:rPr>
        <w:tab/>
        <w:tab/>
        <w:t xml:space="preserve">Japanese speech quirks:</w:t>
      </w:r>
    </w:p>
    <w:p w:rsidR="00000000" w:rsidDel="00000000" w:rsidP="00000000" w:rsidRDefault="00000000" w:rsidRPr="00000000" w14:paraId="00000C9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9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C">
      <w:pPr>
        <w:ind w:left="1440" w:firstLine="0"/>
        <w:rPr/>
      </w:pPr>
      <w:r w:rsidDel="00000000" w:rsidR="00000000" w:rsidRPr="00000000">
        <w:rPr>
          <w:rtl w:val="0"/>
        </w:rPr>
        <w:t xml:space="preserve">English speech quirks:</w:t>
      </w:r>
    </w:p>
    <w:p w:rsidR="00000000" w:rsidDel="00000000" w:rsidP="00000000" w:rsidRDefault="00000000" w:rsidRPr="00000000" w14:paraId="00000C9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9F">
      <w:pPr>
        <w:ind w:left="1440" w:firstLine="0"/>
        <w:rPr/>
      </w:pPr>
      <w:r w:rsidDel="00000000" w:rsidR="00000000" w:rsidRPr="00000000">
        <w:rPr>
          <w:rtl w:val="0"/>
        </w:rPr>
        <w:t xml:space="preserve">Notes:</w:t>
      </w:r>
    </w:p>
    <w:p w:rsidR="00000000" w:rsidDel="00000000" w:rsidP="00000000" w:rsidRDefault="00000000" w:rsidRPr="00000000" w14:paraId="00000CA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pStyle w:val="Heading4"/>
        <w:rPr/>
      </w:pPr>
      <w:bookmarkStart w:colFirst="0" w:colLast="0" w:name="_heading=h.vm5odl10hizy" w:id="163"/>
      <w:bookmarkEnd w:id="163"/>
      <w:r w:rsidDel="00000000" w:rsidR="00000000" w:rsidRPr="00000000">
        <w:rPr>
          <w:rtl w:val="0"/>
        </w:rPr>
        <w:t xml:space="preserve">Daphne (WIP)</w:t>
      </w:r>
    </w:p>
    <w:p w:rsidR="00000000" w:rsidDel="00000000" w:rsidP="00000000" w:rsidRDefault="00000000" w:rsidRPr="00000000" w14:paraId="00000CA3">
      <w:pPr>
        <w:rPr/>
      </w:pPr>
      <w:r w:rsidDel="00000000" w:rsidR="00000000" w:rsidRPr="00000000">
        <w:rPr>
          <w:rtl w:val="0"/>
        </w:rPr>
        <w:tab/>
        <w:tab/>
        <w:t xml:space="preserve">Name in Japanese:</w:t>
      </w:r>
    </w:p>
    <w:p w:rsidR="00000000" w:rsidDel="00000000" w:rsidP="00000000" w:rsidRDefault="00000000" w:rsidRPr="00000000" w14:paraId="00000CA4">
      <w:pPr>
        <w:rPr/>
      </w:pPr>
      <w:r w:rsidDel="00000000" w:rsidR="00000000" w:rsidRPr="00000000">
        <w:rPr>
          <w:rtl w:val="0"/>
        </w:rPr>
        <w:tab/>
        <w:tab/>
        <w:t xml:space="preserve">Japanese speech quirks:</w:t>
      </w:r>
    </w:p>
    <w:p w:rsidR="00000000" w:rsidDel="00000000" w:rsidP="00000000" w:rsidRDefault="00000000" w:rsidRPr="00000000" w14:paraId="00000CA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7">
      <w:pPr>
        <w:ind w:left="1440" w:firstLine="0"/>
        <w:rPr/>
      </w:pPr>
      <w:r w:rsidDel="00000000" w:rsidR="00000000" w:rsidRPr="00000000">
        <w:rPr>
          <w:rtl w:val="0"/>
        </w:rPr>
        <w:t xml:space="preserve">English speech quirks:</w:t>
      </w:r>
    </w:p>
    <w:p w:rsidR="00000000" w:rsidDel="00000000" w:rsidP="00000000" w:rsidRDefault="00000000" w:rsidRPr="00000000" w14:paraId="00000CA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A">
      <w:pPr>
        <w:ind w:left="1440" w:firstLine="0"/>
        <w:rPr/>
      </w:pPr>
      <w:r w:rsidDel="00000000" w:rsidR="00000000" w:rsidRPr="00000000">
        <w:rPr>
          <w:rtl w:val="0"/>
        </w:rPr>
        <w:t xml:space="preserve">Notes:</w:t>
      </w:r>
    </w:p>
    <w:p w:rsidR="00000000" w:rsidDel="00000000" w:rsidP="00000000" w:rsidRDefault="00000000" w:rsidRPr="00000000" w14:paraId="00000CA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pStyle w:val="Heading4"/>
        <w:rPr/>
      </w:pPr>
      <w:bookmarkStart w:colFirst="0" w:colLast="0" w:name="_heading=h.udgo5pt1w5cq" w:id="164"/>
      <w:bookmarkEnd w:id="164"/>
      <w:r w:rsidDel="00000000" w:rsidR="00000000" w:rsidRPr="00000000">
        <w:rPr>
          <w:rtl w:val="0"/>
        </w:rPr>
        <w:t xml:space="preserve">Echidna (WIP)</w:t>
      </w:r>
    </w:p>
    <w:p w:rsidR="00000000" w:rsidDel="00000000" w:rsidP="00000000" w:rsidRDefault="00000000" w:rsidRPr="00000000" w14:paraId="00000CAE">
      <w:pPr>
        <w:rPr/>
      </w:pPr>
      <w:r w:rsidDel="00000000" w:rsidR="00000000" w:rsidRPr="00000000">
        <w:rPr>
          <w:rtl w:val="0"/>
        </w:rPr>
        <w:tab/>
        <w:tab/>
        <w:t xml:space="preserve">Name in Japanese:</w:t>
      </w:r>
    </w:p>
    <w:p w:rsidR="00000000" w:rsidDel="00000000" w:rsidP="00000000" w:rsidRDefault="00000000" w:rsidRPr="00000000" w14:paraId="00000CAF">
      <w:pPr>
        <w:rPr/>
      </w:pPr>
      <w:r w:rsidDel="00000000" w:rsidR="00000000" w:rsidRPr="00000000">
        <w:rPr>
          <w:rtl w:val="0"/>
        </w:rPr>
        <w:tab/>
        <w:tab/>
        <w:t xml:space="preserve">Japanese speech quirks:</w:t>
      </w:r>
    </w:p>
    <w:p w:rsidR="00000000" w:rsidDel="00000000" w:rsidP="00000000" w:rsidRDefault="00000000" w:rsidRPr="00000000" w14:paraId="00000CB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2">
      <w:pPr>
        <w:ind w:left="1440" w:firstLine="0"/>
        <w:rPr/>
      </w:pPr>
      <w:r w:rsidDel="00000000" w:rsidR="00000000" w:rsidRPr="00000000">
        <w:rPr>
          <w:rtl w:val="0"/>
        </w:rPr>
        <w:t xml:space="preserve">English speech quirks:</w:t>
      </w:r>
    </w:p>
    <w:p w:rsidR="00000000" w:rsidDel="00000000" w:rsidP="00000000" w:rsidRDefault="00000000" w:rsidRPr="00000000" w14:paraId="00000CB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5">
      <w:pPr>
        <w:ind w:left="1440" w:firstLine="0"/>
        <w:rPr/>
      </w:pPr>
      <w:r w:rsidDel="00000000" w:rsidR="00000000" w:rsidRPr="00000000">
        <w:rPr>
          <w:rtl w:val="0"/>
        </w:rPr>
        <w:t xml:space="preserve">Notes:</w:t>
      </w:r>
    </w:p>
    <w:p w:rsidR="00000000" w:rsidDel="00000000" w:rsidP="00000000" w:rsidRDefault="00000000" w:rsidRPr="00000000" w14:paraId="00000CB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pStyle w:val="Heading4"/>
        <w:rPr/>
      </w:pPr>
      <w:bookmarkStart w:colFirst="0" w:colLast="0" w:name="_heading=h.lptg4e6utocu" w:id="165"/>
      <w:bookmarkEnd w:id="165"/>
      <w:r w:rsidDel="00000000" w:rsidR="00000000" w:rsidRPr="00000000">
        <w:rPr>
          <w:rtl w:val="0"/>
        </w:rPr>
        <w:t xml:space="preserve">Hector (WIP)</w:t>
      </w:r>
    </w:p>
    <w:p w:rsidR="00000000" w:rsidDel="00000000" w:rsidP="00000000" w:rsidRDefault="00000000" w:rsidRPr="00000000" w14:paraId="00000CB9">
      <w:pPr>
        <w:rPr/>
      </w:pPr>
      <w:r w:rsidDel="00000000" w:rsidR="00000000" w:rsidRPr="00000000">
        <w:rPr>
          <w:rtl w:val="0"/>
        </w:rPr>
        <w:tab/>
        <w:tab/>
        <w:t xml:space="preserve">Name in Japanese:</w:t>
      </w:r>
    </w:p>
    <w:p w:rsidR="00000000" w:rsidDel="00000000" w:rsidP="00000000" w:rsidRDefault="00000000" w:rsidRPr="00000000" w14:paraId="00000CBA">
      <w:pPr>
        <w:rPr/>
      </w:pPr>
      <w:r w:rsidDel="00000000" w:rsidR="00000000" w:rsidRPr="00000000">
        <w:rPr>
          <w:rtl w:val="0"/>
        </w:rPr>
        <w:tab/>
        <w:tab/>
        <w:t xml:space="preserve">Japanese speech quirks:</w:t>
      </w:r>
    </w:p>
    <w:p w:rsidR="00000000" w:rsidDel="00000000" w:rsidP="00000000" w:rsidRDefault="00000000" w:rsidRPr="00000000" w14:paraId="00000CB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D">
      <w:pPr>
        <w:ind w:left="1440" w:firstLine="0"/>
        <w:rPr/>
      </w:pPr>
      <w:r w:rsidDel="00000000" w:rsidR="00000000" w:rsidRPr="00000000">
        <w:rPr>
          <w:rtl w:val="0"/>
        </w:rPr>
        <w:t xml:space="preserve">English speech quirks:</w:t>
      </w:r>
    </w:p>
    <w:p w:rsidR="00000000" w:rsidDel="00000000" w:rsidP="00000000" w:rsidRDefault="00000000" w:rsidRPr="00000000" w14:paraId="00000CB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0">
      <w:pPr>
        <w:ind w:left="1440" w:firstLine="0"/>
        <w:rPr/>
      </w:pPr>
      <w:r w:rsidDel="00000000" w:rsidR="00000000" w:rsidRPr="00000000">
        <w:rPr>
          <w:rtl w:val="0"/>
        </w:rPr>
        <w:t xml:space="preserve">Notes:</w:t>
      </w:r>
    </w:p>
    <w:p w:rsidR="00000000" w:rsidDel="00000000" w:rsidP="00000000" w:rsidRDefault="00000000" w:rsidRPr="00000000" w14:paraId="00000CC1">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pStyle w:val="Heading4"/>
        <w:rPr/>
      </w:pPr>
      <w:bookmarkStart w:colFirst="0" w:colLast="0" w:name="_heading=h.955gbo1kmjh" w:id="166"/>
      <w:bookmarkEnd w:id="166"/>
      <w:r w:rsidDel="00000000" w:rsidR="00000000" w:rsidRPr="00000000">
        <w:rPr>
          <w:rtl w:val="0"/>
        </w:rPr>
        <w:t xml:space="preserve">Minerva (WIP)</w:t>
      </w:r>
    </w:p>
    <w:p w:rsidR="00000000" w:rsidDel="00000000" w:rsidP="00000000" w:rsidRDefault="00000000" w:rsidRPr="00000000" w14:paraId="00000CC4">
      <w:pPr>
        <w:rPr/>
      </w:pPr>
      <w:r w:rsidDel="00000000" w:rsidR="00000000" w:rsidRPr="00000000">
        <w:rPr>
          <w:rtl w:val="0"/>
        </w:rPr>
        <w:tab/>
        <w:tab/>
        <w:t xml:space="preserve">Name in Japanese:</w:t>
      </w:r>
    </w:p>
    <w:p w:rsidR="00000000" w:rsidDel="00000000" w:rsidP="00000000" w:rsidRDefault="00000000" w:rsidRPr="00000000" w14:paraId="00000CC5">
      <w:pPr>
        <w:rPr/>
      </w:pPr>
      <w:r w:rsidDel="00000000" w:rsidR="00000000" w:rsidRPr="00000000">
        <w:rPr>
          <w:rtl w:val="0"/>
        </w:rPr>
        <w:tab/>
        <w:tab/>
        <w:t xml:space="preserve">Japanese speech quirks:</w:t>
      </w:r>
    </w:p>
    <w:p w:rsidR="00000000" w:rsidDel="00000000" w:rsidP="00000000" w:rsidRDefault="00000000" w:rsidRPr="00000000" w14:paraId="00000CC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8">
      <w:pPr>
        <w:ind w:left="1440" w:firstLine="0"/>
        <w:rPr/>
      </w:pPr>
      <w:r w:rsidDel="00000000" w:rsidR="00000000" w:rsidRPr="00000000">
        <w:rPr>
          <w:rtl w:val="0"/>
        </w:rPr>
        <w:t xml:space="preserve">English speech quirks:</w:t>
      </w:r>
    </w:p>
    <w:p w:rsidR="00000000" w:rsidDel="00000000" w:rsidP="00000000" w:rsidRDefault="00000000" w:rsidRPr="00000000" w14:paraId="00000CC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B">
      <w:pPr>
        <w:ind w:left="1440" w:firstLine="0"/>
        <w:rPr/>
      </w:pPr>
      <w:r w:rsidDel="00000000" w:rsidR="00000000" w:rsidRPr="00000000">
        <w:rPr>
          <w:rtl w:val="0"/>
        </w:rPr>
        <w:t xml:space="preserve">Notes:</w:t>
      </w:r>
    </w:p>
    <w:p w:rsidR="00000000" w:rsidDel="00000000" w:rsidP="00000000" w:rsidRDefault="00000000" w:rsidRPr="00000000" w14:paraId="00000CCC">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pStyle w:val="Heading4"/>
        <w:rPr/>
      </w:pPr>
      <w:bookmarkStart w:colFirst="0" w:colLast="0" w:name="_heading=h.nkpw053ndbw9" w:id="167"/>
      <w:bookmarkEnd w:id="167"/>
      <w:r w:rsidDel="00000000" w:rsidR="00000000" w:rsidRPr="00000000">
        <w:rPr>
          <w:rtl w:val="0"/>
        </w:rPr>
        <w:t xml:space="preserve">Pandora (WIP)</w:t>
      </w:r>
    </w:p>
    <w:p w:rsidR="00000000" w:rsidDel="00000000" w:rsidP="00000000" w:rsidRDefault="00000000" w:rsidRPr="00000000" w14:paraId="00000CCF">
      <w:pPr>
        <w:rPr/>
      </w:pPr>
      <w:r w:rsidDel="00000000" w:rsidR="00000000" w:rsidRPr="00000000">
        <w:rPr>
          <w:rtl w:val="0"/>
        </w:rPr>
        <w:tab/>
        <w:tab/>
        <w:t xml:space="preserve">Name in Japanese:</w:t>
      </w:r>
    </w:p>
    <w:p w:rsidR="00000000" w:rsidDel="00000000" w:rsidP="00000000" w:rsidRDefault="00000000" w:rsidRPr="00000000" w14:paraId="00000CD0">
      <w:pPr>
        <w:rPr/>
      </w:pPr>
      <w:r w:rsidDel="00000000" w:rsidR="00000000" w:rsidRPr="00000000">
        <w:rPr>
          <w:rtl w:val="0"/>
        </w:rPr>
        <w:tab/>
        <w:tab/>
        <w:t xml:space="preserve">Japanese speech quirks:</w:t>
      </w:r>
    </w:p>
    <w:p w:rsidR="00000000" w:rsidDel="00000000" w:rsidP="00000000" w:rsidRDefault="00000000" w:rsidRPr="00000000" w14:paraId="00000CD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D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3">
      <w:pPr>
        <w:ind w:left="1440" w:firstLine="0"/>
        <w:rPr/>
      </w:pPr>
      <w:r w:rsidDel="00000000" w:rsidR="00000000" w:rsidRPr="00000000">
        <w:rPr>
          <w:rtl w:val="0"/>
        </w:rPr>
        <w:t xml:space="preserve">English speech quirks:</w:t>
      </w:r>
    </w:p>
    <w:p w:rsidR="00000000" w:rsidDel="00000000" w:rsidP="00000000" w:rsidRDefault="00000000" w:rsidRPr="00000000" w14:paraId="00000CD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D6">
      <w:pPr>
        <w:ind w:left="1440" w:firstLine="0"/>
        <w:rPr/>
      </w:pPr>
      <w:r w:rsidDel="00000000" w:rsidR="00000000" w:rsidRPr="00000000">
        <w:rPr>
          <w:rtl w:val="0"/>
        </w:rPr>
        <w:t xml:space="preserve">Notes:</w:t>
      </w:r>
    </w:p>
    <w:p w:rsidR="00000000" w:rsidDel="00000000" w:rsidP="00000000" w:rsidRDefault="00000000" w:rsidRPr="00000000" w14:paraId="00000CD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pStyle w:val="Heading4"/>
        <w:rPr/>
      </w:pPr>
      <w:bookmarkStart w:colFirst="0" w:colLast="0" w:name="_heading=h.uffem3u0yj13" w:id="168"/>
      <w:bookmarkEnd w:id="168"/>
      <w:r w:rsidDel="00000000" w:rsidR="00000000" w:rsidRPr="00000000">
        <w:rPr>
          <w:rtl w:val="0"/>
        </w:rPr>
        <w:t xml:space="preserve">Satella (WIP)</w:t>
      </w:r>
    </w:p>
    <w:p w:rsidR="00000000" w:rsidDel="00000000" w:rsidP="00000000" w:rsidRDefault="00000000" w:rsidRPr="00000000" w14:paraId="00000CDA">
      <w:pPr>
        <w:rPr/>
      </w:pPr>
      <w:r w:rsidDel="00000000" w:rsidR="00000000" w:rsidRPr="00000000">
        <w:rPr>
          <w:rtl w:val="0"/>
        </w:rPr>
        <w:tab/>
        <w:tab/>
        <w:t xml:space="preserve">Name in Japanese:</w:t>
      </w:r>
    </w:p>
    <w:p w:rsidR="00000000" w:rsidDel="00000000" w:rsidP="00000000" w:rsidRDefault="00000000" w:rsidRPr="00000000" w14:paraId="00000CDB">
      <w:pPr>
        <w:rPr/>
      </w:pPr>
      <w:r w:rsidDel="00000000" w:rsidR="00000000" w:rsidRPr="00000000">
        <w:rPr>
          <w:rtl w:val="0"/>
        </w:rPr>
        <w:tab/>
        <w:tab/>
        <w:t xml:space="preserve">Japanese speech quirks:</w:t>
      </w:r>
    </w:p>
    <w:p w:rsidR="00000000" w:rsidDel="00000000" w:rsidP="00000000" w:rsidRDefault="00000000" w:rsidRPr="00000000" w14:paraId="00000CD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D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E">
      <w:pPr>
        <w:ind w:left="1440" w:firstLine="0"/>
        <w:rPr/>
      </w:pPr>
      <w:r w:rsidDel="00000000" w:rsidR="00000000" w:rsidRPr="00000000">
        <w:rPr>
          <w:rtl w:val="0"/>
        </w:rPr>
        <w:t xml:space="preserve">English speech quirks:</w:t>
      </w:r>
    </w:p>
    <w:p w:rsidR="00000000" w:rsidDel="00000000" w:rsidP="00000000" w:rsidRDefault="00000000" w:rsidRPr="00000000" w14:paraId="00000CD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E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E1">
      <w:pPr>
        <w:ind w:left="1440" w:firstLine="0"/>
        <w:rPr/>
      </w:pPr>
      <w:r w:rsidDel="00000000" w:rsidR="00000000" w:rsidRPr="00000000">
        <w:rPr>
          <w:rtl w:val="0"/>
        </w:rPr>
        <w:t xml:space="preserve">Notes:</w:t>
      </w:r>
    </w:p>
    <w:p w:rsidR="00000000" w:rsidDel="00000000" w:rsidP="00000000" w:rsidRDefault="00000000" w:rsidRPr="00000000" w14:paraId="00000CE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pStyle w:val="Heading4"/>
        <w:rPr/>
      </w:pPr>
      <w:bookmarkStart w:colFirst="0" w:colLast="0" w:name="_heading=h.3hhp9yc3q57p" w:id="169"/>
      <w:bookmarkEnd w:id="169"/>
      <w:r w:rsidDel="00000000" w:rsidR="00000000" w:rsidRPr="00000000">
        <w:rPr>
          <w:rtl w:val="0"/>
        </w:rPr>
        <w:t xml:space="preserve">Sekhmet (WIP)</w:t>
      </w:r>
    </w:p>
    <w:p w:rsidR="00000000" w:rsidDel="00000000" w:rsidP="00000000" w:rsidRDefault="00000000" w:rsidRPr="00000000" w14:paraId="00000CE5">
      <w:pPr>
        <w:rPr/>
      </w:pPr>
      <w:r w:rsidDel="00000000" w:rsidR="00000000" w:rsidRPr="00000000">
        <w:rPr>
          <w:rtl w:val="0"/>
        </w:rPr>
        <w:tab/>
        <w:tab/>
        <w:t xml:space="preserve">Name in Japanese:</w:t>
      </w:r>
    </w:p>
    <w:p w:rsidR="00000000" w:rsidDel="00000000" w:rsidP="00000000" w:rsidRDefault="00000000" w:rsidRPr="00000000" w14:paraId="00000CE6">
      <w:pPr>
        <w:rPr/>
      </w:pPr>
      <w:r w:rsidDel="00000000" w:rsidR="00000000" w:rsidRPr="00000000">
        <w:rPr>
          <w:rtl w:val="0"/>
        </w:rPr>
        <w:tab/>
        <w:tab/>
        <w:t xml:space="preserve">Japanese speech quirks:</w:t>
      </w:r>
    </w:p>
    <w:p w:rsidR="00000000" w:rsidDel="00000000" w:rsidP="00000000" w:rsidRDefault="00000000" w:rsidRPr="00000000" w14:paraId="00000CE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E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E9">
      <w:pPr>
        <w:ind w:left="1440" w:firstLine="0"/>
        <w:rPr/>
      </w:pPr>
      <w:r w:rsidDel="00000000" w:rsidR="00000000" w:rsidRPr="00000000">
        <w:rPr>
          <w:rtl w:val="0"/>
        </w:rPr>
        <w:t xml:space="preserve">English speech quirks:</w:t>
      </w:r>
    </w:p>
    <w:p w:rsidR="00000000" w:rsidDel="00000000" w:rsidP="00000000" w:rsidRDefault="00000000" w:rsidRPr="00000000" w14:paraId="00000C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E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EC">
      <w:pPr>
        <w:ind w:left="1440" w:firstLine="0"/>
        <w:rPr/>
      </w:pPr>
      <w:r w:rsidDel="00000000" w:rsidR="00000000" w:rsidRPr="00000000">
        <w:rPr>
          <w:rtl w:val="0"/>
        </w:rPr>
        <w:t xml:space="preserve">Notes:</w:t>
      </w:r>
    </w:p>
    <w:p w:rsidR="00000000" w:rsidDel="00000000" w:rsidP="00000000" w:rsidRDefault="00000000" w:rsidRPr="00000000" w14:paraId="00000CE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pStyle w:val="Heading4"/>
        <w:rPr/>
      </w:pPr>
      <w:bookmarkStart w:colFirst="0" w:colLast="0" w:name="_heading=h.94x64urcmi9s" w:id="170"/>
      <w:bookmarkEnd w:id="170"/>
      <w:r w:rsidDel="00000000" w:rsidR="00000000" w:rsidRPr="00000000">
        <w:rPr>
          <w:rtl w:val="0"/>
        </w:rPr>
        <w:t xml:space="preserve">Typhon (WIP)</w:t>
      </w:r>
    </w:p>
    <w:p w:rsidR="00000000" w:rsidDel="00000000" w:rsidP="00000000" w:rsidRDefault="00000000" w:rsidRPr="00000000" w14:paraId="00000CF0">
      <w:pPr>
        <w:rPr/>
      </w:pPr>
      <w:r w:rsidDel="00000000" w:rsidR="00000000" w:rsidRPr="00000000">
        <w:rPr>
          <w:rtl w:val="0"/>
        </w:rPr>
        <w:tab/>
        <w:tab/>
        <w:t xml:space="preserve">Name in Japanese:</w:t>
      </w:r>
    </w:p>
    <w:p w:rsidR="00000000" w:rsidDel="00000000" w:rsidP="00000000" w:rsidRDefault="00000000" w:rsidRPr="00000000" w14:paraId="00000CF1">
      <w:pPr>
        <w:rPr/>
      </w:pPr>
      <w:r w:rsidDel="00000000" w:rsidR="00000000" w:rsidRPr="00000000">
        <w:rPr>
          <w:rtl w:val="0"/>
        </w:rPr>
        <w:tab/>
        <w:tab/>
        <w:t xml:space="preserve">Japanese speech quirks:</w:t>
      </w:r>
    </w:p>
    <w:p w:rsidR="00000000" w:rsidDel="00000000" w:rsidP="00000000" w:rsidRDefault="00000000" w:rsidRPr="00000000" w14:paraId="00000CF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F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4">
      <w:pPr>
        <w:ind w:left="1440" w:firstLine="0"/>
        <w:rPr/>
      </w:pPr>
      <w:r w:rsidDel="00000000" w:rsidR="00000000" w:rsidRPr="00000000">
        <w:rPr>
          <w:rtl w:val="0"/>
        </w:rPr>
        <w:t xml:space="preserve">English speech quirks:</w:t>
      </w:r>
    </w:p>
    <w:p w:rsidR="00000000" w:rsidDel="00000000" w:rsidP="00000000" w:rsidRDefault="00000000" w:rsidRPr="00000000" w14:paraId="00000CF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F7">
      <w:pPr>
        <w:ind w:left="1440" w:firstLine="0"/>
        <w:rPr/>
      </w:pPr>
      <w:r w:rsidDel="00000000" w:rsidR="00000000" w:rsidRPr="00000000">
        <w:rPr>
          <w:rtl w:val="0"/>
        </w:rPr>
        <w:t xml:space="preserve">Notes:</w:t>
      </w:r>
    </w:p>
    <w:p w:rsidR="00000000" w:rsidDel="00000000" w:rsidP="00000000" w:rsidRDefault="00000000" w:rsidRPr="00000000" w14:paraId="00000CF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pStyle w:val="Heading3"/>
        <w:rPr/>
      </w:pPr>
      <w:bookmarkStart w:colFirst="0" w:colLast="0" w:name="_heading=h.wgj15jrwp78r" w:id="171"/>
      <w:bookmarkEnd w:id="171"/>
      <w:r w:rsidDel="00000000" w:rsidR="00000000" w:rsidRPr="00000000">
        <w:rPr>
          <w:rtl w:val="0"/>
        </w:rPr>
        <w:t xml:space="preserve">Others</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pStyle w:val="Heading4"/>
        <w:ind w:left="720" w:firstLine="0"/>
        <w:rPr/>
      </w:pPr>
      <w:bookmarkStart w:colFirst="0" w:colLast="0" w:name="_heading=h.8tn6hb6dzza3" w:id="172"/>
      <w:bookmarkEnd w:id="172"/>
      <w:r w:rsidDel="00000000" w:rsidR="00000000" w:rsidRPr="00000000">
        <w:rPr>
          <w:rtl w:val="0"/>
        </w:rPr>
        <w:t xml:space="preserve">Sphinx</w:t>
      </w:r>
    </w:p>
    <w:p w:rsidR="00000000" w:rsidDel="00000000" w:rsidP="00000000" w:rsidRDefault="00000000" w:rsidRPr="00000000" w14:paraId="00000CFD">
      <w:pPr>
        <w:rPr/>
      </w:pPr>
      <w:sdt>
        <w:sdtPr>
          <w:id w:val="-113265798"/>
          <w:tag w:val="goog_rdk_922"/>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FE">
      <w:pPr>
        <w:rPr/>
      </w:pPr>
      <w:r w:rsidDel="00000000" w:rsidR="00000000" w:rsidRPr="00000000">
        <w:rPr>
          <w:rtl w:val="0"/>
        </w:rPr>
        <w:tab/>
        <w:tab/>
        <w:t xml:space="preserve">Japanese speech quirks:</w:t>
      </w:r>
    </w:p>
    <w:p w:rsidR="00000000" w:rsidDel="00000000" w:rsidP="00000000" w:rsidRDefault="00000000" w:rsidRPr="00000000" w14:paraId="00000CFF">
      <w:pPr>
        <w:numPr>
          <w:ilvl w:val="0"/>
          <w:numId w:val="5"/>
        </w:numPr>
        <w:ind w:left="2520" w:hanging="360"/>
        <w:rPr/>
      </w:pPr>
      <w:sdt>
        <w:sdtPr>
          <w:id w:val="1909237247"/>
          <w:tag w:val="goog_rdk_923"/>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id w:val="1129945094"/>
          <w:tag w:val="goog_rdk_924"/>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D00">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D01">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D02">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D03">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D04">
      <w:pPr>
        <w:ind w:left="1440" w:firstLine="0"/>
        <w:rPr/>
      </w:pPr>
      <w:r w:rsidDel="00000000" w:rsidR="00000000" w:rsidRPr="00000000">
        <w:rPr>
          <w:rtl w:val="0"/>
        </w:rPr>
        <w:t xml:space="preserve">Notes:</w:t>
      </w:r>
    </w:p>
    <w:p w:rsidR="00000000" w:rsidDel="00000000" w:rsidP="00000000" w:rsidRDefault="00000000" w:rsidRPr="00000000" w14:paraId="00000D05">
      <w:pPr>
        <w:numPr>
          <w:ilvl w:val="0"/>
          <w:numId w:val="5"/>
        </w:numPr>
        <w:ind w:left="2520" w:hanging="360"/>
        <w:rPr/>
      </w:pPr>
      <w:sdt>
        <w:sdtPr>
          <w:id w:val="1043068662"/>
          <w:tag w:val="goog_rdk_925"/>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pStyle w:val="Heading2"/>
        <w:rPr/>
      </w:pPr>
      <w:bookmarkStart w:colFirst="0" w:colLast="0" w:name="_heading=h.ga2qcud0ujwb" w:id="173"/>
      <w:bookmarkEnd w:id="173"/>
      <w:r w:rsidDel="00000000" w:rsidR="00000000" w:rsidRPr="00000000">
        <w:rPr>
          <w:rtl w:val="0"/>
        </w:rPr>
        <w:t xml:space="preserve">Copypaste backup because I’m a lazy bastard</w:t>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9">
      <w:pPr>
        <w:pStyle w:val="Heading4"/>
        <w:rPr/>
      </w:pPr>
      <w:bookmarkStart w:colFirst="0" w:colLast="0" w:name="_heading=h.d3btvh9j1hdt" w:id="174"/>
      <w:bookmarkEnd w:id="174"/>
      <w:r w:rsidDel="00000000" w:rsidR="00000000" w:rsidRPr="00000000">
        <w:rPr>
          <w:rtl w:val="0"/>
        </w:rPr>
        <w:t xml:space="preserve">Name</w:t>
      </w:r>
    </w:p>
    <w:p w:rsidR="00000000" w:rsidDel="00000000" w:rsidP="00000000" w:rsidRDefault="00000000" w:rsidRPr="00000000" w14:paraId="00000D0A">
      <w:pPr>
        <w:rPr/>
      </w:pPr>
      <w:r w:rsidDel="00000000" w:rsidR="00000000" w:rsidRPr="00000000">
        <w:rPr>
          <w:rtl w:val="0"/>
        </w:rPr>
        <w:tab/>
        <w:tab/>
        <w:t xml:space="preserve">Name in Japanese:</w:t>
      </w:r>
    </w:p>
    <w:p w:rsidR="00000000" w:rsidDel="00000000" w:rsidP="00000000" w:rsidRDefault="00000000" w:rsidRPr="00000000" w14:paraId="00000D0B">
      <w:pPr>
        <w:rPr/>
      </w:pPr>
      <w:r w:rsidDel="00000000" w:rsidR="00000000" w:rsidRPr="00000000">
        <w:rPr>
          <w:rtl w:val="0"/>
        </w:rPr>
        <w:tab/>
        <w:tab/>
        <w:t xml:space="preserve">Japanese speech quirks:</w:t>
      </w:r>
    </w:p>
    <w:p w:rsidR="00000000" w:rsidDel="00000000" w:rsidP="00000000" w:rsidRDefault="00000000" w:rsidRPr="00000000" w14:paraId="00000D0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0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E">
      <w:pPr>
        <w:ind w:left="1440" w:firstLine="0"/>
        <w:rPr/>
      </w:pPr>
      <w:r w:rsidDel="00000000" w:rsidR="00000000" w:rsidRPr="00000000">
        <w:rPr>
          <w:rtl w:val="0"/>
        </w:rPr>
        <w:t xml:space="preserve">English speech quirks:</w:t>
      </w:r>
    </w:p>
    <w:p w:rsidR="00000000" w:rsidDel="00000000" w:rsidP="00000000" w:rsidRDefault="00000000" w:rsidRPr="00000000" w14:paraId="00000D0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11">
      <w:pPr>
        <w:ind w:left="1440" w:firstLine="0"/>
        <w:rPr/>
      </w:pPr>
      <w:r w:rsidDel="00000000" w:rsidR="00000000" w:rsidRPr="00000000">
        <w:rPr>
          <w:rtl w:val="0"/>
        </w:rPr>
        <w:t xml:space="preserve">Notes:</w:t>
      </w:r>
    </w:p>
    <w:p w:rsidR="00000000" w:rsidDel="00000000" w:rsidP="00000000" w:rsidRDefault="00000000" w:rsidRPr="00000000" w14:paraId="00000D1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pStyle w:val="Heading4"/>
        <w:rPr/>
      </w:pPr>
      <w:bookmarkStart w:colFirst="0" w:colLast="0" w:name="_heading=h.2hxkv3bx1ora" w:id="175"/>
      <w:bookmarkEnd w:id="175"/>
      <w:r w:rsidDel="00000000" w:rsidR="00000000" w:rsidRPr="00000000">
        <w:rPr>
          <w:rtl w:val="0"/>
        </w:rPr>
        <w:t xml:space="preserve">Name</w:t>
      </w:r>
    </w:p>
    <w:p w:rsidR="00000000" w:rsidDel="00000000" w:rsidP="00000000" w:rsidRDefault="00000000" w:rsidRPr="00000000" w14:paraId="00000D15">
      <w:pPr>
        <w:rPr/>
      </w:pPr>
      <w:r w:rsidDel="00000000" w:rsidR="00000000" w:rsidRPr="00000000">
        <w:rPr>
          <w:rtl w:val="0"/>
        </w:rPr>
        <w:tab/>
        <w:tab/>
        <w:t xml:space="preserve">Name in Japanese:</w:t>
      </w:r>
    </w:p>
    <w:p w:rsidR="00000000" w:rsidDel="00000000" w:rsidP="00000000" w:rsidRDefault="00000000" w:rsidRPr="00000000" w14:paraId="00000D16">
      <w:pPr>
        <w:rPr/>
      </w:pPr>
      <w:r w:rsidDel="00000000" w:rsidR="00000000" w:rsidRPr="00000000">
        <w:rPr>
          <w:rtl w:val="0"/>
        </w:rPr>
        <w:tab/>
        <w:tab/>
        <w:t xml:space="preserve">Japanese speech quirks:</w:t>
      </w:r>
    </w:p>
    <w:p w:rsidR="00000000" w:rsidDel="00000000" w:rsidP="00000000" w:rsidRDefault="00000000" w:rsidRPr="00000000" w14:paraId="00000D1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1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9">
      <w:pPr>
        <w:ind w:left="1440" w:firstLine="0"/>
        <w:rPr/>
      </w:pPr>
      <w:r w:rsidDel="00000000" w:rsidR="00000000" w:rsidRPr="00000000">
        <w:rPr>
          <w:rtl w:val="0"/>
        </w:rPr>
        <w:t xml:space="preserve">English speech quirks:</w:t>
      </w:r>
    </w:p>
    <w:p w:rsidR="00000000" w:rsidDel="00000000" w:rsidP="00000000" w:rsidRDefault="00000000" w:rsidRPr="00000000" w14:paraId="00000D1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1C">
      <w:pPr>
        <w:ind w:left="1440" w:firstLine="0"/>
        <w:rPr/>
      </w:pPr>
      <w:r w:rsidDel="00000000" w:rsidR="00000000" w:rsidRPr="00000000">
        <w:rPr>
          <w:rtl w:val="0"/>
        </w:rPr>
        <w:t xml:space="preserve">Notes:</w:t>
      </w:r>
    </w:p>
    <w:p w:rsidR="00000000" w:rsidDel="00000000" w:rsidP="00000000" w:rsidRDefault="00000000" w:rsidRPr="00000000" w14:paraId="00000D1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pStyle w:val="Heading4"/>
        <w:rPr/>
      </w:pPr>
      <w:bookmarkStart w:colFirst="0" w:colLast="0" w:name="_heading=h.v623fd8j8yyi" w:id="176"/>
      <w:bookmarkEnd w:id="176"/>
      <w:r w:rsidDel="00000000" w:rsidR="00000000" w:rsidRPr="00000000">
        <w:rPr>
          <w:rtl w:val="0"/>
        </w:rPr>
        <w:t xml:space="preserve">Name</w:t>
      </w:r>
    </w:p>
    <w:p w:rsidR="00000000" w:rsidDel="00000000" w:rsidP="00000000" w:rsidRDefault="00000000" w:rsidRPr="00000000" w14:paraId="00000D20">
      <w:pPr>
        <w:rPr/>
      </w:pPr>
      <w:r w:rsidDel="00000000" w:rsidR="00000000" w:rsidRPr="00000000">
        <w:rPr>
          <w:rtl w:val="0"/>
        </w:rPr>
        <w:tab/>
        <w:tab/>
        <w:t xml:space="preserve">Name in Japanese:</w:t>
      </w:r>
    </w:p>
    <w:p w:rsidR="00000000" w:rsidDel="00000000" w:rsidP="00000000" w:rsidRDefault="00000000" w:rsidRPr="00000000" w14:paraId="00000D21">
      <w:pPr>
        <w:rPr/>
      </w:pPr>
      <w:r w:rsidDel="00000000" w:rsidR="00000000" w:rsidRPr="00000000">
        <w:rPr>
          <w:rtl w:val="0"/>
        </w:rPr>
        <w:tab/>
        <w:tab/>
        <w:t xml:space="preserve">Japanese speech quirks:</w:t>
      </w:r>
    </w:p>
    <w:p w:rsidR="00000000" w:rsidDel="00000000" w:rsidP="00000000" w:rsidRDefault="00000000" w:rsidRPr="00000000" w14:paraId="00000D2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2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24">
      <w:pPr>
        <w:ind w:left="1440" w:firstLine="0"/>
        <w:rPr/>
      </w:pPr>
      <w:r w:rsidDel="00000000" w:rsidR="00000000" w:rsidRPr="00000000">
        <w:rPr>
          <w:rtl w:val="0"/>
        </w:rPr>
        <w:t xml:space="preserve">English speech quirks:</w:t>
      </w:r>
    </w:p>
    <w:p w:rsidR="00000000" w:rsidDel="00000000" w:rsidP="00000000" w:rsidRDefault="00000000" w:rsidRPr="00000000" w14:paraId="00000D2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2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27">
      <w:pPr>
        <w:ind w:left="1440" w:firstLine="0"/>
        <w:rPr/>
      </w:pPr>
      <w:r w:rsidDel="00000000" w:rsidR="00000000" w:rsidRPr="00000000">
        <w:rPr>
          <w:rtl w:val="0"/>
        </w:rPr>
        <w:t xml:space="preserve">Notes:</w:t>
      </w:r>
    </w:p>
    <w:p w:rsidR="00000000" w:rsidDel="00000000" w:rsidP="00000000" w:rsidRDefault="00000000" w:rsidRPr="00000000" w14:paraId="00000D2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pStyle w:val="Heading4"/>
        <w:rPr/>
      </w:pPr>
      <w:bookmarkStart w:colFirst="0" w:colLast="0" w:name="_heading=h.yv594mev5qyw" w:id="177"/>
      <w:bookmarkEnd w:id="177"/>
      <w:r w:rsidDel="00000000" w:rsidR="00000000" w:rsidRPr="00000000">
        <w:rPr>
          <w:rtl w:val="0"/>
        </w:rPr>
        <w:t xml:space="preserve">Name</w:t>
      </w:r>
    </w:p>
    <w:p w:rsidR="00000000" w:rsidDel="00000000" w:rsidP="00000000" w:rsidRDefault="00000000" w:rsidRPr="00000000" w14:paraId="00000D2B">
      <w:pPr>
        <w:rPr/>
      </w:pPr>
      <w:r w:rsidDel="00000000" w:rsidR="00000000" w:rsidRPr="00000000">
        <w:rPr>
          <w:rtl w:val="0"/>
        </w:rPr>
        <w:tab/>
        <w:tab/>
        <w:t xml:space="preserve">Name in Japanese:</w:t>
      </w:r>
    </w:p>
    <w:p w:rsidR="00000000" w:rsidDel="00000000" w:rsidP="00000000" w:rsidRDefault="00000000" w:rsidRPr="00000000" w14:paraId="00000D2C">
      <w:pPr>
        <w:rPr/>
      </w:pPr>
      <w:r w:rsidDel="00000000" w:rsidR="00000000" w:rsidRPr="00000000">
        <w:rPr>
          <w:rtl w:val="0"/>
        </w:rPr>
        <w:tab/>
        <w:tab/>
        <w:t xml:space="preserve">Japanese speech quirks:</w:t>
      </w:r>
    </w:p>
    <w:p w:rsidR="00000000" w:rsidDel="00000000" w:rsidP="00000000" w:rsidRDefault="00000000" w:rsidRPr="00000000" w14:paraId="00000D2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2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2F">
      <w:pPr>
        <w:ind w:left="1440" w:firstLine="0"/>
        <w:rPr/>
      </w:pPr>
      <w:r w:rsidDel="00000000" w:rsidR="00000000" w:rsidRPr="00000000">
        <w:rPr>
          <w:rtl w:val="0"/>
        </w:rPr>
        <w:t xml:space="preserve">English speech quirks:</w:t>
      </w:r>
    </w:p>
    <w:p w:rsidR="00000000" w:rsidDel="00000000" w:rsidP="00000000" w:rsidRDefault="00000000" w:rsidRPr="00000000" w14:paraId="00000D3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3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32">
      <w:pPr>
        <w:ind w:left="1440" w:firstLine="0"/>
        <w:rPr/>
      </w:pPr>
      <w:r w:rsidDel="00000000" w:rsidR="00000000" w:rsidRPr="00000000">
        <w:rPr>
          <w:rtl w:val="0"/>
        </w:rPr>
        <w:t xml:space="preserve">Notes:</w:t>
      </w:r>
    </w:p>
    <w:p w:rsidR="00000000" w:rsidDel="00000000" w:rsidP="00000000" w:rsidRDefault="00000000" w:rsidRPr="00000000" w14:paraId="00000D3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D35">
      <w:pPr>
        <w:pStyle w:val="Heading4"/>
        <w:rPr/>
      </w:pPr>
      <w:bookmarkStart w:colFirst="0" w:colLast="0" w:name="_heading=h.f5jmnt7new3a" w:id="178"/>
      <w:bookmarkEnd w:id="178"/>
      <w:r w:rsidDel="00000000" w:rsidR="00000000" w:rsidRPr="00000000">
        <w:rPr>
          <w:rtl w:val="0"/>
        </w:rPr>
        <w:t xml:space="preserve">Name</w:t>
      </w:r>
    </w:p>
    <w:p w:rsidR="00000000" w:rsidDel="00000000" w:rsidP="00000000" w:rsidRDefault="00000000" w:rsidRPr="00000000" w14:paraId="00000D36">
      <w:pPr>
        <w:rPr/>
      </w:pPr>
      <w:r w:rsidDel="00000000" w:rsidR="00000000" w:rsidRPr="00000000">
        <w:rPr>
          <w:rtl w:val="0"/>
        </w:rPr>
        <w:tab/>
        <w:tab/>
        <w:t xml:space="preserve">Name in Japanese:</w:t>
      </w:r>
    </w:p>
    <w:p w:rsidR="00000000" w:rsidDel="00000000" w:rsidP="00000000" w:rsidRDefault="00000000" w:rsidRPr="00000000" w14:paraId="00000D37">
      <w:pPr>
        <w:rPr/>
      </w:pPr>
      <w:r w:rsidDel="00000000" w:rsidR="00000000" w:rsidRPr="00000000">
        <w:rPr>
          <w:rtl w:val="0"/>
        </w:rPr>
        <w:tab/>
        <w:tab/>
        <w:t xml:space="preserve">Japanese speech quirks:</w:t>
      </w:r>
    </w:p>
    <w:p w:rsidR="00000000" w:rsidDel="00000000" w:rsidP="00000000" w:rsidRDefault="00000000" w:rsidRPr="00000000" w14:paraId="00000D3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3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3A">
      <w:pPr>
        <w:ind w:left="1440" w:firstLine="0"/>
        <w:rPr/>
      </w:pPr>
      <w:r w:rsidDel="00000000" w:rsidR="00000000" w:rsidRPr="00000000">
        <w:rPr>
          <w:rtl w:val="0"/>
        </w:rPr>
        <w:t xml:space="preserve">English speech quirks:</w:t>
      </w:r>
    </w:p>
    <w:p w:rsidR="00000000" w:rsidDel="00000000" w:rsidP="00000000" w:rsidRDefault="00000000" w:rsidRPr="00000000" w14:paraId="00000D3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3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3D">
      <w:pPr>
        <w:ind w:left="1440" w:firstLine="0"/>
        <w:rPr/>
      </w:pPr>
      <w:r w:rsidDel="00000000" w:rsidR="00000000" w:rsidRPr="00000000">
        <w:rPr>
          <w:rtl w:val="0"/>
        </w:rPr>
        <w:t xml:space="preserve">Notes:</w:t>
      </w:r>
    </w:p>
    <w:p w:rsidR="00000000" w:rsidDel="00000000" w:rsidP="00000000" w:rsidRDefault="00000000" w:rsidRPr="00000000" w14:paraId="00000D3E">
      <w:pPr>
        <w:numPr>
          <w:ilvl w:val="0"/>
          <w:numId w:val="5"/>
        </w:numPr>
        <w:ind w:left="2520" w:hanging="360"/>
      </w:pPr>
      <w:r w:rsidDel="00000000" w:rsidR="00000000" w:rsidRPr="00000000">
        <w:rPr>
          <w:rtl w:val="0"/>
        </w:rPr>
        <w:t xml:space="preserve">None</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dow" w:id="0" w:date="2025-06-28T19:26:17Z">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892439639"/>
          <w:tag w:val="goog_rdk_9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Referred to as plural 観覧者共 7 times by Stride in LN Ex 6</w:t>
          </w:r>
        </w:sdtContent>
      </w:sdt>
    </w:p>
  </w:comment>
  <w:comment w:author="Phanta Minum" w:id="1" w:date="2023-04-04T21:25:21Z">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2" w:date="2023-04-04T21:24:47Z">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D41" w15:done="0"/>
  <w15:commentEx w15:paraId="00000D42" w15:done="0"/>
  <w15:commentEx w15:paraId="00000D4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IpR3v46km5RxDfRVnMzICItOz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fCgMzMTISGAoWCAdCEhIQQXJpYWwgVW5pY29kZSBNUxofCgMzMTMSGAoWCAdCEhIQQXJpYWwgVW5pY29kZSBNUxofCgMzMTQSGAoWCAdCEhIQQXJpYWwgVW5pY29kZSBNUxofCgMzMTUSGAoWCAdCEhIQQXJpYWwgVW5pY29kZSBNUxofCgMzMTYSGAoWCAdCEhIQQXJpYWwgVW5pY29kZSBNUxofCgMzMTcSGAoWCAdCEhIQQXJpYWwgVW5pY29kZSBNUxofCgMzMTgSGAoWCAdCEhIQQXJpYWwgVW5pY29kZSBNUxofCgMzMTkSGAoWCAdCEhIQQXJpYWwgVW5pY29kZSBNUxofCgMzMjASGAoWCAdCEhIQQXJpYWwgVW5pY29kZSBNUxofCgMzMjESGAoWCAdCEhIQQXJpYWwgVW5pY29kZSBNUxofCgMzMjISGAoWCAdCEhIQQXJpYWwgVW5pY29kZSBNUxofCgMzMjMSGAoWCAdCEhIQQXJpYWwgVW5pY29kZSBNUxofCgMzMjQSGAoWCAdCEhIQQXJpYWwgVW5pY29kZSBNUxofCgMzMjUSGAoWCAdCEhIQQXJpYWwgVW5pY29kZSBNUxofCgMzMjYSGAoWCAdCEhIQQXJpYWwgVW5pY29kZSBNUxofCgMzMjcSGAoWCAdCEhIQQXJpYWwgVW5pY29kZSBNUxofCgMzMjgSGAoWCAdCEhIQQXJpYWwgVW5pY29kZSBNUxofCgMzMjkSGAoWCAdCEhIQQXJpYWwgVW5pY29kZSBNUxofCgMzMzASGAoWCAdCEhIQQXJpYWwgVW5pY29kZSBNUxofCgMzMzESGAoWCAdCEhIQQXJpYWwgVW5pY29kZSBNUxofCgMzMzISGAoWCAdCEhIQQXJpYWwgVW5pY29kZSBNUxofCgMzMzMSGAoWCAdCEhIQQXJpYWwgVW5pY29kZSBNUxofCgMzMzQSGAoWCAdCEhIQQXJpYWwgVW5pY29kZSBNUxofCgMzMzUSGAoWCAdCEhIQQXJpYWwgVW5pY29kZSBNUxofCgMzMzYSGAoWCAdCEhIQQXJpYWwgVW5pY29kZSBNUxofCgMzMzcSGAoWCAdCEhIQQXJpYWwgVW5pY29kZSBNUxofCgMzMzgSGAoWCAdCEhIQQXJpYWwgVW5pY29kZSBNUxofCgMzMzkSGAoWCAdCEhIQQXJpYWwgVW5pY29kZSBNUxofCgMzNDASGAoWCAdCEhIQQXJpYWwgVW5pY29kZSBNUxofCgMzNDESGAoWCAdCEhIQQXJpYWwgVW5pY29kZSBNUxofCgMzNDISGAoWCAdCEhIQQXJpYWwgVW5pY29kZSBNUxofCgMzNDMSGAoWCAdCEhIQQXJpYWwgVW5pY29kZSBNUxofCgMzNDQSGAoWCAdCEhIQQXJpYWwgVW5pY29kZSBNUxofCgMzNDUSGAoWCAdCEhIQQXJpYWwgVW5pY29kZSBNUxofCgMzNDYSGAoWCAdCEhIQQXJpYWwgVW5pY29kZSBNUx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cCgM0MTQSFQoTCAQqDwoLQUFBQm90UDBuWTQQARocCgM0MTUSFQoTCAQqDwoLQUFBQm90UDBuWTQQARocCgM0MTYSFQoTCAQqDwoLQUFBQm90UDBuWTQQARoxCgM0MTcSKgoTCAQqDwoLQUFBQm90UDBuWTQQBAoTCAQqDwoLQUFBQm90UDBuWTQQARoxCgM0MTgSKgoTCAQqDwoLQUFBQm90UDBuWTQQBAoTCAQqDwoLQUFBQm90UDBuWTQQARocCgM0MTkSFQoTCAQqDwoLQUFBQm90UDBuWTQQARoxCgM0MjASKgoTCAQqDwoLQUFBQm90UDBuWTQQBAoTCAQqDwoLQUFBQm90UDBuWTQQARoxCgM0MjESKgoTCAQqDwoLQUFBQm90UDBuWTQQBAoTCAQqDwoLQUFBQm90UDBuWTQQARocCgM0MjISFQoTCAQqDwoLQUFBQm90UDBuWTQQARoxCgM0MjMSKgoTCAQqDwoLQUFBQm90UDBuWTQQBAoTCAQqDwoLQUFBQm90UDBuWTQQARoxCgM0MjQSKgoTCAQqDwoLQUFBQm90UDBuWTQQBAoTCAQqDwoLQUFBQm90UDBuWTQQARofCgM0MjUSGAoWCAdCEhIQQXJpYWwgVW5pY29kZSBNUxofCgM0MjYSGAoWCAdCEhIQQXJpYWwgVW5pY29kZSBNUxofCgM0MjcSGAoWCAdCEh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fCgM0MzcSGAoWCAdCEhIQQXJpYWwgVW5pY29kZSBNUxofCgM0MzgSGAoWCAdCEhIQQXJpYWwgVW5pY29kZSBNUxofCgM0MzkSGAoWCAdCEhIQQXJpYWwgVW5pY29kZSBNUxofCgM0NDASGAoWCAdCEhIQQXJpYWwgVW5pY29kZSBNUxofCgM0NDESGAoWCAdCEhIQQXJpYWwgVW5pY29kZSBNUxofCgM0NDISGAoWCAdCEhIQQXJpYWwgVW5pY29kZSBNUxofCgM0NDMSGAoWCAdCEhIQQXJpYWwgVW5pY29kZSBNUxofCgM0NDQSGAoWCAdCEhIQQXJpYWwgVW5pY29kZSBNUxofCgM0NDUSGAoWCAdCEhIQQXJpYWwgVW5pY29kZSBNUxofCgM0NDYSGAoWCAdCEhIQQXJpYWwgVW5pY29kZSBNUxofCgM0NDcSGAoWCAdCEhIQQXJpYWwgVW5pY29kZSBNUxofCgM0NDgSGAoWCAdCEhIQQXJpYWwgVW5pY29kZSBNUxofCgM0NDkSGAoWCAdCEhIQQXJpYWwgVW5pY29kZSBNUxofCgM0NTASGAoWCAdCEhIQQXJpYWwgVW5pY29kZSBNUxofCgM0NTESGAoWCAdCEhIQQXJpYWwgVW5pY29kZSBNUxofCgM0NTISGAoWCAdCEhIQQXJpYWwgVW5pY29kZSBNUxofCgM0NTMSGAoWCAdCEhIQQXJpYWwgVW5pY29kZSBNUxofCgM0NTQSGAoWCAdCEhIQQXJpYWwgVW5pY29kZSBNUxofCgM0NTUSGAoWCAdCEhIQQXJpYWwgVW5pY29kZSBNUxofCgM0NTYSGAoWCAdCEhIQQXJpYWwgVW5pY29kZSBNUxofCgM0NTcSGAoWCAdCEhIQQXJpYWwgVW5pY29kZSBNUxofCgM0NTgSGAoWCAdCEhIQQXJpYWwgVW5pY29kZSBNUxofCgM0NTkSGAoWCAdCEhIQQXJpYWwgVW5pY29kZSBNUxofCgM0NjASGAoWCAdCEhIQQXJpYWwgVW5pY29kZSBNUxofCgM0NjESGAoWCAdCEhIQQXJpYWwgVW5pY29kZSBNUxofCgM0NjISGAoWCAdCEhIQQXJpYWwgVW5pY29kZSBNUxofCgM0NjMSGAoWCAdCEhIQQXJpYWwgVW5pY29kZSBNUxofCgM0NjQSGAoWCAdCEhIQQXJpYWwgVW5pY29kZSBNUxofCgM0NjUSGAoWCAdCEhIQQXJpYWwgVW5pY29kZSBNUxofCgM0NjYSGAoWCAdCEhIQQXJpYWwgVW5pY29kZSBNUxofCgM0NjcSGAoWCAdCEhIQQXJpYWwgVW5pY29kZSBNUxofCgM0NjgSGAoWCAdCEhIQQXJpYWwgVW5pY29kZSBNUxofCgM0NjkSGAoWCAdCEhIQQXJpYWwgVW5pY29kZSBNUxofCgM0NzASGAoWCAdCEhIQQXJpYWwgVW5pY29kZSBNUxofCgM0NzESGAoWCAdCEhIQQXJpYWwgVW5pY29kZSBNUxofCgM0NzISGAoWCAdCEhIQQXJpYWwgVW5pY29kZSBNUxofCgM0NzMSGAoWCAdCEhIQQXJpYWwgVW5pY29kZSBNUxofCgM0NzQSGAoWCAdCEhIQQXJpYWwgVW5pY29kZSBNUxofCgM0NzUSGAoWCAdCEhIQQXJpYWwgVW5pY29kZSBNUxofCgM0NzYSGAoWCAdCEhIQQXJpYWwgVW5pY29kZSBNUxofCgM0NzcSGAoWCAdCEhIQQXJpYWwgVW5pY29kZSBNUxofCgM0NzgSGAoWCAdCEhIQQXJpYWwgVW5pY29kZSBNUxofCgM0NzkSGAoWCAdCEhIQQXJpYWwgVW5pY29kZSBNUxofCgM0ODASGAoWCAdCEhIQQXJpYWwgVW5pY29kZSBNUxofCgM0ODESGAoWCAdCEhIQQXJpYWwgVW5pY29kZSBNUxofCgM0ODISGAoWCAdCEhIQQXJpYWwgVW5pY29kZSBNUxofCgM0ODMSGAoWCAdCEhIQQXJpYWwgVW5pY29kZSBNUxofCgM0ODQSGAoWCAdCEhIQQXJpYWwgVW5pY29kZSBNUxofCgM0ODUSGAoWCAdCEhIQQXJpYWwgVW5pY29kZSBNUxofCgM0ODYSGAoWCAdCEhIQQXJpYWwgVW5pY29kZSBNUxofCgM0ODcSGAoWCAdCEhIQQXJpYWwgVW5pY29kZSBNUxofCgM0ODgSGAoWCAdCEhIQQXJpYWwgVW5pY29kZSBNUxofCgM0ODkSGAoWCAdCEhIQQXJpYWwgVW5pY29kZSBNUxofCgM0OTASGAoWCAdCEhIQQXJpYWwgVW5pY29kZSBNUxofCgM0OTESGAoWCAdCEhIQQXJpYWwgVW5pY29kZSBNUxofCgM0OTISGAoWCAdCEhIQQXJpYWwgVW5pY29kZSBNUxofCgM0OTMSGAoWCAdCEhIQQXJpYWwgVW5pY29kZSBNUxofCgM0OTQSGAoWCAdCEhIQQXJpYWwgVW5pY29kZSBNUxopCgM0OTUSIgogCAQqHAoLQUFBQXRuWjdMbXMQCBoLQUFBQXRuWjdMbX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8KAzYzMRIYChYIB0ISEhBBcmlhbCBVbmljb2RlIE1TGh8KAzYzMhIYChYIB0ISEhBBcmlhbCBVbmljb2RlIE1TGh8KAzYzMxIYChYIB0ISEhBBcmlhbCBVbmljb2RlIE1TGh8KAzYzNBIYChYIB0ISEhBBcmlhbCBVbmljb2RlIE1TGh8KAzYzNRIYChYIB0ISEhBBcmlhbCBVbmljb2RlIE1TGh8KAzYzNhIYChYIB0ISEhBBcmlhbCBVbmljb2RlIE1TGh8KAzYzNxIYChYIB0ISEhBBcmlhbCBVbmljb2RlIE1TGh8KAzYzOBIYChYIB0ISEhBBcmlhbCBVbmljb2RlIE1TGh8KAzYzORIYChYIB0ISEhBBcmlhbCBVbmljb2RlIE1TGh8KAzY0MBIYChYIB0ISEhBBcmlhbCBVbmljb2RlIE1TGh8KAzY0MRIYChYIB0ISEhBBcmlhbCBVbmljb2RlIE1TGh8KAzY0MhIYChYIB0ISEhBBcmlhbCBVbmljb2RlIE1TGh8KAzY0MxIYChYIB0ISEhBBcmlhbCBVbmljb2RlIE1TGh8KAzY0NBIYChYIB0ISEhBBcmlhbCBVbmljb2RlIE1TGh8KAzY0NRIYChYIB0ISEhBBcmlhbCBVbmljb2RlIE1TGh8KAzY0NhIYChYIB0ISEhBBcmlhbCBVbmljb2RlIE1TGh8KAzY0NxIYChYIB0ISEhBBcmlhbCBVbmljb2RlIE1TGh8KAzY0OBIYChYIB0ISEhBBcmlhbCBVbmljb2RlIE1TGh8KAzY0ORIYChYIB0ISEhBBcmlhbCBVbmljb2RlIE1TGh8KAzY1MBIYChYIB0ISEhBBcmlhbCBVbmljb2RlIE1TGh8KAzY1MRIYChYIB0ISEhBBcmlhbCBVbmljb2RlIE1TGh8KAzY1MhIYChYIB0ISEhBBcmlhbCBVbmljb2RlIE1TGh8KAzY1MxIYChYIB0ISEhBBcmlhbCBVbmljb2RlIE1TGh8KAzY1NBIYChYIB0ISEhBBcmlhbCBVbmljb2RlIE1TGh8KAzY1NRIYChYIB0ISEhBBcmlhbCBVbmljb2RlIE1TGh8KAzY1NhIYChYIB0ISEhBBcmlhbCBVbmljb2RlIE1TGh8KAzY1NxIYChYIB0ISEhBBcmlhbCBVbmljb2RlIE1TGh8KAzY1OBIYChYIB0ISEhBBcmlhbCBVbmljb2RlIE1TGh8KAzY1ORIYChYIB0ISEhBBcmlhbCBVbmljb2RlIE1TGh8KAzY2MBIYChYIB0ISEhBBcmlhbCBVbmljb2RlIE1TGh8KAzY2MRIYChYIB0ISEhBBcmlhbCBVbmljb2RlIE1TGh8KAzY2MhIYChYIB0ISEhBBcmlhbCBVbmljb2RlIE1TGh8KAzY2MxIYChYIB0ISEhBBcmlhbCBVbmljb2RlIE1TGh8KAzY2NBIYChYIB0ISEhBBcmlhbCBVbmljb2RlIE1TGh8KAzY2NRIYChYIB0ISEhBBcmlhbCBVbmljb2RlIE1TGh8KAzY2NhIYChYIB0ISEhBBcmlhbCBVbmljb2RlIE1TGh8KAzY2NxIYChYIB0ISEhBBcmlhbCBVbmljb2RlIE1TGh8KAzY2OBIYChYIB0ISEhBBcmlhbCBVbmljb2RlIE1TGh8KAzY2ORIYChYIB0ISEhBBcmlhbCBVbmljb2RlIE1TGh8KAzY3MBIYChYIB0ISEhBBcmlhbCBVbmljb2RlIE1TGh8KAzY3MRIYChYIB0ISEhBBcmlhbCBVbmljb2RlIE1TGh8KAzY3MhIYChYIB0ISEhBBcmlhbCBVbmljb2RlIE1TGh8KAzY3MxIYChYIB0ISEhBBcmlhbCBVbmljb2RlIE1TGh8KAzY3NBIYChYIB0ISEhBBcmlhbCBVbmljb2RlIE1TGh8KAzY3NRIYChYIB0ISEhBBcmlhbCBVbmljb2RlIE1TGh8KAzY3NhIYChYIB0ISEhBBcmlhbCBVbmljb2RlIE1TGh8KAzY3NxIYChYIB0ISEhBBcmlhbCBVbmljb2RlIE1TGh8KAzY3OBIYChYIB0ISEhBBcmlhbCBVbmljb2RlIE1TGh8KAzY3ORIYChYIB0ISEhBBcmlhbCBVbmljb2RlIE1TGh8KAzY4MBIYChYIB0ISEhBBcmlhbCBVbmljb2RlIE1TGh8KAzY4MRIYChYIB0ISEhBBcmlhbCBVbmljb2RlIE1TGh8KAzY4MhIYChYIB0ISEhBBcmlhbCBVbmljb2RlIE1TGh8KAzY4MxIYChYIB0ISEhBBcmlhbCBVbmljb2RlIE1TGh8KAzY4NBIYChYIB0ISEhBBcmlhbCBVbmljb2RlIE1TGh8KAzY4NRIYChYIB0ISEhBBcmlhbCBVbmljb2RlIE1TGh8KAzY4NhIYChYIB0ISEhBBcmlhbCBVbmljb2RlIE1TGh8KAzY4NxIYChYIB0ISEhBBcmlhbCBVbmljb2RlIE1TGh8KAzY4OBIYChYIB0ISEhBBcmlhbCBVbmljb2RlIE1TGh8KAzY4ORIYChYIB0ISEhBBcmlhbCBVbmljb2RlIE1TGh8KAzY5MBIYChYIB0ISEhBBcmlhbCBVbmljb2RlIE1TGh8KAzY5MRIYChYIB0ISEhBBcmlhbCBVbmljb2RlIE1TGh8KAzY5MhIYChYIB0ISEhBBcmlhbCBVbmljb2RlIE1TGh8KAzY5MxIYChYIB0ISEhBBcmlhbCBVbmljb2RlIE1TGh8KAzY5NBIYChYIB0ISEhBBcmlhbCBVbmljb2RlIE1TGh8KAzY5NRIYChYIB0ISEhBBcmlhbCBVbmljb2RlIE1TGh8KAzY5NhIYChYIB0ISEhBBcmlhbCBVbmljb2RlIE1TGh8KAzY5NxIYChYIB0ISEhBBcmlhbCBVbmljb2RlIE1TGh8KAzY5OBIYChYIB0ISEhBBcmlhbCBVbmljb2RlIE1TGh8KAzY5ORIYChYIB0ISEhBBcmlhbCBVbmljb2RlIE1TGh8KAzcwMBIYChYIB0ISEhBBcmlhbCBVbmljb2RlIE1TGh8KAzcwMRIYChYIB0ISEhBBcmlhbCBVbmljb2RlIE1TGh8KAzcwMhIYChYIB0ISEhBBcmlhbCBVbmljb2RlIE1TGh8KAzcwMxIYChYIB0ISEhBBcmlhbCBVbmljb2RlIE1TGh8KAzcwNBIYChYIB0ISEhBBcmlhbCBVbmljb2RlIE1TGh8KAzcwNRIYChYIB0ISEhBBcmlhbCBVbmljb2RlIE1TGh8KAzcwNhIYChYIB0ISEhBBcmlhbCBVbmljb2RlIE1TGh8KAzcwNxIYChYIB0ISEhBBcmlhbCBVbmljb2RlIE1TGh8KAzcwOBIYChYIB0ISEhBBcmlhbCBVbmljb2RlIE1TGh8KAzcwORIYChYIB0ISEhBBcmlhbCBVbmljb2RlIE1TGh8KAzcxMBIYChYIB0ISEhBBcmlhbCBVbmljb2RlIE1TGh8KAzcxMRIYChYIB0ISEhBBcmlhbCBVbmljb2RlIE1TGh8KAzcxMhIYChYIB0ISEhBBcmlhbCBVbmljb2RlIE1TGh8KAzcxMxIYChYIB0ISEhBBcmlhbCBVbmljb2RlIE1TGh8KAzcxNBIYChYIB0ISEhBBcmlhbCBVbmljb2RlIE1TGh8KAzcxNRIYChYIB0ISEhBBcmlhbCBVbmljb2RlIE1TGh8KAzcxNhIYChYIB0ISEhBBcmlhbCBVbmljb2RlIE1TGh8KAzcxNxIYChYIB0ISEhBBcmlhbCBVbmljb2RlIE1TGh8KAzcxOBIYChYIB0ISEhBBcmlhbCBVbmljb2RlIE1TGh8KAzcxORIYChYIB0ISEhBBcmlhbCBVbmljb2RlIE1TGh8KAzcyMBIYChYIB0ISEhBBcmlhbCBVbmljb2RlIE1TGh8KAzcyMRIYChYIB0ISEhBBcmlhbCBVbmljb2RlIE1TGh8KAzcyMhIYChYIB0ISEhBBcmlhbCBVbmljb2RlIE1TGh8KAzcyMxIYChYIB0ISEhBBcmlhbCBVbmljb2RlIE1TGh8KAzcyNBIYChYIB0ISEhBBcmlhbCBVbmljb2RlIE1TGh8KAzcyNRIYChYIB0ISEhBBcmlhbCBVbmljb2RlIE1TGh8KAzcyNhIYChYIB0ISEhBBcmlhbCBVbmljb2RlIE1TGh8KAzcyNxIYChYIB0ISEhBBcmlhbCBVbmljb2RlIE1TGh8KAzcyOBIYChYIB0ISEhBBcmlhbCBVbmljb2RlIE1TGh8KAzcyORIYChYIB0ISEhBBcmlhbCBVbmljb2RlIE1TGh8KAzczMBIYChYIB0ISEhBBcmlhbCBVbmljb2RlIE1TGh8KAzczMRIYChYIB0ISEhBBcmlhbCBVbmljb2RlIE1TGh8KAzczMhIYChYIB0ISEhBBcmlhbCBVbmljb2RlIE1TGh8KAzczMxIYChYIB0ISEhBBcmlhbCBVbmljb2RlIE1TGh8KAzczNBIYChYIB0ISEhBBcmlhbCBVbmljb2RlIE1TGh8KAzczNRIYChYIB0ISEhBBcmlhbCBVbmljb2RlIE1TGh8KAzczNhIYChYIB0ISEhBBcmlhbCBVbmljb2RlIE1TGh8KAzczNxIYChYIB0ISEhBBcmlhbCBVbmljb2RlIE1TGh8KAzczOBIYChYIB0ISEhBBcmlhbCBVbmljb2RlIE1TGh8KAzczORIYChYIB0ISEhBBcmlhbCBVbmljb2RlIE1TGh8KAzc0MBIYChYIB0ISEhBBcmlhbCBVbmljb2RlIE1TGh8KAzc0MRIYChYIB0ISEhBBcmlhbCBVbmljb2RlIE1TGh8KAzc0MhIYChYIB0ISEhBBcmlhbCBVbmljb2RlIE1TGh8KAzc0MxIYChYIB0ISEhBBcmlhbCBVbmljb2RlIE1TGh8KAzc0NBIYChYIB0ISEhBBcmlhbCBVbmljb2RlIE1TGh8KAzc0NRIYChYIB0ISEhBBcmlhbCBVbmljb2RlIE1TGh8KAzc0NhIYChYIB0ISEhBBcmlhbCBVbmljb2RlIE1TGh8KAzc0NxIYChYIB0ISEhBBcmlhbCBVbmljb2RlIE1TGh8KAzc0OBIYChYIB0ISEhBBcmlhbCBVbmljb2RlIE1TGh8KAzc0ORIYChYIB0ISEhBBcmlhbCBVbmljb2RlIE1TGh8KAzc1MBIYChYIB0ISEhBBcmlhbCBVbmljb2RlIE1TGh8KAzc1MRIYChYIB0ISEhBBcmlhbCBVbmljb2RlIE1TGh8KAzc1MhIYChYIB0ISEhBBcmlhbCBVbmljb2RlIE1TGh8KAzc1MxIYChYIB0ISEhBBcmlhbCBVbmljb2RlIE1TGh8KAzc1NBIYChYIB0ISEhBBcmlhbCBVbmljb2RlIE1TGh8KAzc1NRIYChYIB0ISEhBBcmlhbCBVbmljb2RlIE1TGh8KAzc1NhIYChYIB0ISEhBBcmlhbCBVbmljb2RlIE1TGh8KAzc1NxIYChYIB0ISEhBBcmlhbCBVbmljb2RlIE1TGh8KAzc1OBIYChYIB0ISEhBBcmlhbCBVbmljb2RlIE1TGh8KAzc1ORIYChYIB0ISEhBBcmlhbCBVbmljb2RlIE1TGh8KAzc2MBIYChYIB0ISEhBBcmlhbCBVbmljb2RlIE1TGh8KAzc2MRIYChYIB0ISEhBBcmlhbCBVbmljb2RlIE1TGh8KAzc2MhIYChYIB0ISEhBBcmlhbCBVbmljb2RlIE1TGh8KAzc2MxIYChYIB0ISEhBBcmlhbCBVbmljb2RlIE1TGh8KAzc2NBIYChYIB0ISEhBBcmlhbCBVbmljb2RlIE1TGh8KAzc2NRIYChYIB0ISEhBBcmlhbCBVbmljb2RlIE1TGh8KAzc2NhIYChYIB0ISEhBBcmlhbCBVbmljb2RlIE1TGh8KAzc2NxIYChYIB0ISEhBBcmlhbCBVbmljb2RlIE1TGh8KAzc2OBIYChYIB0ISEhBBcmlhbCBVbmljb2RlIE1TGh8KAzc2ORIYChYIB0ISEhBBcmlhbCBVbmljb2RlIE1TGh8KAzc3MBIYChYIB0ISEhBBcmlhbCBVbmljb2RlIE1TGh8KAzc3MRIYChYIB0ISEhBBcmlhbCBVbmljb2RlIE1TGh8KAzc3MhIYChYIB0ISEhBBcmlhbCBVbmljb2RlIE1TGh8KAzc3MxIYChYIB0ISEhBBcmlhbCBVbmljb2RlIE1TGh8KAzc3NBIYChYIB0ISEhBBcmlhbCBVbmljb2RlIE1TGh8KAzc3NRIYChYIB0ISEhBBcmlhbCBVbmljb2RlIE1TGh8KAzc3NhIYChYIB0ISEhBBcmlhbCBVbmljb2RlIE1TGh8KAzc3NxIYChYIB0ISEhBBcmlhbCBVbmljb2RlIE1TGh8KAzc3OBIYChYIB0ISEhBBcmlhbCBVbmljb2RlIE1TGh8KAzc3ORIYChYIB0ISEhBBcmlhbCBVbmljb2RlIE1TGh8KAzc4MBIYChYIB0ISEhBBcmlhbCBVbmljb2RlIE1TGh8KAzc4MRIYChYIB0ISEhBBcmlhbCBVbmljb2RlIE1TGh8KAzc4MhIYChYIB0ISEhBBcmlhbCBVbmljb2RlIE1TGh8KAzc4MxIYChYIB0ISEhBBcmlhbCBVbmljb2RlIE1TGh8KAzc4NBIYChYIB0ISEhBBcmlhbCBVbmljb2RlIE1TGh8KAzc4NRIYChYIB0ISEhBBcmlhbCBVbmljb2RlIE1TGh8KAzc4NhIYChYIB0ISEhBBcmlhbCBVbmljb2RlIE1TGh8KAzc4NxIYChYIB0ISEhBBcmlhbCBVbmljb2RlIE1TGh8KAzc4OBIYChYIB0ISEhBBcmlhbCBVbmljb2RlIE1TGh8KAzc4ORIYChYIB0ISEhBBcmlhbCBVbmljb2RlIE1TGh8KAzc5MBIYChYIB0ISEhBBcmlhbCBVbmljb2RlIE1TGh8KAzc5MRIYChYIB0ISEhBBcmlhbCBVbmljb2RlIE1TGh8KAzc5MhIYChYIB0ISEhBBcmlhbCBVbmljb2RlIE1TGh8KAzc5MxIYChYIB0ISEhBBcmlhbCBVbmljb2RlIE1TGh8KAzc5NBIYChYIB0ISEhBBcmlhbCBVbmljb2RlIE1TGh8KAzc5NRIYChYIB0ISEhBBcmlhbCBVbmljb2RlIE1TGh8KAzc5NhIYChYIB0ISEhBBcmlhbCBVbmljb2RlIE1TGh8KAzc5NxIYChYIB0ISEhBBcmlhbCBVbmljb2RlIE1TGh8KAzc5OBIYChYIB0ISEhBBcmlhbCBVbmljb2RlIE1TGh8KAzc5ORIYChYIB0ISEhBBcmlhbCBVbmljb2RlIE1TGh8KAzgwMBIYChYIB0ISEhBBcmlhbCBVbmljb2RlIE1TGh8KAzgwMRIYChYIB0ISEhBBcmlhbCBVbmljb2RlIE1TGh8KAzgwMhIYChYIB0ISEhBBcmlhbCBVbmljb2RlIE1TGh8KAzgwMxIYChYIB0ISEhBBcmlhbCBVbmljb2RlIE1TGh8KAzgwNBIYChYIB0ISEhBBcmlhbCBVbmljb2RlIE1TGh8KAzgwNRIYChYIB0ISEhBBcmlhbCBVbmljb2RlIE1TGh8KAzgwNhIYChYIB0ISEhBBcmlhbCBVbmljb2RlIE1TGh8KAzgwNxIYChYIB0ISEhBBcmlhbCBVbmljb2RlIE1TGh8KAzgwOBIYChYIB0ISEhBBcmlhbCBVbmljb2RlIE1TGh8KAzgwORIYChYIB0ISEhBBcmlhbCBVbmljb2RlIE1TGh8KAzgxMBIYChYIB0ISEhBBcmlhbCBVbmljb2RlIE1TGh8KAzgxMRIYChYIB0ISEhBBcmlhbCBVbmljb2RlIE1TGh8KAzgxMhIYChYIB0ISEhBBcmlhbCBVbmljb2RlIE1TGh8KAzgxMxIYChYIB0ISEhBBcmlhbCBVbmljb2RlIE1TGh8KAzgxNBIYChYIB0ISEhBBcmlhbCBVbmljb2RlIE1TGh8KAzgxNRIYChYIB0ISEhBBcmlhbCBVbmljb2RlIE1TGh8KAzgxNhIYChYIB0ISEhBBcmlhbCBVbmljb2RlIE1TGh8KAzgxNxIYChYIB0ISEhBBcmlhbCBVbmljb2RlIE1TGh8KAzgxOBIYChYIB0ISEhBBcmlhbCBVbmljb2RlIE1TGh8KAzgxORIYChYIB0ISEhBBcmlhbCBVbmljb2RlIE1TGh8KAzgyMBIYChYIB0ISEhBBcmlhbCBVbmljb2RlIE1TGh8KAzgyMRIYChYIB0ISEhBBcmlhbCBVbmljb2RlIE1TGh8KAzgyMhIYChYIB0ISEhBBcmlhbCBVbmljb2RlIE1TGh8KAzgyMxIYChYIB0ISEhBBcmlhbCBVbmljb2RlIE1TGh8KAzgyNBIYChYIB0ISEhBBcmlhbCBVbmljb2RlIE1TGh8KAzgyNRIYChYIB0ISEhBBcmlhbCBVbmljb2RlIE1TGh8KAzgyNhIYChYIB0ISEhBBcmlhbCBVbmljb2RlIE1TGh8KAzgyNxIYChYIB0ISEhBBcmlhbCBVbmljb2RlIE1TGh8KAzgyOBIYChYIB0ISEhBBcmlhbCBVbmljb2RlIE1TGh8KAzgyORIYChYIB0ISEhBBcmlhbCBVbmljb2RlIE1TGh8KAzgzMBIYChYIB0ISEhBBcmlhbCBVbmljb2RlIE1TGh8KAzgzMRIYChYIB0ISEhBBcmlhbCBVbmljb2RlIE1TGh8KAzgzMhIYChYIB0ISEhBBcmlhbCBVbmljb2RlIE1TGh8KAzgzMxIYChYIB0ISEhBBcmlhbCBVbmljb2RlIE1TGh8KAzgzNBIYChYIB0ISEhBBcmlhbCBVbmljb2RlIE1TGh8KAzgzNRIYChYIB0ISEhBBcmlhbCBVbmljb2RlIE1TGh8KAzgzNhIYChYIB0ISEhBBcmlhbCBVbmljb2RlIE1TGh8KAzgzNxIYChYIB0ISEhBBcmlhbCBVbmljb2RlIE1TGh8KAzgzOBIYChYIB0ISEhBBcmlhbCBVbmljb2RlIE1TGh8KAzgzORIYChYIB0ISEhBBcmlhbCBVbmljb2RlIE1TGh8KAzg0MBIYChYIB0ISEhBBcmlhbCBVbmljb2RlIE1TGh8KAzg0MRIYChYIB0ISEhBBcmlhbCBVbmljb2RlIE1TGh8KAzg0MhIYChYIB0ISEhBBcmlhbCBVbmljb2RlIE1TGh8KAzg0MxIYChYIB0ISEhBBcmlhbCBVbmljb2RlIE1TGh8KAzg0NBIYChYIB0ISEhBBcmlhbCBVbmljb2RlIE1TGh8KAzg0NRIYChYIB0ISEhBBcmlhbCBVbmljb2RlIE1TGh8KAzg0NhIYChYIB0ISEhBBcmlhbCBVbmljb2RlIE1TGh8KAzg0NxIYChYIB0ISEhBBcmlhbCBVbmljb2RlIE1TGh8KAzg0OBIYChYIB0ISEhBBcmlhbCBVbmljb2RlIE1TGh8KAzg0ORIYChYIB0ISEhBBcmlhbCBVbmljb2RlIE1TGh8KAzg1MBIYChYIB0ISEhBBcmlhbCBVbmljb2RlIE1TGh8KAzg1MRIYChYIB0ISEhBBcmlhbCBVbmljb2RlIE1TGh8KAzg1MhIYChYIB0ISEhBBcmlhbCBVbmljb2RlIE1TGh8KAzg1MxIYChYIB0ISEhBBcmlhbCBVbmljb2RlIE1TGh8KAzg1NBIYChYIB0ISEhBBcmlhbCBVbmljb2RlIE1TGh8KAzg1NRIYChYIB0ISEhBBcmlhbCBVbmljb2RlIE1TGh8KAzg1NhIYChYIB0ISEhBBcmlhbCBVbmljb2RlIE1TGh8KAzg1NxIYChYIB0ISEhBBcmlhbCBVbmljb2RlIE1TGh8KAzg1OBIYChYIB0ISEhBBcmlhbCBVbmljb2RlIE1TGh8KAzg1ORIYChYIB0ISEhBBcmlhbCBVbmljb2RlIE1TGh8KAzg2MBIYChYIB0ISEhBBcmlhbCBVbmljb2RlIE1TGh8KAzg2MRIYChYIB0ISEhBBcmlhbCBVbmljb2RlIE1TGh8KAzg2MhIYChYIB0ISEhBBcmlhbCBVbmljb2RlIE1TGh8KAzg2MxIYChYIB0ISEhBBcmlhbCBVbmljb2RlIE1TGh8KAzg2NBIYChYIB0ISEhBBcmlhbCBVbmljb2RlIE1TGh8KAzg2NRIYChYIB0ISEhBBcmlhbCBVbmljb2RlIE1TGh8KAzg2NhIYChYIB0ISEhBBcmlhbCBVbmljb2RlIE1TGh8KAzg2NxIYChYIB0ISEhBBcmlhbCBVbmljb2RlIE1TGh8KAzg2OBIYChYIB0ISEhBBcmlhbCBVbmljb2RlIE1TGh8KAzg2ORIYChYIB0ISEhBBcmlhbCBVbmljb2RlIE1TGh8KAzg3MBIYChYIB0ISEhBBcmlhbCBVbmljb2RlIE1TGh8KAzg3MRIYChYIB0ISEhBBcmlhbCBVbmljb2RlIE1TGh8KAzg3MhIYChYIB0ISEhBBcmlhbCBVbmljb2RlIE1TGh8KAzg3MxIYChYIB0ISEhBBcmlhbCBVbmljb2RlIE1TGh8KAzg3NBIYChYIB0ISEhBBcmlhbCBVbmljb2RlIE1TGh8KAzg3NRIYChYIB0ISEhBBcmlhbCBVbmljb2RlIE1TGh8KAzg3NhIYChYIB0ISEhBBcmlhbCBVbmljb2RlIE1TGh8KAzg3NxIYChYIB0ISEhBBcmlhbCBVbmljb2RlIE1TGh8KAzg3OBIYChYIB0ISEhBBcmlhbCBVbmljb2RlIE1TGh8KAzg3ORIYChYIB0ISEhBBcmlhbCBVbmljb2RlIE1TGh8KAzg4MBIYChYIB0ISEhBBcmlhbCBVbmljb2RlIE1TGh8KAzg4MRIYChYIB0ISEhBBcmlhbCBVbmljb2RlIE1TGh8KAzg4MhIYChYIB0ISEhBBcmlhbCBVbmljb2RlIE1TGh8KAzg4MxIYChYIB0ISEhBBcmlhbCBVbmljb2RlIE1TGh8KAzg4NBIYChYIB0ISEhBBcmlhbCBVbmljb2RlIE1TGh8KAzg4NRIYChYIB0ISEhBBcmlhbCBVbmljb2RlIE1TGh8KAzg4NhIYChYIB0ISEhBBcmlhbCBVbmljb2RlIE1TGh8KAzg4NxIYChYIB0ISEhBBcmlhbCBVbmljb2RlIE1TGh8KAzg4OBIYChYIB0ISEhBBcmlhbCBVbmljb2RlIE1TGh8KAzg4ORIYChYIB0ISEhBBcmlhbCBVbmljb2RlIE1TGh8KAzg5MBIYChYIB0ISEhBBcmlhbCBVbmljb2RlIE1TGh8KAzg5MRIYChYIB0ISEhBBcmlhbCBVbmljb2RlIE1TGh8KAzg5MhIYChYIB0ISEhBBcmlhbCBVbmljb2RlIE1TGh8KAzg5MxIYChYIB0ISEhBBcmlhbCBVbmljb2RlIE1TGh8KAzg5NBIYChYIB0ISEhBBcmlhbCBVbmljb2RlIE1TGh8KAzg5NRIYChYIB0ISEhBBcmlhbCBVbmljb2RlIE1TGh8KAzg5NhIYChYIB0ISEhBBcmlhbCBVbmljb2RlIE1TGh8KAzg5NxIYChYIB0ISEhBBcmlhbCBVbmljb2RlIE1TGh8KAzg5OBIYChYIB0ISEhBBcmlhbCBVbmljb2RlIE1TGh8KAzg5ORIYChYIB0ISEhBBcmlhbCBVbmljb2RlIE1TGh8KAzkwMBIYChYIB0ISEhBBcmlhbCBVbmljb2RlIE1TGh8KAzkwMRIYChYIB0ISEhBBcmlhbCBVbmljb2RlIE1TGh8KAzkwMhIYChYIB0ISEhBBcmlhbCBVbmljb2RlIE1TGh8KAzkwMxIYChYIB0ISEhBBcmlhbCBVbmljb2RlIE1TGh8KAzkwNBIYChYIB0ISEhBBcmlhbCBVbmljb2RlIE1TGh8KAzkwNRIYChYIB0ISEhBBcmlhbCBVbmljb2RlIE1TGh8KAzkwNhIYChYIB0ISEhBBcmlhbCBVbmljb2RlIE1TGh8KAzkwNxIYChYIB0ISEhBBcmlhbCBVbmljb2RlIE1TGh8KAzkwOBIYChYIB0ISEhBBcmlhbCBVbmljb2RlIE1TGh8KAzkwORIYChYIB0ISEhBBcmlhbCBVbmljb2RlIE1TGh8KAzkxMBIYChYIB0ISEhBBcmlhbCBVbmljb2RlIE1TGh8KAzkxMRIYChYIB0ISEhBBcmlhbCBVbmljb2RlIE1TGh8KAzkxMhIYChYIB0ISEhBBcmlhbCBVbmljb2RlIE1TGh8KAzkxMxIYChYIB0ISEhBBcmlhbCBVbmljb2RlIE1TGh8KAzkxNBIYChYIB0ISEhBBcmlhbCBVbmljb2RlIE1TGh8KAzkxNRIYChYIB0ISEhBBcmlhbCBVbmljb2RlIE1TGh8KAzkxNhIYChYIB0ISEhBBcmlhbCBVbmljb2RlIE1TGh8KAzkxNxIYChYIB0ISEhBBcmlhbCBVbmljb2RlIE1TGh8KAzkxOBIYChYIB0ISEhBBcmlhbCBVbmljb2RlIE1TGh8KAzkxORIYChYIB0ISEhBBcmlhbCBVbmljb2RlIE1TGh8KAzkyMBIYChYIB0ISEhBBcmlhbCBVbmljb2RlIE1TGh8KAzkyMRIYChYIB0ISEhBBcmlhbCBVbmljb2RlIE1TGh8KAzkyMhIYChYIB0ISEhBBcmlhbCBVbmljb2RlIE1TGh8KAzkyMxIYChYIB0ISEhBBcmlhbCBVbmljb2RlIE1TGicKAzkyNBIgCh4IB0IaCgZSb2JvdG8SEEFyaWFsIFVuaWNvZGUgTVMaHwoDOTI1EhgKFggHQhISEEFyaWFsIFVuaWNvZGUgTVMaJgoDOTI2Eh8KHQgHQhkKBUFyaWFsEhBBcmlhbCBVbmljb2RlIE1TIpwCCgtBQUFCaWxOTC1TcxLmAQoLQUFBQmlsTkwtU3MSC0FBQUJpbE5MLVNzGg0KCXRleHQvaHRtbBIAIg4KCnRleHQvcGxhaW4SACobIhUxMDMwMTYzMzE3OTU1NTU1MzI2MDcoADgAMN3aiuLpMjjd4ori6TJKRgokYXBwbGljYXRpb24vdm5kLmdvb2dsZS1hcHBzLmRvY3MubWRzGh7C19rkARgaFgoSCgzjgqLjgr/jgq/jgrcQARgAEAFaDGNiemVvNGw4M2lzYnICIAB4AIIBFHN1Z2dlc3QuejcweThyZTZ1MzV6mgEGCAAQABgAsAEAuAEAGN3aiuLpMiDd4ori6TIwAEIUc3VnZ2VzdC56NzB5OHJlNnUzNXoi9AIKC0FBQUJvdFAwblk0Er4CCgtBQUFCb3RQMG5ZNBILQUFBQm90UDBuWTQaDQoJdGV4dC9odG1sEgAiDgoKdGV4dC9wbGFpbhIAKhsiFTEwMzAxNjMzMTc5NTU1NTUzMjYwNygAOAAwp8TM74UzOK7gzu+FM0qdAQokYXBwbGljYXRpb24vdm5kLmdvb2dsZS1hcHBzLmRvY3MubWRzGnXC19rkAW8abQppCmPniZnjgpLliZ3jgY/njYXlrZAgbGlvbiBiYXJpbmcgaXRzIGZhbmdzIEV4cHJlc3Npb24gZGVzY3JpYmluZyB0aGUgbGlvbiBvbiB0aGUgS2Fyc3RlbiBmYW1pbHkgY3Jlc3QQDxgAEAFaDDd3dWV1djI4ZmRjYnICIAB4AIIBFHN1Z2dlc3QudGd2NmdtdjlvNzgzmgEGCAAQABgAsAEAuAEAGKfEzO+FMyCu4M7vhTMwAEIUc3VnZ2VzdC50Z3Y2Z212OW83ODMiiQIKC0FBQUJpbE5MLVVnEtMBCgtBQUFCaWxOTC1VZxILQUFBQmlsTkwtVWcaDQoJdGV4dC9odG1sEgAiDgoKdGV4dC9wbGFpbhIAKhsiFTEwMzAxNjMzMTc5NTU1NTUzMjYwNygAOAAwkYym4ukyON2SpuLpMko0CiRhcHBsaWNhdGlvbi92bmQuZ29vZ2xlLWFwcHMuZG9jcy5tZHMaDMLX2uQBBiIECAwQAVoLNXk1aW9obTAxOWtyAiAAeACCARRzdWdnZXN0Lm1seGZsMmx5ZGRlNpoBBggAEAAYALABALgBABiRjKbi6TIg3ZKm4ukyMABCFHN1Z2dlc3QubWx4ZmwybHlkZGU2IqcDCgtBQUFCbDUzSGtLQRL1AgoLQUFBQmw1M0hrS0ESC0FBQUJsNTNIa0tBGk0KCXRleHQvaHRtbBJAUmVmZXJyZWQgdG8gYXMgcGx1cmFswqDoprPopqfogIXlhbEgNyB0aW1lcyBieSBTdHJpZGUgaW4gTE4gRXggNiJOCgp0ZXh0L3BsYWluEkBSZWZlcnJlZCB0byBhcyBwbHVyYWzCoOims+imp+iAheWFsSA3IHRpbWVzIGJ5IFN0cmlkZSBpbiBMTiBFeCA2KhsiFTEwMzAxNjMzMTc5NTU1NTUzMjYwNygAOAAw8fWEwPsyOPH1hMD7MkonCgp0ZXh0L3BsYWluEhlVbmNsZWFyIGlmIGl04oCZcyBhIGdyb3VwWgxyYzBrZTRlY3h5MjdyAiAAeACaAQYIABAAGACqAUISQFJlZmVycmVkIHRvIGFzIHBsdXJhbMKg6Kaz6Kan6ICF5YWxIDcgdGltZXMgYnkgU3RyaWRlIGluIExOIEV4IDawAQC4AQAY8fWEwPsyIPH1hMD7MjAAQhBraXguazFqMG5hb3dyMGZmIvkCCgtBQUFCaDY2emFNSRLDAgoLQUFBQmg2NnphTUkSC0FBQUJoNjZ6YU1JGg0KCXRleHQvaHRtbBIAIg4KCnRleHQvcGxhaW4SACobIhUxMDU1NDk4OTk5OTM0NTc3OTczNTYoADgAMPTC14n1MjiHu9qJ9TJKogEKJGFwcGxpY2F0aW9uL3ZuZC5nb29nbGUtYXBwcy5kb2NzLm1kcxp6wtfa5AF0GnIKbgpo5Zyn57iuIENvbXByZXNzaW9uIE1heWJlIHRoaXMgY291bGQgYmUgdW5kZXIgQXV0aG9yaXR5PyBJdCdzIG5vdCBleGFjdGx5IENsaW5kJ3MgQXV0aG9yaXR5J3MgbmFtZSwgYnV0IHIQDxgBEAFaDG9vbWxxb2xydWVhNXICIAB4AIIBFHN1Z2dlc3QuZDh6Ym1tYjU0M2cwmgEGCAAQABgAsAEAuAEAGPTC14n1MiCHu9qJ9TIwAEIUc3VnZ2VzdC5kOHpibW1iNTQzZzAikQIKC0FBQUJHbGFETUVZEtsBCgtBQUFCR2xhRE1FWRILQUFBQkdsYURNRVkaDQoJdGV4dC9odG1sEgAiDgoKdGV4dC9wbGFpbhIAKhsiFTEwNTU0OTg5OTk5MzQ1Nzc5NzM1NigAOAAwpMv+gtsxOOvP/oLbMUo7CiRhcHBsaWNhdGlvbi92bmQuZ29vZ2xlLWFwcHMuZG9jcy5tZHMaE8LX2uQBDRoLCgcKAWYQARgAEAFaDGhwdDljZnk4YTM3YnICIAB4AIIBFHN1Z2dlc3QubXU2bjR6MXBnZHoymgEGCAAQABgAsAEAuAEAGKTL/oLbMSDrz/6C2zEwAEIUc3VnZ2VzdC5tdTZuNHoxcGdkejIikAIKC0FBQUF1NWEzUU8wEtoBCgtBQUFBdTVhM1FPMBILQUFBQXU1YTNRTzAaDQoJdGV4dC9odG1sEgAiDgoKdGV4dC9wbGFpbhIAKhsiFTEwMzAxNjMzMTc5NTU1NTUzMjYwNygAOAAwp/7RpfYwOPGD0qX2MEo6CiRhcHBsaWNhdGlvbi92bmQuZ29vZ2xlLWFwcHMuZG9jcy5tZHMaEsLX2uQBDBoKCgYKABATGAAQAVoMOHpxamQ2ZGFjNnJzcgIgAHgAggEUc3VnZ2VzdC55eTltcXV5amo3NzCaAQYIABAAGACwAQC4AQAYp/7RpfYwIPGD0qX2MDAAQhRzdWdnZXN0Lnl5OW1xdXlqajc3MCK8CQoLQUFBQXRuWjdMbXMSigkKC0FBQUF0blo3TG1zEgtBQUFBdG5aN0xtcxq5AwoJdGV4dC9odG1sEqsDPGEgaHJlZj0iaHR0cHM6Ly93d3cuZ29vZ2xlLmNvbS91cmw/cT1odHRwczovL2RvY3MuZ29vZ2xlLmNvbS9zcHJlYWRzaGVldHMvZC8xTnlJNHhJRDc1c1kzVXZqVDlpUVBMSUp2TUNoMGx1aDBBSllzRGREMktKVS9lZGl0JmFtcDtzYT1EJmFtcDtzb3VyY2U9ZG9jcyZhbXA7dXN0PTE3NTQwNDM3OTYyNzQ0OTAmYW1wO3VzZz1BT3ZWYXcwMlZ6LWZsekptXzJBZktndm45OFFzIiBkYXRhLXJhd2hyZWY9Imh0dHBzOi8vZG9jcy5nb29nbGUuY29tL3NwcmVhZHNoZWV0cy9kLzFOeUk0eElENzVzWTNVdmpUOWlRUExJSnZNQ2gwbHVoMEFKWXNEZEQyS0pVL2VkaXQiIHRhcmdldD0iX2JsYW5rIj5odHRwczovL2RvY3MuZ29vZ2xlLmNvbS9zcHJlYWRzaGVldHMvZC8xTnlJNHhJRDc1c1kzVXZqVDlpUVBMSUp2TUNoMGx1aDBBSllzRGREMktKVS9lZGl0PC9hPiJmCgp0ZXh0L3BsYWluElhodHRwczovL2RvY3MuZ29vZ2xlLmNvbS9zcHJlYWRzaGVldHMvZC8xTnlJNHhJRDc1c1kzVXZqVDlpUVBMSUp2TUNoMGx1aDBBSllzRGREMktKVS9lZGl0KhsiFTExMDg1NTg4NDMzMDAyMjUxNjg5NygAOAAw+Pij8fQwOPj4o/H0MEpKCgp0ZXh0L3BsYWluEjxTdHVmZiBsaWtlIGNvbnRyYWN0aW9ucyBpcyBjdXJyZW50bHkgYmVpbmcgcmV3b3JrZWQvYWRhcHRlZC5aDGYxbWdiZDdteWxna3ICIAB4AJoBBggAEAAYAKoBrgMSqwM8YSBocmVmPSJodHRwczovL3d3dy5nb29nbGUuY29tL3VybD9xPWh0dHBzOi8vZG9jcy5nb29nbGUuY29tL3NwcmVhZHNoZWV0cy9kLzFOeUk0eElENzVzWTNVdmpUOWlRUExJSnZNQ2gwbHVoMEFKWXNEZEQyS0pVL2VkaXQmYW1wO3NhPUQmYW1wO3NvdXJjZT1kb2NzJmFtcDt1c3Q9MTc1NDA0Mzc5NjI3NDQ5MCZhbXA7dXNnPUFPdlZhdzAyVnotZmx6Sm1fMkFmS2d2bjk4UXM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