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center"/>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8">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0D">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0E">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0F">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0">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1">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2">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3">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7">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B">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C">
      <w:pPr>
        <w:ind w:left="1440" w:firstLine="720"/>
        <w:rPr/>
      </w:pPr>
      <w:r w:rsidDel="00000000" w:rsidR="00000000" w:rsidRPr="00000000">
        <w:rPr>
          <w:rtl w:val="0"/>
        </w:rPr>
        <w:t xml:space="preserve">Speaker Name: [Dialogue, “Quote”] </w:t>
      </w:r>
    </w:p>
    <w:p w:rsidR="00000000" w:rsidDel="00000000" w:rsidP="00000000" w:rsidRDefault="00000000" w:rsidRPr="00000000" w14:paraId="0000001D">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E">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1F">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etc should NOT be underlined</w:t>
      </w:r>
    </w:p>
    <w:p w:rsidR="00000000" w:rsidDel="00000000" w:rsidP="00000000" w:rsidRDefault="00000000" w:rsidRPr="00000000" w14:paraId="00000022">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4">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5">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6">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7">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8">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9">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A">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B">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C">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2D">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2E">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2F">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0">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1">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2">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3">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6">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7">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8">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A">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B">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3D">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3E">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1">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2">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3">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6">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7">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8">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9">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A">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B">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C">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4D">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4F">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6">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7">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5E">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5F">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3">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4">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5">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A">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6F">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3">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4">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5">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6">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7">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8">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9">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7E">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2">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3">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4">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5">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6">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7">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9">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8D">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8E">
            <w:pPr>
              <w:widowControl w:val="0"/>
              <w:spacing w:line="240" w:lineRule="auto"/>
              <w:rPr/>
            </w:pPr>
            <w:r w:rsidDel="00000000" w:rsidR="00000000" w:rsidRPr="00000000">
              <w:rPr>
                <w:rtl w:val="0"/>
              </w:rPr>
              <w:t xml:space="preserve">Emilia</w:t>
            </w:r>
          </w:p>
          <w:p w:rsidR="00000000" w:rsidDel="00000000" w:rsidP="00000000" w:rsidRDefault="00000000" w:rsidRPr="00000000" w14:paraId="0000008F">
            <w:pPr>
              <w:widowControl w:val="0"/>
              <w:spacing w:line="240" w:lineRule="auto"/>
              <w:rPr/>
            </w:pPr>
            <w:r w:rsidDel="00000000" w:rsidR="00000000" w:rsidRPr="00000000">
              <w:rPr>
                <w:rtl w:val="0"/>
              </w:rPr>
              <w:t xml:space="preserve">Felt</w:t>
            </w:r>
          </w:p>
          <w:p w:rsidR="00000000" w:rsidDel="00000000" w:rsidP="00000000" w:rsidRDefault="00000000" w:rsidRPr="00000000" w14:paraId="00000090">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pPr>
            <w:sdt>
              <w:sdtPr>
                <w:tag w:val="goog_rdk_31"/>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99">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9A">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9B">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9C">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9D">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9E">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9F">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0">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2"/>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A5">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A6">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color w:val="000000"/>
              </w:rPr>
            </w:pPr>
            <w:sdt>
              <w:sdtPr>
                <w:tag w:val="goog_rdk_33"/>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A9">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AA">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AB">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AC">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AD">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pPr>
            <w:sdt>
              <w:sdtPr>
                <w:tag w:val="goog_rdk_35"/>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B6">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B7">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B8">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rPr>
                <w:color w:val="000000"/>
              </w:rPr>
            </w:pPr>
            <w:sdt>
              <w:sdtPr>
                <w:tag w:val="goog_rdk_39"/>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C4">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C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C6">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C7">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color w:val="000000"/>
              </w:rPr>
            </w:pPr>
            <w:sdt>
              <w:sdtPr>
                <w:tag w:val="goog_rdk_40"/>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CC">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CD">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CE">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pPr>
            <w:sdt>
              <w:sdtPr>
                <w:tag w:val="goog_rdk_41"/>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1">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pPr>
            <w:sdt>
              <w:sdtPr>
                <w:tag w:val="goog_rdk_42"/>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D5">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D6">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DB">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DF">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E4">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E7">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76" w:lineRule="auto"/>
              <w:rPr/>
            </w:pPr>
            <w:sdt>
              <w:sdtPr>
                <w:tag w:val="goog_rdk_47"/>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EC">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76" w:lineRule="auto"/>
              <w:rPr/>
            </w:pPr>
            <w:sdt>
              <w:sdtPr>
                <w:tag w:val="goog_rdk_48"/>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0F5">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0F8">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Doltero idk</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bl>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0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rPr/>
            </w:pPr>
            <w:sdt>
              <w:sdtPr>
                <w:tag w:val="goog_rdk_52"/>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pPr>
            <w:sdt>
              <w:sdtPr>
                <w:tag w:val="goog_rdk_53"/>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sdt>
              <w:sdtPr>
                <w:tag w:val="goog_rdk_54"/>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rPr/>
            </w:pPr>
            <w:sdt>
              <w:sdtPr>
                <w:tag w:val="goog_rdk_74"/>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59">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93">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sdt>
              <w:sdtPr>
                <w:tag w:val="goog_rdk_102"/>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sdt>
              <w:sdtPr>
                <w:tag w:val="goog_rdk_106"/>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pP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AA">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sdt>
        <w:sdtPr>
          <w:tag w:val="goog_rdk_112"/>
        </w:sdtPr>
        <w:sdtContent>
          <w:tr>
            <w:trPr>
              <w:cantSplit w:val="0"/>
              <w:tblHeader w:val="0"/>
              <w:ins w:author="Shadow" w:id="0" w:date="2024-09-17T08:24:31Z"/>
            </w:trPr>
            <w:tc>
              <w:tcPr>
                <w:shd w:fill="auto" w:val="clear"/>
                <w:tcMar>
                  <w:top w:w="100.0" w:type="dxa"/>
                  <w:left w:w="100.0" w:type="dxa"/>
                  <w:bottom w:w="100.0" w:type="dxa"/>
                  <w:right w:w="100.0" w:type="dxa"/>
                </w:tcMar>
                <w:vAlign w:val="center"/>
              </w:tcPr>
              <w:sdt>
                <w:sdtPr>
                  <w:tag w:val="goog_rdk_114"/>
                </w:sdtPr>
                <w:sdtContent>
                  <w:p w:rsidR="00000000" w:rsidDel="00000000" w:rsidP="00000000" w:rsidRDefault="00000000" w:rsidRPr="00000000" w14:paraId="000001BA">
                    <w:pPr>
                      <w:widowControl w:val="0"/>
                      <w:spacing w:line="240" w:lineRule="auto"/>
                      <w:rPr>
                        <w:ins w:author="Shadow" w:id="0" w:date="2024-09-17T08:24:31Z"/>
                      </w:rPr>
                    </w:pPr>
                    <w:sdt>
                      <w:sdtPr>
                        <w:tag w:val="goog_rdk_113"/>
                      </w:sdtPr>
                      <w:sdtContent>
                        <w:ins w:author="Shadow" w:id="0" w:date="2024-09-17T08:24:31Z">
                          <w:r w:rsidDel="00000000" w:rsidR="00000000" w:rsidRPr="00000000">
                            <w:rPr>
                              <w:rtl w:val="0"/>
                            </w:rPr>
                            <w:t xml:space="preserve">オル・</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16"/>
                </w:sdtPr>
                <w:sdtContent>
                  <w:p w:rsidR="00000000" w:rsidDel="00000000" w:rsidP="00000000" w:rsidRDefault="00000000" w:rsidRPr="00000000" w14:paraId="000001BB">
                    <w:pPr>
                      <w:widowControl w:val="0"/>
                      <w:spacing w:line="240" w:lineRule="auto"/>
                      <w:rPr>
                        <w:ins w:author="Shadow" w:id="0" w:date="2024-09-17T08:24:31Z"/>
                      </w:rPr>
                    </w:pPr>
                    <w:sdt>
                      <w:sdtPr>
                        <w:tag w:val="goog_rdk_115"/>
                      </w:sdtPr>
                      <w:sdtContent>
                        <w:ins w:author="Shadow" w:id="0" w:date="2024-09-17T08:24:31Z">
                          <w:r w:rsidDel="00000000" w:rsidR="00000000" w:rsidRPr="00000000">
                            <w:rPr>
                              <w:rtl w:val="0"/>
                            </w:rPr>
                            <w:t xml:space="preserve">Ol</w:t>
                          </w:r>
                        </w:ins>
                      </w:sdtContent>
                    </w:sdt>
                  </w:p>
                </w:sdtContent>
              </w:sdt>
            </w:tc>
            <w:tc>
              <w:tcPr>
                <w:vAlign w:val="center"/>
              </w:tcPr>
              <w:sdt>
                <w:sdtPr>
                  <w:tag w:val="goog_rdk_118"/>
                </w:sdtPr>
                <w:sdtContent>
                  <w:p w:rsidR="00000000" w:rsidDel="00000000" w:rsidP="00000000" w:rsidRDefault="00000000" w:rsidRPr="00000000" w14:paraId="000001BC">
                    <w:pPr>
                      <w:widowControl w:val="0"/>
                      <w:spacing w:line="240" w:lineRule="auto"/>
                      <w:rPr>
                        <w:ins w:author="Shadow" w:id="0" w:date="2024-09-17T08:24:31Z"/>
                      </w:rPr>
                    </w:pPr>
                    <w:sdt>
                      <w:sdtPr>
                        <w:tag w:val="goog_rdk_117"/>
                      </w:sdtPr>
                      <w:sdtContent>
                        <w:ins w:author="Shadow" w:id="0" w:date="2024-09-17T08:24:31Z">
                          <w:r w:rsidDel="00000000" w:rsidR="00000000" w:rsidRPr="00000000">
                            <w:rPr>
                              <w:rtl w:val="0"/>
                            </w:rPr>
                            <w:t xml:space="preserve">Used only with Al</w:t>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C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DA">
            <w:pPr>
              <w:widowControl w:val="0"/>
              <w:spacing w:line="240" w:lineRule="auto"/>
              <w:rPr/>
            </w:pPr>
            <w:r w:rsidDel="00000000" w:rsidR="00000000" w:rsidRPr="00000000">
              <w:rPr>
                <w:rtl w:val="0"/>
              </w:rPr>
            </w:r>
          </w:p>
        </w:tc>
      </w:tr>
      <w:sdt>
        <w:sdtPr>
          <w:tag w:val="goog_rdk_132"/>
        </w:sdtPr>
        <w:sdtContent>
          <w:tr>
            <w:trPr>
              <w:cantSplit w:val="0"/>
              <w:tblHeader w:val="0"/>
              <w:ins w:author="Shadow" w:id="1" w:date="2025-01-02T06:16:39Z"/>
            </w:trPr>
            <w:tc>
              <w:tcPr>
                <w:shd w:fill="auto" w:val="clear"/>
                <w:tcMar>
                  <w:top w:w="100.0" w:type="dxa"/>
                  <w:left w:w="100.0" w:type="dxa"/>
                  <w:bottom w:w="100.0" w:type="dxa"/>
                  <w:right w:w="100.0" w:type="dxa"/>
                </w:tcMar>
                <w:vAlign w:val="center"/>
              </w:tcPr>
              <w:sdt>
                <w:sdtPr>
                  <w:tag w:val="goog_rdk_133"/>
                </w:sdtPr>
                <w:sdtContent>
                  <w:p w:rsidR="00000000" w:rsidDel="00000000" w:rsidP="00000000" w:rsidRDefault="00000000" w:rsidRPr="00000000" w14:paraId="000001DB">
                    <w:pPr>
                      <w:widowControl w:val="0"/>
                      <w:spacing w:line="240" w:lineRule="auto"/>
                      <w:rPr>
                        <w:ins w:author="Shadow" w:id="1" w:date="2025-01-02T06:16:39Z"/>
                      </w:rPr>
                    </w:pPr>
                    <w:sdt>
                      <w:sdtPr>
                        <w:tag w:val="goog_rdk_130"/>
                      </w:sdtPr>
                      <w:sdtContent>
                        <w:ins w:author="Shadow" w:id="1" w:date="2025-01-02T06:16:39Z"/>
                        <w:sdt>
                          <w:sdtPr>
                            <w:tag w:val="goog_rdk_131"/>
                          </w:sdtPr>
                          <w:sdtContent>
                            <w:commentRangeStart w:id="0"/>
                          </w:sdtContent>
                        </w:sdt>
                        <w:ins w:author="Shadow" w:id="1" w:date="2025-01-02T06:16:39Z">
                          <w:r w:rsidDel="00000000" w:rsidR="00000000" w:rsidRPr="00000000">
                            <w:rPr>
                              <w:rtl w:val="0"/>
                            </w:rPr>
                            <w:t xml:space="preserve">クラム</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35"/>
                </w:sdtPr>
                <w:sdtContent>
                  <w:p w:rsidR="00000000" w:rsidDel="00000000" w:rsidP="00000000" w:rsidRDefault="00000000" w:rsidRPr="00000000" w14:paraId="000001DC">
                    <w:pPr>
                      <w:widowControl w:val="0"/>
                      <w:spacing w:line="240" w:lineRule="auto"/>
                      <w:rPr>
                        <w:ins w:author="Shadow" w:id="1" w:date="2025-01-02T06:16:39Z"/>
                      </w:rPr>
                    </w:pPr>
                    <w:sdt>
                      <w:sdtPr>
                        <w:tag w:val="goog_rdk_134"/>
                      </w:sdtPr>
                      <w:sdtContent>
                        <w:ins w:author="Shadow" w:id="1" w:date="2025-01-02T06:16:39Z">
                          <w:r w:rsidDel="00000000" w:rsidR="00000000" w:rsidRPr="00000000">
                            <w:rPr>
                              <w:rtl w:val="0"/>
                            </w:rPr>
                            <w:t xml:space="preserve">Karum</w:t>
                          </w:r>
                        </w:ins>
                      </w:sdtContent>
                    </w:sdt>
                  </w:p>
                </w:sdtContent>
              </w:sdt>
            </w:tc>
            <w:tc>
              <w:tcPr>
                <w:vAlign w:val="center"/>
              </w:tcPr>
              <w:sdt>
                <w:sdtPr>
                  <w:tag w:val="goog_rdk_137"/>
                </w:sdtPr>
                <w:sdtContent>
                  <w:p w:rsidR="00000000" w:rsidDel="00000000" w:rsidP="00000000" w:rsidRDefault="00000000" w:rsidRPr="00000000" w14:paraId="000001DD">
                    <w:pPr>
                      <w:widowControl w:val="0"/>
                      <w:spacing w:line="240" w:lineRule="auto"/>
                      <w:rPr>
                        <w:ins w:author="Shadow" w:id="1" w:date="2025-01-02T06:16:39Z"/>
                      </w:rPr>
                    </w:pPr>
                    <w:sdt>
                      <w:sdtPr>
                        <w:tag w:val="goog_rdk_136"/>
                      </w:sdtPr>
                      <w:sdtContent>
                        <w:ins w:author="Shadow" w:id="1" w:date="2025-01-02T06:16:39Z">
                          <w:r w:rsidDel="00000000" w:rsidR="00000000" w:rsidRPr="00000000">
                            <w:rPr>
                              <w:rtl w:val="0"/>
                            </w:rPr>
                            <w:t xml:space="preserve">ムラク but flipped</w:t>
                          </w:r>
                          <w:r w:rsidDel="00000000" w:rsidR="00000000" w:rsidRPr="00000000">
                            <w:rPr>
                              <w:rtl w:val="0"/>
                            </w:rPr>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rPr/>
            </w:pPr>
            <w:commentRangeEnd w:id="0"/>
            <w:r w:rsidDel="00000000" w:rsidR="00000000" w:rsidRPr="00000000">
              <w:commentReference w:id="0"/>
            </w:r>
            <w:sdt>
              <w:sdtPr>
                <w:tag w:val="goog_rdk_13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rPr/>
            </w:pPr>
            <w:sdt>
              <w:sdtPr>
                <w:tag w:val="goog_rdk_13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pPr>
            <w:sdt>
              <w:sdtPr>
                <w:tag w:val="goog_rdk_14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1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1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1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rPr/>
            </w:pPr>
            <w:sdt>
              <w:sdtPr>
                <w:tag w:val="goog_rdk_14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1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rPr/>
            </w:pPr>
            <w:sdt>
              <w:sdtPr>
                <w:tag w:val="goog_rdk_14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1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rPr/>
            </w:pPr>
            <w:sdt>
              <w:sdtPr>
                <w:tag w:val="goog_rdk_14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rPr>
                <w:color w:val="000000"/>
              </w:rPr>
            </w:pPr>
            <w:sdt>
              <w:sdtPr>
                <w:tag w:val="goog_rdk_15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0D">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10">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rPr/>
            </w:pPr>
            <w:sdt>
              <w:sdtPr>
                <w:tag w:val="goog_rdk_15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rPr/>
            </w:pPr>
            <w:sdt>
              <w:sdtPr>
                <w:tag w:val="goog_rdk_15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16">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1D">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5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35">
            <w:pPr>
              <w:widowControl w:val="0"/>
              <w:spacing w:line="240" w:lineRule="auto"/>
              <w:rPr/>
            </w:pPr>
            <w:r w:rsidDel="00000000" w:rsidR="00000000" w:rsidRPr="00000000">
              <w:rPr>
                <w:rtl w:val="0"/>
              </w:rPr>
            </w:r>
          </w:p>
        </w:tc>
      </w:tr>
      <w:sdt>
        <w:sdtPr>
          <w:tag w:val="goog_rdk_166"/>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68"/>
                </w:sdtPr>
                <w:sdtContent>
                  <w:p w:rsidR="00000000" w:rsidDel="00000000" w:rsidP="00000000" w:rsidRDefault="00000000" w:rsidRPr="00000000" w14:paraId="00000236">
                    <w:pPr>
                      <w:widowControl w:val="0"/>
                      <w:spacing w:line="240" w:lineRule="auto"/>
                      <w:rPr>
                        <w:ins w:author="Shadow" w:id="2" w:date="2024-09-16T00:10:08Z"/>
                      </w:rPr>
                    </w:pPr>
                    <w:sdt>
                      <w:sdtPr>
                        <w:tag w:val="goog_rdk_167"/>
                      </w:sdtPr>
                      <w:sdtContent>
                        <w:ins w:author="Shadow" w:id="2" w:date="2024-09-16T00:10:08Z">
                          <w:r w:rsidDel="00000000" w:rsidR="00000000" w:rsidRPr="00000000">
                            <w:rPr>
                              <w:rtl w:val="0"/>
                            </w:rPr>
                            <w:t xml:space="preserve">洗魂</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70"/>
                </w:sdtPr>
                <w:sdtContent>
                  <w:p w:rsidR="00000000" w:rsidDel="00000000" w:rsidP="00000000" w:rsidRDefault="00000000" w:rsidRPr="00000000" w14:paraId="00000237">
                    <w:pPr>
                      <w:widowControl w:val="0"/>
                      <w:spacing w:line="240" w:lineRule="auto"/>
                      <w:rPr>
                        <w:ins w:author="Shadow" w:id="2" w:date="2024-09-16T00:10:08Z"/>
                      </w:rPr>
                    </w:pPr>
                    <w:sdt>
                      <w:sdtPr>
                        <w:tag w:val="goog_rdk_169"/>
                      </w:sdtPr>
                      <w:sdtContent>
                        <w:ins w:author="Shadow" w:id="2" w:date="2024-09-16T00:10:08Z">
                          <w:r w:rsidDel="00000000" w:rsidR="00000000" w:rsidRPr="00000000">
                            <w:rPr>
                              <w:rtl w:val="0"/>
                            </w:rPr>
                            <w:t xml:space="preserve">Soulwashing</w:t>
                          </w:r>
                        </w:ins>
                      </w:sdtContent>
                    </w:sdt>
                  </w:p>
                </w:sdtContent>
              </w:sdt>
            </w:tc>
            <w:tc>
              <w:tcPr>
                <w:vAlign w:val="center"/>
              </w:tcPr>
              <w:sdt>
                <w:sdtPr>
                  <w:tag w:val="goog_rdk_172"/>
                </w:sdtPr>
                <w:sdtContent>
                  <w:p w:rsidR="00000000" w:rsidDel="00000000" w:rsidP="00000000" w:rsidRDefault="00000000" w:rsidRPr="00000000" w14:paraId="00000238">
                    <w:pPr>
                      <w:widowControl w:val="0"/>
                      <w:spacing w:line="240" w:lineRule="auto"/>
                      <w:rPr>
                        <w:ins w:author="Shadow" w:id="2" w:date="2024-09-16T00:10:08Z"/>
                      </w:rPr>
                    </w:pPr>
                    <w:sdt>
                      <w:sdtPr>
                        <w:tag w:val="goog_rdk_171"/>
                      </w:sdtPr>
                      <w:sdtContent>
                        <w:ins w:author="Shadow" w:id="2" w:date="2024-09-16T00:10:08Z">
                          <w:r w:rsidDel="00000000" w:rsidR="00000000" w:rsidRPr="00000000">
                            <w:rPr>
                              <w:rtl w:val="0"/>
                            </w:rPr>
                          </w:r>
                        </w:ins>
                      </w:sdtContent>
                    </w:sdt>
                  </w:p>
                </w:sdtContent>
              </w:sdt>
            </w:tc>
          </w:tr>
        </w:sdtContent>
      </w:sdt>
      <w:sdt>
        <w:sdtPr>
          <w:tag w:val="goog_rdk_173"/>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75"/>
                </w:sdtPr>
                <w:sdtContent>
                  <w:p w:rsidR="00000000" w:rsidDel="00000000" w:rsidP="00000000" w:rsidRDefault="00000000" w:rsidRPr="00000000" w14:paraId="00000239">
                    <w:pPr>
                      <w:widowControl w:val="0"/>
                      <w:spacing w:line="240" w:lineRule="auto"/>
                      <w:rPr>
                        <w:ins w:author="Shadow" w:id="2" w:date="2024-09-16T00:10:08Z"/>
                      </w:rPr>
                    </w:pPr>
                    <w:sdt>
                      <w:sdtPr>
                        <w:tag w:val="goog_rdk_174"/>
                      </w:sdtPr>
                      <w:sdtContent>
                        <w:ins w:author="Shadow" w:id="2" w:date="2024-09-16T00:10:08Z">
                          <w:r w:rsidDel="00000000" w:rsidR="00000000" w:rsidRPr="00000000">
                            <w:rPr>
                              <w:rtl w:val="0"/>
                            </w:rPr>
                            <w:t xml:space="preserve">変異・変貌</w:t>
                          </w:r>
                        </w:ins>
                      </w:sdtContent>
                    </w:sdt>
                  </w:p>
                </w:sdtContent>
              </w:sdt>
            </w:tc>
            <w:tc>
              <w:tcPr>
                <w:shd w:fill="auto" w:val="clear"/>
                <w:tcMar>
                  <w:top w:w="100.0" w:type="dxa"/>
                  <w:left w:w="100.0" w:type="dxa"/>
                  <w:bottom w:w="100.0" w:type="dxa"/>
                  <w:right w:w="100.0" w:type="dxa"/>
                </w:tcMar>
                <w:vAlign w:val="center"/>
              </w:tcPr>
              <w:sdt>
                <w:sdtPr>
                  <w:tag w:val="goog_rdk_177"/>
                </w:sdtPr>
                <w:sdtContent>
                  <w:p w:rsidR="00000000" w:rsidDel="00000000" w:rsidP="00000000" w:rsidRDefault="00000000" w:rsidRPr="00000000" w14:paraId="0000023A">
                    <w:pPr>
                      <w:widowControl w:val="0"/>
                      <w:spacing w:line="240" w:lineRule="auto"/>
                      <w:rPr>
                        <w:ins w:author="Shadow" w:id="2" w:date="2024-09-16T00:10:08Z"/>
                      </w:rPr>
                    </w:pPr>
                    <w:sdt>
                      <w:sdtPr>
                        <w:tag w:val="goog_rdk_176"/>
                      </w:sdtPr>
                      <w:sdtContent>
                        <w:ins w:author="Shadow" w:id="2" w:date="2024-09-16T00:10:08Z">
                          <w:r w:rsidDel="00000000" w:rsidR="00000000" w:rsidRPr="00000000">
                            <w:rPr>
                              <w:rtl w:val="0"/>
                            </w:rPr>
                            <w:t xml:space="preserve">(TBD)</w:t>
                          </w:r>
                        </w:ins>
                      </w:sdtContent>
                    </w:sdt>
                  </w:p>
                </w:sdtContent>
              </w:sdt>
            </w:tc>
            <w:tc>
              <w:tcPr>
                <w:vAlign w:val="center"/>
              </w:tcPr>
              <w:sdt>
                <w:sdtPr>
                  <w:tag w:val="goog_rdk_179"/>
                </w:sdtPr>
                <w:sdtContent>
                  <w:p w:rsidR="00000000" w:rsidDel="00000000" w:rsidP="00000000" w:rsidRDefault="00000000" w:rsidRPr="00000000" w14:paraId="0000023B">
                    <w:pPr>
                      <w:widowControl w:val="0"/>
                      <w:spacing w:line="240" w:lineRule="auto"/>
                      <w:rPr>
                        <w:ins w:author="Shadow" w:id="2" w:date="2024-09-16T00:10:08Z"/>
                      </w:rPr>
                    </w:pPr>
                    <w:sdt>
                      <w:sdtPr>
                        <w:tag w:val="goog_rdk_178"/>
                      </w:sdtPr>
                      <w:sdtContent>
                        <w:ins w:author="Shadow" w:id="2" w:date="2024-09-16T00:10:08Z">
                          <w:r w:rsidDel="00000000" w:rsidR="00000000" w:rsidRPr="00000000">
                            <w:rPr>
                              <w:rtl w:val="0"/>
                            </w:rPr>
                          </w:r>
                        </w:ins>
                      </w:sdtContent>
                    </w:sdt>
                  </w:p>
                </w:sdtContent>
              </w:sdt>
            </w:tc>
          </w:tr>
        </w:sdtContent>
      </w:sdt>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3F">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風避, 風除</w:t>
                </w:r>
              </w:sdtContent>
            </w:sdt>
            <w:sdt>
              <w:sdtPr>
                <w:tag w:val="goog_rdk_181"/>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46">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4F">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52">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56">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5B">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5F">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pPr>
            <w:sdt>
              <w:sdtPr>
                <w:tag w:val="goog_rdk_188"/>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63">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4">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pPr>
            <w:sdt>
              <w:sdtPr>
                <w:tag w:val="goog_rdk_189"/>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67">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pPr>
            <w:sdt>
              <w:sdtPr>
                <w:tag w:val="goog_rdk_190"/>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6B">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pPr>
            <w:sdt>
              <w:sdtPr>
                <w:tag w:val="goog_rdk_191"/>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6F">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70">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71">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rPr/>
            </w:pPr>
            <w:sdt>
              <w:sdtPr>
                <w:tag w:val="goog_rdk_192"/>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6">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77">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78">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sdt>
        <w:sdtPr>
          <w:tag w:val="goog_rdk_193"/>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7E">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pPr>
            <w:sdt>
              <w:sdtPr>
                <w:tag w:val="goog_rdk_197"/>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pPr>
            <w:sdt>
              <w:sdtPr>
                <w:tag w:val="goog_rdk_198"/>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sdt>
              <w:sdtPr>
                <w:tag w:val="goog_rdk_199"/>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color w:val="000000"/>
              </w:rPr>
            </w:pPr>
            <w:sdt>
              <w:sdtPr>
                <w:tag w:val="goog_rdk_201"/>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sdt>
              <w:sdtPr>
                <w:tag w:val="goog_rdk_203"/>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pPr>
            <w:sdt>
              <w:sdtPr>
                <w:tag w:val="goog_rdk_205"/>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spacing w:line="276" w:lineRule="auto"/>
              <w:rPr>
                <w:color w:val="000000"/>
              </w:rPr>
            </w:pPr>
            <w:sdt>
              <w:sdtPr>
                <w:tag w:val="goog_rdk_207"/>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color w:val="000000"/>
              </w:rPr>
            </w:pPr>
            <w:sdt>
              <w:sdtPr>
                <w:tag w:val="goog_rdk_208"/>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color w:val="000000"/>
              </w:rPr>
            </w:pPr>
            <w:sdt>
              <w:sdtPr>
                <w:tag w:val="goog_rdk_209"/>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color w:val="000000"/>
              </w:rPr>
            </w:pPr>
            <w:sdt>
              <w:sdtPr>
                <w:tag w:val="goog_rdk_210"/>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color w:val="000000"/>
              </w:rPr>
            </w:pPr>
            <w:sdt>
              <w:sdtPr>
                <w:tag w:val="goog_rdk_211"/>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sdt>
              <w:sdtPr>
                <w:tag w:val="goog_rdk_213"/>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sdt>
              <w:sdtPr>
                <w:tag w:val="goog_rdk_215"/>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sdt>
              <w:sdtPr>
                <w:tag w:val="goog_rdk_216"/>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C">
            <w:pPr>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color w:val="000000"/>
              </w:rPr>
            </w:pPr>
            <w:sdt>
              <w:sdtPr>
                <w:tag w:val="goog_rdk_218"/>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sdt>
              <w:sdtPr>
                <w:tag w:val="goog_rdk_220"/>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21"/>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00"/>
              </w:rPr>
            </w:pPr>
            <w:sdt>
              <w:sdtPr>
                <w:tag w:val="goog_rdk_222"/>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00"/>
              </w:rPr>
            </w:pPr>
            <w:sdt>
              <w:sdtPr>
                <w:tag w:val="goog_rdk_223"/>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color w:val="000000"/>
              </w:rPr>
            </w:pPr>
            <w:sdt>
              <w:sdtPr>
                <w:tag w:val="goog_rdk_224"/>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1D">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2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2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sdt>
              <w:sdtPr>
                <w:tag w:val="goog_rdk_228"/>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2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sdt>
              <w:sdtPr>
                <w:tag w:val="goog_rdk_229"/>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pPr>
            <w:sdt>
              <w:sdtPr>
                <w:tag w:val="goog_rdk_230"/>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pPr>
            <w:sdt>
              <w:sdtPr>
                <w:tag w:val="goog_rdk_235"/>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pPr>
            <w:sdt>
              <w:sdtPr>
                <w:tag w:val="goog_rdk_236"/>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sdt>
              <w:sdtPr>
                <w:tag w:val="goog_rdk_237"/>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sdt>
              <w:sdtPr>
                <w:tag w:val="goog_rdk_238"/>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sdt>
              <w:sdtPr>
                <w:tag w:val="goog_rdk_239"/>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sdt>
              <w:sdtPr>
                <w:tag w:val="goog_rdk_240"/>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sdt>
              <w:sdtPr>
                <w:tag w:val="goog_rdk_241"/>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sdt>
              <w:sdtPr>
                <w:tag w:val="goog_rdk_242"/>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sdt>
              <w:sdtPr>
                <w:tag w:val="goog_rdk_243"/>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sdt>
              <w:sdtPr>
                <w:tag w:val="goog_rdk_244"/>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0">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sdt>
              <w:sdtPr>
                <w:tag w:val="goog_rdk_245"/>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68">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color w:val="000000"/>
              </w:rPr>
            </w:pPr>
            <w:sdt>
              <w:sdtPr>
                <w:tag w:val="goog_rdk_246"/>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color w:val="000000"/>
              </w:rPr>
            </w:pPr>
            <w:sdt>
              <w:sdtPr>
                <w:tag w:val="goog_rdk_248"/>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t xml:space="preserve">Emilia</w:t>
            </w:r>
          </w:p>
          <w:p w:rsidR="00000000" w:rsidDel="00000000" w:rsidP="00000000" w:rsidRDefault="00000000" w:rsidRPr="00000000" w14:paraId="0000037C">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7D">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sdt>
              <w:sdtPr>
                <w:tag w:val="goog_rdk_250"/>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sdt>
              <w:sdtPr>
                <w:tag w:val="goog_rdk_251"/>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84">
            <w:pPr>
              <w:widowControl w:val="0"/>
              <w:spacing w:line="240" w:lineRule="auto"/>
              <w:rPr/>
            </w:pPr>
            <w:sdt>
              <w:sdtPr>
                <w:tag w:val="goog_rdk_252"/>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53"/>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pPr>
            <w:sdt>
              <w:sdtPr>
                <w:tag w:val="goog_rdk_254"/>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May also appear as </w:t>
            </w:r>
            <w:sdt>
              <w:sdtPr>
                <w:tag w:val="goog_rdk_25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pPr>
            <w:sdt>
              <w:sdtPr>
                <w:tag w:val="goog_rdk_256"/>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pPr>
            <w:sdt>
              <w:sdtPr>
                <w:tag w:val="goog_rdk_257"/>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color w:val="000000"/>
              </w:rPr>
            </w:pPr>
            <w:sdt>
              <w:sdtPr>
                <w:tag w:val="goog_rdk_258"/>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sdt>
              <w:sdtPr>
                <w:tag w:val="goog_rdk_259"/>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sdt>
              <w:sdtPr>
                <w:tag w:val="goog_rdk_260"/>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sdt>
              <w:sdtPr>
                <w:tag w:val="goog_rdk_261"/>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sdt>
              <w:sdtPr>
                <w:tag w:val="goog_rdk_262"/>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sdt>
              <w:sdtPr>
                <w:tag w:val="goog_rdk_263"/>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sdt>
              <w:sdtPr>
                <w:tag w:val="goog_rdk_264"/>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tag w:val="goog_rdk_265"/>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sdt>
              <w:sdtPr>
                <w:tag w:val="goog_rdk_266"/>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color w:val="000000"/>
              </w:rPr>
            </w:pPr>
            <w:sdt>
              <w:sdtPr>
                <w:tag w:val="goog_rdk_267"/>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color w:val="000000"/>
              </w:rPr>
            </w:pPr>
            <w:sdt>
              <w:sdtPr>
                <w:tag w:val="goog_rdk_268"/>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Ubilk</w:t>
            </w:r>
          </w:p>
          <w:p w:rsidR="00000000" w:rsidDel="00000000" w:rsidP="00000000" w:rsidRDefault="00000000" w:rsidRPr="00000000" w14:paraId="000003C3">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sdt>
              <w:sdtPr>
                <w:tag w:val="goog_rdk_269"/>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color w:val="000000"/>
              </w:rPr>
            </w:pPr>
            <w:sdt>
              <w:sdtPr>
                <w:tag w:val="goog_rdk_270"/>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color w:val="000000"/>
              </w:rPr>
            </w:pPr>
            <w:sdt>
              <w:sdtPr>
                <w:tag w:val="goog_rdk_271"/>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sdt>
              <w:sdtPr>
                <w:tag w:val="goog_rdk_275"/>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sdt>
              <w:sdtPr>
                <w:tag w:val="goog_rdk_276"/>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sdt>
              <w:sdtPr>
                <w:tag w:val="goog_rdk_277"/>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sdt>
              <w:sdtPr>
                <w:tag w:val="goog_rdk_282"/>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83"/>
              </w:sdtPr>
              <w:sdtContent>
                <w:r w:rsidDel="00000000" w:rsidR="00000000" w:rsidRPr="00000000">
                  <w:rPr>
                    <w:rFonts w:ascii="Arial Unicode MS" w:cs="Arial Unicode MS" w:eastAsia="Arial Unicode MS" w:hAnsi="Arial Unicode MS"/>
                    <w:rtl w:val="0"/>
                  </w:rPr>
                  <w:t xml:space="preserve">霊</w:t>
                </w:r>
              </w:sdtContent>
            </w:sdt>
            <w:sdt>
              <w:sdtPr>
                <w:tag w:val="goog_rdk_284"/>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聖</w:t>
                </w:r>
              </w:sdtContent>
            </w:sdt>
            <w:sdt>
              <w:sdtPr>
                <w:tag w:val="goog_rdk_286"/>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bl>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sdt>
              <w:sdtPr>
                <w:tag w:val="goog_rdk_290"/>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tag w:val="goog_rdk_291"/>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color w:val="000000"/>
              </w:rPr>
            </w:pPr>
            <w:sdt>
              <w:sdtPr>
                <w:tag w:val="goog_rdk_293"/>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color w:val="000000"/>
              </w:rPr>
            </w:pPr>
            <w:sdt>
              <w:sdtPr>
                <w:tag w:val="goog_rdk_294"/>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color w:val="000000"/>
              </w:rPr>
            </w:pPr>
            <w:sdt>
              <w:sdtPr>
                <w:tag w:val="goog_rdk_295"/>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Vainglory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r>
          </w:p>
        </w:tc>
      </w:tr>
    </w:tbl>
    <w:p w:rsidR="00000000" w:rsidDel="00000000" w:rsidP="00000000" w:rsidRDefault="00000000" w:rsidRPr="00000000" w14:paraId="00000429">
      <w:pPr>
        <w:ind w:firstLine="720"/>
        <w:rPr>
          <w:b w:val="1"/>
          <w:sz w:val="24"/>
          <w:szCs w:val="24"/>
        </w:rPr>
      </w:pPr>
      <w:r w:rsidDel="00000000" w:rsidR="00000000" w:rsidRPr="00000000">
        <w:rPr>
          <w:rtl w:val="0"/>
        </w:rPr>
      </w:r>
    </w:p>
    <w:p w:rsidR="00000000" w:rsidDel="00000000" w:rsidP="00000000" w:rsidRDefault="00000000" w:rsidRPr="00000000" w14:paraId="0000042A">
      <w:pPr>
        <w:ind w:firstLine="720"/>
        <w:rPr>
          <w:b w:val="1"/>
          <w:sz w:val="24"/>
          <w:szCs w:val="24"/>
        </w:rPr>
      </w:pPr>
      <w:r w:rsidDel="00000000" w:rsidR="00000000" w:rsidRPr="00000000">
        <w:rPr>
          <w:rtl w:val="0"/>
        </w:rPr>
      </w:r>
    </w:p>
    <w:p w:rsidR="00000000" w:rsidDel="00000000" w:rsidP="00000000" w:rsidRDefault="00000000" w:rsidRPr="00000000" w14:paraId="0000042B">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300"/>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color w:val="000000"/>
              </w:rPr>
            </w:pPr>
            <w:sdt>
              <w:sdtPr>
                <w:tag w:val="goog_rdk_301"/>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color w:val="000000"/>
              </w:rPr>
            </w:pPr>
            <w:sdt>
              <w:sdtPr>
                <w:tag w:val="goog_rdk_304"/>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45">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sdt>
              <w:sdtPr>
                <w:tag w:val="goog_rdk_307"/>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4B">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color w:val="000000"/>
              </w:rPr>
            </w:pPr>
            <w:sdt>
              <w:sdtPr>
                <w:tag w:val="goog_rdk_308"/>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color w:val="000000"/>
              </w:rPr>
            </w:pPr>
            <w:sdt>
              <w:sdtPr>
                <w:tag w:val="goog_rdk_309"/>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52">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color w:val="000000"/>
              </w:rPr>
            </w:pPr>
            <w:sdt>
              <w:sdtPr>
                <w:tag w:val="goog_rdk_310"/>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pPr>
            <w:sdt>
              <w:sdtPr>
                <w:tag w:val="goog_rdk_312"/>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sdt>
              <w:sdtPr>
                <w:tag w:val="goog_rdk_313"/>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sdt>
              <w:sdtPr>
                <w:tag w:val="goog_rdk_314"/>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315"/>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316"/>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bl>
    <w:p w:rsidR="00000000" w:rsidDel="00000000" w:rsidP="00000000" w:rsidRDefault="00000000" w:rsidRPr="00000000" w14:paraId="00000468">
      <w:pPr>
        <w:ind w:firstLine="720"/>
        <w:rPr>
          <w:b w:val="1"/>
          <w:sz w:val="24"/>
          <w:szCs w:val="24"/>
        </w:rPr>
      </w:pPr>
      <w:r w:rsidDel="00000000" w:rsidR="00000000" w:rsidRPr="00000000">
        <w:rPr>
          <w:rtl w:val="0"/>
        </w:rPr>
      </w:r>
    </w:p>
    <w:p w:rsidR="00000000" w:rsidDel="00000000" w:rsidP="00000000" w:rsidRDefault="00000000" w:rsidRPr="00000000" w14:paraId="00000469">
      <w:pPr>
        <w:ind w:firstLine="720"/>
        <w:rPr>
          <w:b w:val="1"/>
          <w:sz w:val="24"/>
          <w:szCs w:val="24"/>
        </w:rPr>
      </w:pPr>
      <w:r w:rsidDel="00000000" w:rsidR="00000000" w:rsidRPr="00000000">
        <w:rPr>
          <w:rtl w:val="0"/>
        </w:rPr>
      </w:r>
    </w:p>
    <w:p w:rsidR="00000000" w:rsidDel="00000000" w:rsidP="00000000" w:rsidRDefault="00000000" w:rsidRPr="00000000" w14:paraId="0000046A">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7E">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sdt>
              <w:sdtPr>
                <w:tag w:val="goog_rdk_324"/>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color w:val="000000"/>
              </w:rPr>
            </w:pPr>
            <w:sdt>
              <w:sdtPr>
                <w:tag w:val="goog_rdk_325"/>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88">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8E">
            <w:pPr>
              <w:widowControl w:val="0"/>
              <w:spacing w:line="240" w:lineRule="auto"/>
              <w:rPr>
                <w:color w:val="000000"/>
              </w:rPr>
            </w:pPr>
            <w:sdt>
              <w:sdtPr>
                <w:tag w:val="goog_rdk_329"/>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1">
            <w:pPr>
              <w:widowControl w:val="0"/>
              <w:spacing w:line="240" w:lineRule="auto"/>
              <w:rPr>
                <w:color w:val="000000"/>
              </w:rPr>
            </w:pPr>
            <w:sdt>
              <w:sdtPr>
                <w:tag w:val="goog_rdk_330"/>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4">
            <w:pPr>
              <w:widowControl w:val="0"/>
              <w:spacing w:line="240" w:lineRule="auto"/>
              <w:rPr>
                <w:color w:val="000000"/>
              </w:rPr>
            </w:pPr>
            <w:sdt>
              <w:sdtPr>
                <w:tag w:val="goog_rdk_331"/>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color w:val="000000"/>
              </w:rPr>
            </w:pPr>
            <w:sdt>
              <w:sdtPr>
                <w:tag w:val="goog_rdk_332"/>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color w:val="000000"/>
              </w:rPr>
            </w:pPr>
            <w:sdt>
              <w:sdtPr>
                <w:tag w:val="goog_rdk_333"/>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color w:val="000000"/>
              </w:rPr>
            </w:pPr>
            <w:sdt>
              <w:sdtPr>
                <w:tag w:val="goog_rdk_334"/>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r w:rsidDel="00000000" w:rsidR="00000000" w:rsidRPr="00000000">
              <w:rPr>
                <w:rtl w:val="0"/>
              </w:rPr>
            </w:r>
          </w:p>
        </w:tc>
      </w:tr>
    </w:tbl>
    <w:p w:rsidR="00000000" w:rsidDel="00000000" w:rsidP="00000000" w:rsidRDefault="00000000" w:rsidRPr="00000000" w14:paraId="000004A3">
      <w:pPr>
        <w:ind w:firstLine="720"/>
        <w:rPr>
          <w:b w:val="1"/>
          <w:sz w:val="24"/>
          <w:szCs w:val="24"/>
        </w:rPr>
      </w:pPr>
      <w:r w:rsidDel="00000000" w:rsidR="00000000" w:rsidRPr="00000000">
        <w:rPr>
          <w:rtl w:val="0"/>
        </w:rPr>
      </w:r>
    </w:p>
    <w:p w:rsidR="00000000" w:rsidDel="00000000" w:rsidP="00000000" w:rsidRDefault="00000000" w:rsidRPr="00000000" w14:paraId="000004A4">
      <w:pPr>
        <w:ind w:firstLine="720"/>
        <w:rPr>
          <w:b w:val="1"/>
          <w:sz w:val="24"/>
          <w:szCs w:val="24"/>
        </w:rPr>
      </w:pPr>
      <w:r w:rsidDel="00000000" w:rsidR="00000000" w:rsidRPr="00000000">
        <w:rPr>
          <w:rtl w:val="0"/>
        </w:rPr>
      </w:r>
    </w:p>
    <w:p w:rsidR="00000000" w:rsidDel="00000000" w:rsidP="00000000" w:rsidRDefault="00000000" w:rsidRPr="00000000" w14:paraId="000004A5">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A6">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r>
          </w:p>
        </w:tc>
      </w:tr>
    </w:tbl>
    <w:p w:rsidR="00000000" w:rsidDel="00000000" w:rsidP="00000000" w:rsidRDefault="00000000" w:rsidRPr="00000000" w14:paraId="000004F8">
      <w:pPr>
        <w:rPr>
          <w:b w:val="1"/>
          <w:sz w:val="28"/>
          <w:szCs w:val="28"/>
        </w:rPr>
      </w:pPr>
      <w:r w:rsidDel="00000000" w:rsidR="00000000" w:rsidRPr="00000000">
        <w:rPr>
          <w:rtl w:val="0"/>
        </w:rPr>
      </w:r>
    </w:p>
    <w:p w:rsidR="00000000" w:rsidDel="00000000" w:rsidP="00000000" w:rsidRDefault="00000000" w:rsidRPr="00000000" w14:paraId="000004F9">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74"/>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sdt>
              <w:sdtPr>
                <w:tag w:val="goog_rdk_376"/>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sdt>
              <w:sdtPr>
                <w:tag w:val="goog_rdk_377"/>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sdt>
              <w:sdtPr>
                <w:tag w:val="goog_rdk_378"/>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tag w:val="goog_rdk_379"/>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sdt>
              <w:sdtPr>
                <w:tag w:val="goog_rdk_380"/>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3E">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81"/>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r>
          </w:p>
        </w:tc>
      </w:tr>
    </w:tbl>
    <w:p w:rsidR="00000000" w:rsidDel="00000000" w:rsidP="00000000" w:rsidRDefault="00000000" w:rsidRPr="00000000" w14:paraId="00000543">
      <w:pPr>
        <w:rPr>
          <w:b w:val="1"/>
          <w:sz w:val="24"/>
          <w:szCs w:val="24"/>
        </w:rPr>
      </w:pPr>
      <w:r w:rsidDel="00000000" w:rsidR="00000000" w:rsidRPr="00000000">
        <w:rPr>
          <w:rtl w:val="0"/>
        </w:rPr>
      </w:r>
    </w:p>
    <w:p w:rsidR="00000000" w:rsidDel="00000000" w:rsidP="00000000" w:rsidRDefault="00000000" w:rsidRPr="00000000" w14:paraId="00000544">
      <w:pPr>
        <w:rPr>
          <w:b w:val="1"/>
          <w:sz w:val="24"/>
          <w:szCs w:val="24"/>
        </w:rPr>
      </w:pPr>
      <w:r w:rsidDel="00000000" w:rsidR="00000000" w:rsidRPr="00000000">
        <w:rPr>
          <w:rtl w:val="0"/>
        </w:rPr>
      </w:r>
    </w:p>
    <w:p w:rsidR="00000000" w:rsidDel="00000000" w:rsidP="00000000" w:rsidRDefault="00000000" w:rsidRPr="00000000" w14:paraId="00000545">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46">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4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sdt>
              <w:sdtPr>
                <w:tag w:val="goog_rdk_382"/>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sdt>
              <w:sdtPr>
                <w:tag w:val="goog_rdk_383"/>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59">
      <w:pPr>
        <w:rPr>
          <w:b w:val="1"/>
          <w:sz w:val="24"/>
          <w:szCs w:val="24"/>
        </w:rPr>
      </w:pPr>
      <w:r w:rsidDel="00000000" w:rsidR="00000000" w:rsidRPr="00000000">
        <w:rPr>
          <w:rtl w:val="0"/>
        </w:rPr>
      </w:r>
    </w:p>
    <w:p w:rsidR="00000000" w:rsidDel="00000000" w:rsidP="00000000" w:rsidRDefault="00000000" w:rsidRPr="00000000" w14:paraId="0000055A">
      <w:pPr>
        <w:rPr>
          <w:b w:val="1"/>
          <w:sz w:val="24"/>
          <w:szCs w:val="24"/>
        </w:rPr>
      </w:pPr>
      <w:r w:rsidDel="00000000" w:rsidR="00000000" w:rsidRPr="00000000">
        <w:rPr>
          <w:rtl w:val="0"/>
        </w:rPr>
      </w:r>
    </w:p>
    <w:p w:rsidR="00000000" w:rsidDel="00000000" w:rsidP="00000000" w:rsidRDefault="00000000" w:rsidRPr="00000000" w14:paraId="0000055B">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65">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sdt>
              <w:sdtPr>
                <w:tag w:val="goog_rdk_390"/>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tag w:val="goog_rdk_391"/>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color w:val="000000"/>
              </w:rPr>
            </w:pPr>
            <w:sdt>
              <w:sdtPr>
                <w:tag w:val="goog_rdk_392"/>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sdt>
              <w:sdtPr>
                <w:tag w:val="goog_rdk_393"/>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color w:val="000000"/>
              </w:rPr>
            </w:pPr>
            <w:sdt>
              <w:sdtPr>
                <w:tag w:val="goog_rdk_394"/>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color w:val="000000"/>
              </w:rPr>
            </w:pPr>
            <w:sdt>
              <w:sdtPr>
                <w:tag w:val="goog_rdk_395"/>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color w:val="000000"/>
              </w:rPr>
            </w:pPr>
            <w:sdt>
              <w:sdtPr>
                <w:tag w:val="goog_rdk_396"/>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color w:val="000000"/>
              </w:rPr>
            </w:pPr>
            <w:sdt>
              <w:sdtPr>
                <w:tag w:val="goog_rdk_397"/>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8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sdt>
              <w:sdtPr>
                <w:tag w:val="goog_rdk_401"/>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sdt>
              <w:sdtPr>
                <w:tag w:val="goog_rdk_402"/>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sdt>
              <w:sdtPr>
                <w:tag w:val="goog_rdk_403"/>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sdt>
              <w:sdtPr>
                <w:tag w:val="goog_rdk_404"/>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tag w:val="goog_rdk_410"/>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sdt>
              <w:sdtPr>
                <w:tag w:val="goog_rdk_412"/>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r>
          </w:p>
        </w:tc>
      </w:tr>
    </w:tbl>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AF">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B0">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tag w:val="goog_rdk_414"/>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sdt>
              <w:sdtPr>
                <w:tag w:val="goog_rdk_415"/>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color w:val="000000"/>
              </w:rPr>
            </w:pPr>
            <w:sdt>
              <w:sdtPr>
                <w:tag w:val="goog_rdk_416"/>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color w:val="000000"/>
              </w:rPr>
            </w:pPr>
            <w:sdt>
              <w:sdtPr>
                <w:tag w:val="goog_rdk_417"/>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sdt>
              <w:sdtPr>
                <w:tag w:val="goog_rdk_418"/>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sdt>
              <w:sdtPr>
                <w:tag w:val="goog_rdk_419"/>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color w:val="000000"/>
              </w:rPr>
            </w:pPr>
            <w:sdt>
              <w:sdtPr>
                <w:tag w:val="goog_rdk_420"/>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color w:val="000000"/>
              </w:rPr>
            </w:pPr>
            <w:sdt>
              <w:sdtPr>
                <w:tag w:val="goog_rdk_421"/>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color w:val="000000"/>
              </w:rPr>
            </w:pPr>
            <w:sdt>
              <w:sdtPr>
                <w:tag w:val="goog_rdk_422"/>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sdt>
              <w:sdtPr>
                <w:tag w:val="goog_rdk_424"/>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sdt>
              <w:sdtPr>
                <w:tag w:val="goog_rdk_425"/>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sdt>
              <w:sdtPr>
                <w:tag w:val="goog_rdk_426"/>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color w:val="000000"/>
              </w:rPr>
            </w:pPr>
            <w:sdt>
              <w:sdtPr>
                <w:tag w:val="goog_rdk_427"/>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sdt>
              <w:sdtPr>
                <w:tag w:val="goog_rdk_428"/>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sdt>
              <w:sdtPr>
                <w:tag w:val="goog_rdk_429"/>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pPr>
            <w:r w:rsidDel="00000000" w:rsidR="00000000" w:rsidRPr="00000000">
              <w:rPr>
                <w:rtl w:val="0"/>
              </w:rPr>
              <w:t xml:space="preserve">Elior Forest / 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tag w:val="goog_rdk_437"/>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38"/>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pPr>
            <w:sdt>
              <w:sdtPr>
                <w:tag w:val="goog_rdk_439"/>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40"/>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tag w:val="goog_rdk_441"/>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42"/>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43"/>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sdt>
              <w:sdtPr>
                <w:tag w:val="goog_rdk_444"/>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r>
          </w:p>
        </w:tc>
      </w:tr>
    </w:tbl>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13">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sdt>
              <w:sdtPr>
                <w:tag w:val="goog_rdk_445"/>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sdt>
              <w:sdtPr>
                <w:tag w:val="goog_rdk_446"/>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47"/>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color w:val="000000"/>
              </w:rPr>
            </w:pPr>
            <w:sdt>
              <w:sdtPr>
                <w:tag w:val="goog_rdk_448"/>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49"/>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50"/>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sdt>
              <w:sdtPr>
                <w:tag w:val="goog_rdk_451"/>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color w:val="000000"/>
              </w:rPr>
            </w:pPr>
            <w:sdt>
              <w:sdtPr>
                <w:tag w:val="goog_rdk_453"/>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r w:rsidDel="00000000" w:rsidR="00000000" w:rsidRPr="00000000">
              <w:rPr>
                <w:rtl w:val="0"/>
              </w:rPr>
              <w:t xml:space="preserve">(</w:t>
            </w:r>
            <w:sdt>
              <w:sdtPr>
                <w:tag w:val="goog_rdk_454"/>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pPr>
            <w:sdt>
              <w:sdtPr>
                <w:tag w:val="goog_rdk_455"/>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rtl w:val="0"/>
                  </w:rPr>
                  <w:t xml:space="preserve">(帝都)</w:t>
                </w:r>
              </w:sdtContent>
            </w:sdt>
            <w:sdt>
              <w:sdtPr>
                <w:tag w:val="goog_rdk_457"/>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sdt>
              <w:sdtPr>
                <w:tag w:val="goog_rdk_460"/>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64"/>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47">
      <w:pPr>
        <w:rPr>
          <w:b w:val="1"/>
          <w:sz w:val="28"/>
          <w:szCs w:val="28"/>
        </w:rPr>
      </w:pPr>
      <w:r w:rsidDel="00000000" w:rsidR="00000000" w:rsidRPr="00000000">
        <w:rPr>
          <w:rtl w:val="0"/>
        </w:rPr>
      </w:r>
    </w:p>
    <w:p w:rsidR="00000000" w:rsidDel="00000000" w:rsidP="00000000" w:rsidRDefault="00000000" w:rsidRPr="00000000" w14:paraId="00000648">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49">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sdt>
              <w:sdtPr>
                <w:tag w:val="goog_rdk_465"/>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sdt>
              <w:sdtPr>
                <w:tag w:val="goog_rdk_466"/>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52">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sdt>
              <w:sdtPr>
                <w:tag w:val="goog_rdk_467"/>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5A">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color w:val="000000"/>
              </w:rPr>
            </w:pPr>
            <w:sdt>
              <w:sdtPr>
                <w:tag w:val="goog_rdk_468"/>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color w:val="000000"/>
              </w:rPr>
            </w:pPr>
            <w:sdt>
              <w:sdtPr>
                <w:tag w:val="goog_rdk_469"/>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62">
            <w:pPr>
              <w:widowControl w:val="0"/>
              <w:spacing w:line="240" w:lineRule="auto"/>
              <w:rPr>
                <w:color w:val="000000"/>
              </w:rPr>
            </w:pPr>
            <w:sdt>
              <w:sdtPr>
                <w:tag w:val="goog_rdk_470"/>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65">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66">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color w:val="000000"/>
              </w:rPr>
            </w:pPr>
            <w:sdt>
              <w:sdtPr>
                <w:tag w:val="goog_rdk_471"/>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6A">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6E">
      <w:pPr>
        <w:rPr>
          <w:b w:val="1"/>
          <w:sz w:val="28"/>
          <w:szCs w:val="28"/>
        </w:rPr>
      </w:pPr>
      <w:r w:rsidDel="00000000" w:rsidR="00000000" w:rsidRPr="00000000">
        <w:rPr>
          <w:rtl w:val="0"/>
        </w:rPr>
      </w:r>
    </w:p>
    <w:p w:rsidR="00000000" w:rsidDel="00000000" w:rsidP="00000000" w:rsidRDefault="00000000" w:rsidRPr="00000000" w14:paraId="0000066F">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70">
      <w:pPr>
        <w:rPr>
          <w:sz w:val="24"/>
          <w:szCs w:val="24"/>
        </w:rPr>
      </w:pPr>
      <w:sdt>
        <w:sdtPr>
          <w:tag w:val="goog_rdk_472"/>
        </w:sdtPr>
        <w:sdtContent>
          <w:commentRangeStart w:id="1"/>
        </w:sdtContent>
      </w:sdt>
      <w:r w:rsidDel="00000000" w:rsidR="00000000" w:rsidRPr="00000000">
        <w:rPr>
          <w:sz w:val="24"/>
          <w:szCs w:val="24"/>
          <w:rtl w:val="0"/>
        </w:rPr>
        <w:t xml:space="preserve">Stuff like contractions is currently being reworked/adapted.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71">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72">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73">
      <w:pPr>
        <w:rPr>
          <w:b w:val="1"/>
          <w:sz w:val="28"/>
          <w:szCs w:val="28"/>
        </w:rPr>
      </w:pPr>
      <w:r w:rsidDel="00000000" w:rsidR="00000000" w:rsidRPr="00000000">
        <w:rPr>
          <w:rtl w:val="0"/>
        </w:rPr>
      </w:r>
    </w:p>
    <w:p w:rsidR="00000000" w:rsidDel="00000000" w:rsidP="00000000" w:rsidRDefault="00000000" w:rsidRPr="00000000" w14:paraId="00000674">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77">
      <w:pPr>
        <w:rPr>
          <w:b w:val="1"/>
        </w:rPr>
      </w:pPr>
      <w:r w:rsidDel="00000000" w:rsidR="00000000" w:rsidRPr="00000000">
        <w:rPr>
          <w:rtl w:val="0"/>
        </w:rPr>
      </w:r>
    </w:p>
    <w:p w:rsidR="00000000" w:rsidDel="00000000" w:rsidP="00000000" w:rsidRDefault="00000000" w:rsidRPr="00000000" w14:paraId="00000678">
      <w:pPr>
        <w:pStyle w:val="Heading4"/>
        <w:rPr/>
      </w:pPr>
      <w:bookmarkStart w:colFirst="0" w:colLast="0" w:name="_heading=h.h0neb2f2esu" w:id="28"/>
      <w:bookmarkEnd w:id="28"/>
      <w:r w:rsidDel="00000000" w:rsidR="00000000" w:rsidRPr="00000000">
        <w:rPr>
          <w:rtl w:val="0"/>
        </w:rPr>
        <w:t xml:space="preserve">Beatrice</w:t>
      </w:r>
    </w:p>
    <w:p w:rsidR="00000000" w:rsidDel="00000000" w:rsidP="00000000" w:rsidRDefault="00000000" w:rsidRPr="00000000" w14:paraId="00000679">
      <w:pPr>
        <w:rPr/>
      </w:pPr>
      <w:sdt>
        <w:sdtPr>
          <w:tag w:val="goog_rdk_473"/>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7A">
      <w:pPr>
        <w:ind w:firstLine="720"/>
        <w:rPr/>
      </w:pPr>
      <w:r w:rsidDel="00000000" w:rsidR="00000000" w:rsidRPr="00000000">
        <w:rPr>
          <w:rtl w:val="0"/>
        </w:rPr>
        <w:tab/>
        <w:t xml:space="preserve">Japanese speech quirks:</w:t>
      </w:r>
    </w:p>
    <w:p w:rsidR="00000000" w:rsidDel="00000000" w:rsidP="00000000" w:rsidRDefault="00000000" w:rsidRPr="00000000" w14:paraId="0000067B">
      <w:pPr>
        <w:numPr>
          <w:ilvl w:val="0"/>
          <w:numId w:val="5"/>
        </w:numPr>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7C">
      <w:pPr>
        <w:numPr>
          <w:ilvl w:val="0"/>
          <w:numId w:val="5"/>
        </w:numPr>
        <w:ind w:left="2520" w:hanging="360"/>
        <w:rPr>
          <w:u w:val="none"/>
        </w:rPr>
      </w:pPr>
      <w:sdt>
        <w:sdtPr>
          <w:tag w:val="goog_rdk_475"/>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7D">
      <w:pPr>
        <w:numPr>
          <w:ilvl w:val="0"/>
          <w:numId w:val="5"/>
        </w:numPr>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7E">
      <w:pPr>
        <w:ind w:left="1440" w:firstLine="0"/>
        <w:rPr/>
      </w:pPr>
      <w:r w:rsidDel="00000000" w:rsidR="00000000" w:rsidRPr="00000000">
        <w:rPr>
          <w:rtl w:val="0"/>
        </w:rPr>
        <w:t xml:space="preserve">English speech quirks:</w:t>
      </w:r>
    </w:p>
    <w:p w:rsidR="00000000" w:rsidDel="00000000" w:rsidP="00000000" w:rsidRDefault="00000000" w:rsidRPr="00000000" w14:paraId="0000067F">
      <w:pPr>
        <w:widowControl w:val="0"/>
        <w:numPr>
          <w:ilvl w:val="0"/>
          <w:numId w:val="5"/>
        </w:numPr>
        <w:spacing w:line="240" w:lineRule="auto"/>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80">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8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82">
      <w:pPr>
        <w:widowControl w:val="0"/>
        <w:numPr>
          <w:ilvl w:val="0"/>
          <w:numId w:val="5"/>
        </w:numPr>
        <w:spacing w:line="240" w:lineRule="auto"/>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83">
      <w:pPr>
        <w:widowControl w:val="0"/>
        <w:numPr>
          <w:ilvl w:val="0"/>
          <w:numId w:val="5"/>
        </w:numPr>
        <w:spacing w:line="240" w:lineRule="auto"/>
        <w:ind w:left="2520" w:hanging="360"/>
        <w:rPr/>
      </w:pPr>
      <w:sdt>
        <w:sdtPr>
          <w:tag w:val="goog_rdk_479"/>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84">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85">
      <w:pPr>
        <w:widowControl w:val="0"/>
        <w:spacing w:line="240" w:lineRule="auto"/>
        <w:ind w:left="2520" w:firstLine="0"/>
        <w:rPr/>
      </w:pPr>
      <w:r w:rsidDel="00000000" w:rsidR="00000000" w:rsidRPr="00000000">
        <w:rPr>
          <w:rtl w:val="0"/>
        </w:rPr>
      </w:r>
    </w:p>
    <w:p w:rsidR="00000000" w:rsidDel="00000000" w:rsidP="00000000" w:rsidRDefault="00000000" w:rsidRPr="00000000" w14:paraId="00000686">
      <w:pPr>
        <w:ind w:left="720" w:firstLine="720"/>
        <w:rPr/>
      </w:pPr>
      <w:r w:rsidDel="00000000" w:rsidR="00000000" w:rsidRPr="00000000">
        <w:rPr>
          <w:rtl w:val="0"/>
        </w:rPr>
        <w:t xml:space="preserve">Notes:</w:t>
      </w:r>
    </w:p>
    <w:p w:rsidR="00000000" w:rsidDel="00000000" w:rsidP="00000000" w:rsidRDefault="00000000" w:rsidRPr="00000000" w14:paraId="00000687">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88">
      <w:pPr>
        <w:rPr>
          <w:b w:val="1"/>
        </w:rPr>
      </w:pPr>
      <w:r w:rsidDel="00000000" w:rsidR="00000000" w:rsidRPr="00000000">
        <w:rPr>
          <w:rtl w:val="0"/>
        </w:rPr>
      </w:r>
    </w:p>
    <w:p w:rsidR="00000000" w:rsidDel="00000000" w:rsidP="00000000" w:rsidRDefault="00000000" w:rsidRPr="00000000" w14:paraId="00000689">
      <w:pPr>
        <w:pStyle w:val="Heading4"/>
        <w:rPr/>
      </w:pPr>
      <w:bookmarkStart w:colFirst="0" w:colLast="0" w:name="_heading=h.c6gk9035e82" w:id="29"/>
      <w:bookmarkEnd w:id="29"/>
      <w:r w:rsidDel="00000000" w:rsidR="00000000" w:rsidRPr="00000000">
        <w:rPr>
          <w:rtl w:val="0"/>
        </w:rPr>
        <w:t xml:space="preserve">Clind</w:t>
      </w:r>
    </w:p>
    <w:p w:rsidR="00000000" w:rsidDel="00000000" w:rsidP="00000000" w:rsidRDefault="00000000" w:rsidRPr="00000000" w14:paraId="0000068A">
      <w:pPr>
        <w:rPr/>
      </w:pPr>
      <w:sdt>
        <w:sdtPr>
          <w:tag w:val="goog_rdk_482"/>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8B">
      <w:pPr>
        <w:rPr/>
      </w:pPr>
      <w:r w:rsidDel="00000000" w:rsidR="00000000" w:rsidRPr="00000000">
        <w:rPr>
          <w:rtl w:val="0"/>
        </w:rPr>
        <w:tab/>
        <w:tab/>
        <w:t xml:space="preserve">Japanese speech quirks:</w:t>
      </w:r>
    </w:p>
    <w:p w:rsidR="00000000" w:rsidDel="00000000" w:rsidP="00000000" w:rsidRDefault="00000000" w:rsidRPr="00000000" w14:paraId="0000068C">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8D">
      <w:pPr>
        <w:numPr>
          <w:ilvl w:val="0"/>
          <w:numId w:val="5"/>
        </w:numPr>
        <w:ind w:left="2520" w:hanging="360"/>
      </w:pPr>
      <w:sdt>
        <w:sdtPr>
          <w:tag w:val="goog_rdk_484"/>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8E">
      <w:pPr>
        <w:ind w:left="1440" w:firstLine="0"/>
        <w:rPr/>
      </w:pPr>
      <w:r w:rsidDel="00000000" w:rsidR="00000000" w:rsidRPr="00000000">
        <w:rPr>
          <w:rtl w:val="0"/>
        </w:rPr>
        <w:t xml:space="preserve">English speech quirks:</w:t>
      </w:r>
    </w:p>
    <w:p w:rsidR="00000000" w:rsidDel="00000000" w:rsidP="00000000" w:rsidRDefault="00000000" w:rsidRPr="00000000" w14:paraId="0000068F">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90">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91">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92">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93">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Refers to anyone above him with with “sama” 様</w:t>
          </w:r>
        </w:sdtContent>
      </w:sdt>
    </w:p>
    <w:p w:rsidR="00000000" w:rsidDel="00000000" w:rsidP="00000000" w:rsidRDefault="00000000" w:rsidRPr="00000000" w14:paraId="00000694">
      <w:pPr>
        <w:numPr>
          <w:ilvl w:val="0"/>
          <w:numId w:val="5"/>
        </w:numPr>
        <w:ind w:left="2520" w:hanging="360"/>
        <w:rPr>
          <w:u w:val="none"/>
        </w:rPr>
      </w:pPr>
      <w:sdt>
        <w:sdtPr>
          <w:tag w:val="goog_rdk_487"/>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95">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96">
      <w:pPr>
        <w:ind w:left="1440" w:firstLine="0"/>
        <w:rPr/>
      </w:pPr>
      <w:r w:rsidDel="00000000" w:rsidR="00000000" w:rsidRPr="00000000">
        <w:rPr>
          <w:rtl w:val="0"/>
        </w:rPr>
        <w:t xml:space="preserve">Notes:</w:t>
      </w:r>
    </w:p>
    <w:p w:rsidR="00000000" w:rsidDel="00000000" w:rsidP="00000000" w:rsidRDefault="00000000" w:rsidRPr="00000000" w14:paraId="0000069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98">
      <w:pPr>
        <w:rPr>
          <w:b w:val="1"/>
        </w:rPr>
      </w:pPr>
      <w:r w:rsidDel="00000000" w:rsidR="00000000" w:rsidRPr="00000000">
        <w:rPr>
          <w:rtl w:val="0"/>
        </w:rPr>
      </w:r>
    </w:p>
    <w:p w:rsidR="00000000" w:rsidDel="00000000" w:rsidP="00000000" w:rsidRDefault="00000000" w:rsidRPr="00000000" w14:paraId="00000699">
      <w:pPr>
        <w:pStyle w:val="Heading4"/>
        <w:rPr/>
      </w:pPr>
      <w:bookmarkStart w:colFirst="0" w:colLast="0" w:name="_heading=h.c085wsyz8a6m" w:id="30"/>
      <w:bookmarkEnd w:id="30"/>
      <w:r w:rsidDel="00000000" w:rsidR="00000000" w:rsidRPr="00000000">
        <w:rPr>
          <w:rtl w:val="0"/>
        </w:rPr>
        <w:t xml:space="preserve">Emilia</w:t>
      </w:r>
    </w:p>
    <w:p w:rsidR="00000000" w:rsidDel="00000000" w:rsidP="00000000" w:rsidRDefault="00000000" w:rsidRPr="00000000" w14:paraId="0000069A">
      <w:pPr>
        <w:rPr/>
      </w:pPr>
      <w:sdt>
        <w:sdtPr>
          <w:tag w:val="goog_rdk_489"/>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9B">
      <w:pPr>
        <w:ind w:firstLine="720"/>
        <w:rPr/>
      </w:pPr>
      <w:r w:rsidDel="00000000" w:rsidR="00000000" w:rsidRPr="00000000">
        <w:rPr>
          <w:rtl w:val="0"/>
        </w:rPr>
        <w:tab/>
        <w:t xml:space="preserve">Japanese speech quirks:</w:t>
      </w:r>
    </w:p>
    <w:p w:rsidR="00000000" w:rsidDel="00000000" w:rsidP="00000000" w:rsidRDefault="00000000" w:rsidRPr="00000000" w14:paraId="0000069C">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9D">
      <w:pPr>
        <w:numPr>
          <w:ilvl w:val="0"/>
          <w:numId w:val="5"/>
        </w:numPr>
        <w:ind w:left="2520" w:hanging="360"/>
      </w:pPr>
      <w:sdt>
        <w:sdtPr>
          <w:tag w:val="goog_rdk_49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9E">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9F">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A0">
      <w:pPr>
        <w:numPr>
          <w:ilvl w:val="0"/>
          <w:numId w:val="5"/>
        </w:numPr>
        <w:ind w:left="2520" w:hanging="360"/>
        <w:rPr/>
      </w:pPr>
      <w:sdt>
        <w:sdtPr>
          <w:tag w:val="goog_rdk_494"/>
        </w:sdtPr>
        <w:sdtContent>
          <w:commentRangeStart w:id="2"/>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6A1">
      <w:pPr>
        <w:ind w:left="1440" w:firstLine="0"/>
        <w:rPr/>
      </w:pPr>
      <w:r w:rsidDel="00000000" w:rsidR="00000000" w:rsidRPr="00000000">
        <w:rPr>
          <w:rtl w:val="0"/>
        </w:rPr>
        <w:t xml:space="preserve">English speech quirks:</w:t>
      </w:r>
    </w:p>
    <w:p w:rsidR="00000000" w:rsidDel="00000000" w:rsidP="00000000" w:rsidRDefault="00000000" w:rsidRPr="00000000" w14:paraId="000006A2">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A3">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A4">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A5">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A6">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A7">
      <w:pPr>
        <w:ind w:left="720" w:firstLine="720"/>
        <w:rPr/>
      </w:pPr>
      <w:r w:rsidDel="00000000" w:rsidR="00000000" w:rsidRPr="00000000">
        <w:rPr>
          <w:rtl w:val="0"/>
        </w:rPr>
        <w:t xml:space="preserve">Notes:</w:t>
      </w:r>
    </w:p>
    <w:p w:rsidR="00000000" w:rsidDel="00000000" w:rsidP="00000000" w:rsidRDefault="00000000" w:rsidRPr="00000000" w14:paraId="000006A8">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A9">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6AA">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6AB">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6AC">
      <w:pPr>
        <w:numPr>
          <w:ilvl w:val="0"/>
          <w:numId w:val="5"/>
        </w:numPr>
        <w:ind w:left="2520" w:hanging="360"/>
        <w:rPr/>
      </w:pPr>
      <w:sdt>
        <w:sdtPr>
          <w:tag w:val="goog_rdk_501"/>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6AD">
      <w:pPr>
        <w:numPr>
          <w:ilvl w:val="0"/>
          <w:numId w:val="5"/>
        </w:numPr>
        <w:ind w:left="2520" w:hanging="360"/>
        <w:rPr/>
      </w:pPr>
      <w:sdt>
        <w:sdtPr>
          <w:tag w:val="goog_rdk_502"/>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6AE">
      <w:pPr>
        <w:numPr>
          <w:ilvl w:val="0"/>
          <w:numId w:val="5"/>
        </w:numPr>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6AF">
      <w:pPr>
        <w:numPr>
          <w:ilvl w:val="0"/>
          <w:numId w:val="5"/>
        </w:numPr>
        <w:ind w:left="2520" w:hanging="360"/>
        <w:rPr>
          <w:u w:val="none"/>
        </w:rPr>
      </w:pPr>
      <w:sdt>
        <w:sdtPr>
          <w:tag w:val="goog_rdk_504"/>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pStyle w:val="Heading4"/>
        <w:rPr/>
      </w:pPr>
      <w:bookmarkStart w:colFirst="0" w:colLast="0" w:name="_heading=h.d5gbjok4nac2" w:id="31"/>
      <w:bookmarkEnd w:id="31"/>
      <w:r w:rsidDel="00000000" w:rsidR="00000000" w:rsidRPr="00000000">
        <w:rPr>
          <w:rtl w:val="0"/>
        </w:rPr>
        <w:t xml:space="preserve">Frederica Baumann</w:t>
      </w:r>
    </w:p>
    <w:p w:rsidR="00000000" w:rsidDel="00000000" w:rsidP="00000000" w:rsidRDefault="00000000" w:rsidRPr="00000000" w14:paraId="000006B2">
      <w:pPr>
        <w:rPr/>
      </w:pPr>
      <w:sdt>
        <w:sdtPr>
          <w:tag w:val="goog_rdk_505"/>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6B3">
      <w:pPr>
        <w:rPr/>
      </w:pPr>
      <w:r w:rsidDel="00000000" w:rsidR="00000000" w:rsidRPr="00000000">
        <w:rPr>
          <w:rtl w:val="0"/>
        </w:rPr>
        <w:tab/>
        <w:tab/>
        <w:t xml:space="preserve">Japanese speech quirks:</w:t>
      </w:r>
    </w:p>
    <w:p w:rsidR="00000000" w:rsidDel="00000000" w:rsidP="00000000" w:rsidRDefault="00000000" w:rsidRPr="00000000" w14:paraId="000006B4">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B5">
      <w:pPr>
        <w:numPr>
          <w:ilvl w:val="0"/>
          <w:numId w:val="5"/>
        </w:numPr>
        <w:ind w:left="2520" w:hanging="360"/>
      </w:pPr>
      <w:sdt>
        <w:sdtPr>
          <w:tag w:val="goog_rdk_50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B6">
      <w:pPr>
        <w:ind w:left="1440" w:firstLine="0"/>
        <w:rPr/>
      </w:pPr>
      <w:r w:rsidDel="00000000" w:rsidR="00000000" w:rsidRPr="00000000">
        <w:rPr>
          <w:rtl w:val="0"/>
        </w:rPr>
        <w:t xml:space="preserve">English speech quirks:</w:t>
      </w:r>
    </w:p>
    <w:p w:rsidR="00000000" w:rsidDel="00000000" w:rsidP="00000000" w:rsidRDefault="00000000" w:rsidRPr="00000000" w14:paraId="000006B7">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6B8">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6B9">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6BA">
      <w:pPr>
        <w:numPr>
          <w:ilvl w:val="0"/>
          <w:numId w:val="5"/>
        </w:numPr>
        <w:ind w:left="2520" w:hanging="360"/>
        <w:rPr/>
      </w:pPr>
      <w:sdt>
        <w:sdtPr>
          <w:tag w:val="goog_rdk_508"/>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6BB">
      <w:pPr>
        <w:numPr>
          <w:ilvl w:val="0"/>
          <w:numId w:val="5"/>
        </w:numPr>
        <w:ind w:left="2520" w:hanging="360"/>
        <w:rPr/>
      </w:pPr>
      <w:sdt>
        <w:sdtPr>
          <w:tag w:val="goog_rdk_509"/>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BC">
      <w:pPr>
        <w:numPr>
          <w:ilvl w:val="0"/>
          <w:numId w:val="5"/>
        </w:numPr>
        <w:ind w:left="2520" w:hanging="360"/>
        <w:rPr/>
      </w:pPr>
      <w:sdt>
        <w:sdtPr>
          <w:tag w:val="goog_rdk_510"/>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6BD">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6BE">
      <w:pPr>
        <w:ind w:left="1440" w:firstLine="0"/>
        <w:rPr/>
      </w:pPr>
      <w:r w:rsidDel="00000000" w:rsidR="00000000" w:rsidRPr="00000000">
        <w:rPr>
          <w:rtl w:val="0"/>
        </w:rPr>
        <w:t xml:space="preserve">Notes:</w:t>
      </w:r>
    </w:p>
    <w:p w:rsidR="00000000" w:rsidDel="00000000" w:rsidP="00000000" w:rsidRDefault="00000000" w:rsidRPr="00000000" w14:paraId="000006BF">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6C0">
      <w:pPr>
        <w:ind w:left="720" w:firstLine="0"/>
        <w:rPr>
          <w:b w:val="1"/>
        </w:rPr>
      </w:pPr>
      <w:r w:rsidDel="00000000" w:rsidR="00000000" w:rsidRPr="00000000">
        <w:rPr>
          <w:rtl w:val="0"/>
        </w:rPr>
      </w:r>
    </w:p>
    <w:p w:rsidR="00000000" w:rsidDel="00000000" w:rsidP="00000000" w:rsidRDefault="00000000" w:rsidRPr="00000000" w14:paraId="000006C1">
      <w:pPr>
        <w:pStyle w:val="Heading4"/>
        <w:rPr/>
      </w:pPr>
      <w:bookmarkStart w:colFirst="0" w:colLast="0" w:name="_heading=h.6h9tiapok93y" w:id="32"/>
      <w:bookmarkEnd w:id="32"/>
      <w:r w:rsidDel="00000000" w:rsidR="00000000" w:rsidRPr="00000000">
        <w:rPr>
          <w:rtl w:val="0"/>
        </w:rPr>
        <w:t xml:space="preserve">Garfiel Tinzel</w:t>
      </w:r>
    </w:p>
    <w:p w:rsidR="00000000" w:rsidDel="00000000" w:rsidP="00000000" w:rsidRDefault="00000000" w:rsidRPr="00000000" w14:paraId="000006C2">
      <w:pPr>
        <w:rPr/>
      </w:pPr>
      <w:sdt>
        <w:sdtPr>
          <w:tag w:val="goog_rdk_511"/>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6C3">
      <w:pPr>
        <w:rPr/>
      </w:pPr>
      <w:r w:rsidDel="00000000" w:rsidR="00000000" w:rsidRPr="00000000">
        <w:rPr>
          <w:rtl w:val="0"/>
        </w:rPr>
        <w:tab/>
        <w:tab/>
        <w:t xml:space="preserve">Japanese speech quirks:</w:t>
      </w:r>
    </w:p>
    <w:p w:rsidR="00000000" w:rsidDel="00000000" w:rsidP="00000000" w:rsidRDefault="00000000" w:rsidRPr="00000000" w14:paraId="000006C4">
      <w:pPr>
        <w:numPr>
          <w:ilvl w:val="0"/>
          <w:numId w:val="5"/>
        </w:numPr>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6C5">
      <w:pPr>
        <w:numPr>
          <w:ilvl w:val="0"/>
          <w:numId w:val="5"/>
        </w:numPr>
        <w:ind w:left="2520" w:hanging="360"/>
      </w:pPr>
      <w:r w:rsidDel="00000000" w:rsidR="00000000" w:rsidRPr="00000000">
        <w:rPr>
          <w:rtl w:val="0"/>
        </w:rPr>
        <w:t xml:space="preserve">Second person pronoun/s – “</w:t>
      </w:r>
      <w:sdt>
        <w:sdtPr>
          <w:tag w:val="goog_rdk_513"/>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4"/>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6C6">
      <w:pPr>
        <w:ind w:left="1440" w:firstLine="0"/>
        <w:rPr/>
      </w:pPr>
      <w:r w:rsidDel="00000000" w:rsidR="00000000" w:rsidRPr="00000000">
        <w:rPr>
          <w:rtl w:val="0"/>
        </w:rPr>
        <w:t xml:space="preserve">English speech quirks:</w:t>
      </w:r>
    </w:p>
    <w:p w:rsidR="00000000" w:rsidDel="00000000" w:rsidP="00000000" w:rsidRDefault="00000000" w:rsidRPr="00000000" w14:paraId="000006C7">
      <w:pPr>
        <w:widowControl w:val="0"/>
        <w:numPr>
          <w:ilvl w:val="0"/>
          <w:numId w:val="5"/>
        </w:numPr>
        <w:spacing w:line="240" w:lineRule="auto"/>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6C8">
      <w:pPr>
        <w:widowControl w:val="0"/>
        <w:numPr>
          <w:ilvl w:val="0"/>
          <w:numId w:val="5"/>
        </w:numPr>
        <w:spacing w:line="240" w:lineRule="auto"/>
        <w:ind w:left="2520" w:hanging="360"/>
        <w:rPr/>
      </w:pPr>
      <w:sdt>
        <w:sdtPr>
          <w:tag w:val="goog_rdk_516"/>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6C9">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6CA">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6CB">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6CC">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6CD">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6CE">
      <w:pPr>
        <w:numPr>
          <w:ilvl w:val="0"/>
          <w:numId w:val="5"/>
        </w:numPr>
        <w:ind w:left="2520" w:hanging="360"/>
        <w:rPr/>
      </w:pPr>
      <w:sdt>
        <w:sdtPr>
          <w:tag w:val="goog_rdk_517"/>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6CF">
      <w:pPr>
        <w:numPr>
          <w:ilvl w:val="0"/>
          <w:numId w:val="5"/>
        </w:numPr>
        <w:ind w:left="2520" w:hanging="360"/>
        <w:rPr/>
      </w:pPr>
      <w:sdt>
        <w:sdtPr>
          <w:tag w:val="goog_rdk_518"/>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6D0">
      <w:pPr>
        <w:numPr>
          <w:ilvl w:val="0"/>
          <w:numId w:val="5"/>
        </w:numPr>
        <w:ind w:left="2520" w:hanging="360"/>
        <w:rPr>
          <w:u w:val="none"/>
        </w:rPr>
      </w:pPr>
      <w:sdt>
        <w:sdtPr>
          <w:tag w:val="goog_rdk_519"/>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6D1">
      <w:pPr>
        <w:numPr>
          <w:ilvl w:val="0"/>
          <w:numId w:val="5"/>
        </w:numPr>
        <w:ind w:left="2520" w:hanging="360"/>
        <w:rPr>
          <w:u w:val="none"/>
        </w:rPr>
      </w:pPr>
      <w:sdt>
        <w:sdtPr>
          <w:tag w:val="goog_rdk_520"/>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6D2">
      <w:pPr>
        <w:ind w:left="1440" w:firstLine="0"/>
        <w:rPr/>
      </w:pPr>
      <w:r w:rsidDel="00000000" w:rsidR="00000000" w:rsidRPr="00000000">
        <w:rPr>
          <w:rtl w:val="0"/>
        </w:rPr>
        <w:t xml:space="preserve">Notes:</w:t>
      </w:r>
    </w:p>
    <w:p w:rsidR="00000000" w:rsidDel="00000000" w:rsidP="00000000" w:rsidRDefault="00000000" w:rsidRPr="00000000" w14:paraId="000006D3">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Style w:val="Heading4"/>
        <w:rPr/>
      </w:pPr>
      <w:bookmarkStart w:colFirst="0" w:colLast="0" w:name="_heading=h.4l30hhpb61mj" w:id="33"/>
      <w:bookmarkEnd w:id="33"/>
      <w:r w:rsidDel="00000000" w:rsidR="00000000" w:rsidRPr="00000000">
        <w:rPr>
          <w:rtl w:val="0"/>
        </w:rPr>
        <w:t xml:space="preserve">Louis Arneb (Arc 7)</w:t>
      </w:r>
    </w:p>
    <w:p w:rsidR="00000000" w:rsidDel="00000000" w:rsidP="00000000" w:rsidRDefault="00000000" w:rsidRPr="00000000" w14:paraId="000006D6">
      <w:pPr>
        <w:rPr/>
      </w:pPr>
      <w:sdt>
        <w:sdtPr>
          <w:tag w:val="goog_rdk_521"/>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6D7">
      <w:pPr>
        <w:rPr/>
      </w:pPr>
      <w:r w:rsidDel="00000000" w:rsidR="00000000" w:rsidRPr="00000000">
        <w:rPr>
          <w:rtl w:val="0"/>
        </w:rPr>
        <w:tab/>
        <w:tab/>
        <w:t xml:space="preserve">Japanese speech quirks:</w:t>
      </w:r>
    </w:p>
    <w:p w:rsidR="00000000" w:rsidDel="00000000" w:rsidP="00000000" w:rsidRDefault="00000000" w:rsidRPr="00000000" w14:paraId="000006D8">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6D9">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6DA">
      <w:pPr>
        <w:ind w:left="1440" w:firstLine="0"/>
        <w:rPr/>
      </w:pPr>
      <w:r w:rsidDel="00000000" w:rsidR="00000000" w:rsidRPr="00000000">
        <w:rPr>
          <w:rtl w:val="0"/>
        </w:rPr>
        <w:t xml:space="preserve">English speech quirks:</w:t>
      </w:r>
    </w:p>
    <w:p w:rsidR="00000000" w:rsidDel="00000000" w:rsidP="00000000" w:rsidRDefault="00000000" w:rsidRPr="00000000" w14:paraId="000006DB">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6DC">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6DD">
      <w:pPr>
        <w:numPr>
          <w:ilvl w:val="0"/>
          <w:numId w:val="5"/>
        </w:numPr>
        <w:ind w:left="2520" w:hanging="360"/>
        <w:rPr/>
      </w:pPr>
      <w:sdt>
        <w:sdtPr>
          <w:tag w:val="goog_rdk_525"/>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6DE">
      <w:pPr>
        <w:numPr>
          <w:ilvl w:val="0"/>
          <w:numId w:val="5"/>
        </w:numPr>
        <w:ind w:left="2520" w:hanging="360"/>
        <w:rPr/>
      </w:pPr>
      <w:sdt>
        <w:sdtPr>
          <w:tag w:val="goog_rdk_526"/>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6DF">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6E0">
      <w:pPr>
        <w:ind w:left="1440" w:firstLine="0"/>
        <w:rPr/>
      </w:pPr>
      <w:r w:rsidDel="00000000" w:rsidR="00000000" w:rsidRPr="00000000">
        <w:rPr>
          <w:rtl w:val="0"/>
        </w:rPr>
        <w:t xml:space="preserve">Notes:</w:t>
      </w:r>
    </w:p>
    <w:p w:rsidR="00000000" w:rsidDel="00000000" w:rsidP="00000000" w:rsidRDefault="00000000" w:rsidRPr="00000000" w14:paraId="000006E1">
      <w:pPr>
        <w:numPr>
          <w:ilvl w:val="0"/>
          <w:numId w:val="5"/>
        </w:numPr>
        <w:ind w:left="2520" w:hanging="360"/>
        <w:rPr/>
      </w:pPr>
      <w:sdt>
        <w:sdtPr>
          <w:tag w:val="goog_rdk_527"/>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6E2">
      <w:pPr>
        <w:numPr>
          <w:ilvl w:val="0"/>
          <w:numId w:val="5"/>
        </w:numPr>
        <w:ind w:left="2520" w:hanging="360"/>
        <w:rPr>
          <w:u w:val="none"/>
        </w:rPr>
      </w:pPr>
      <w:sdt>
        <w:sdtPr>
          <w:tag w:val="goog_rdk_528"/>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pStyle w:val="Heading4"/>
        <w:rPr/>
      </w:pPr>
      <w:bookmarkStart w:colFirst="0" w:colLast="0" w:name="_heading=h.7z8o8dzoof" w:id="34"/>
      <w:bookmarkEnd w:id="34"/>
      <w:r w:rsidDel="00000000" w:rsidR="00000000" w:rsidRPr="00000000">
        <w:rPr>
          <w:rtl w:val="0"/>
        </w:rPr>
        <w:t xml:space="preserve">Meili Portroute</w:t>
      </w:r>
    </w:p>
    <w:p w:rsidR="00000000" w:rsidDel="00000000" w:rsidP="00000000" w:rsidRDefault="00000000" w:rsidRPr="00000000" w14:paraId="000006E5">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6E6">
      <w:pPr>
        <w:rPr/>
      </w:pPr>
      <w:r w:rsidDel="00000000" w:rsidR="00000000" w:rsidRPr="00000000">
        <w:rPr>
          <w:rtl w:val="0"/>
        </w:rPr>
        <w:tab/>
        <w:tab/>
        <w:t xml:space="preserve">Japanese speech quirks:</w:t>
      </w:r>
    </w:p>
    <w:p w:rsidR="00000000" w:rsidDel="00000000" w:rsidP="00000000" w:rsidRDefault="00000000" w:rsidRPr="00000000" w14:paraId="000006E7">
      <w:pPr>
        <w:numPr>
          <w:ilvl w:val="0"/>
          <w:numId w:val="5"/>
        </w:numPr>
        <w:ind w:left="2520" w:hanging="360"/>
      </w:pPr>
      <w:sdt>
        <w:sdtPr>
          <w:tag w:val="goog_rdk_53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6E8">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E9">
      <w:pPr>
        <w:ind w:left="1440" w:firstLine="0"/>
        <w:rPr/>
      </w:pPr>
      <w:r w:rsidDel="00000000" w:rsidR="00000000" w:rsidRPr="00000000">
        <w:rPr>
          <w:rtl w:val="0"/>
        </w:rPr>
        <w:t xml:space="preserve">English speech quirks:</w:t>
      </w:r>
    </w:p>
    <w:p w:rsidR="00000000" w:rsidDel="00000000" w:rsidP="00000000" w:rsidRDefault="00000000" w:rsidRPr="00000000" w14:paraId="000006EA">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6EB">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6EC">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6ED">
      <w:pPr>
        <w:ind w:left="1440" w:firstLine="0"/>
        <w:rPr/>
      </w:pPr>
      <w:r w:rsidDel="00000000" w:rsidR="00000000" w:rsidRPr="00000000">
        <w:rPr>
          <w:rtl w:val="0"/>
        </w:rPr>
        <w:t xml:space="preserve">Notes:</w:t>
      </w:r>
    </w:p>
    <w:p w:rsidR="00000000" w:rsidDel="00000000" w:rsidP="00000000" w:rsidRDefault="00000000" w:rsidRPr="00000000" w14:paraId="000006EE">
      <w:pPr>
        <w:numPr>
          <w:ilvl w:val="0"/>
          <w:numId w:val="5"/>
        </w:numPr>
        <w:ind w:left="2520" w:hanging="360"/>
      </w:pPr>
      <w:r w:rsidDel="00000000" w:rsidR="00000000" w:rsidRPr="00000000">
        <w:rPr>
          <w:rtl w:val="0"/>
        </w:rPr>
        <w:t xml:space="preserve">Tends to extend last words of a sentence, denoted “like thi~is”</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Heading4"/>
        <w:rPr/>
      </w:pPr>
      <w:bookmarkStart w:colFirst="0" w:colLast="0" w:name="_heading=h.ad3pfcel9ies" w:id="35"/>
      <w:bookmarkEnd w:id="35"/>
      <w:r w:rsidDel="00000000" w:rsidR="00000000" w:rsidRPr="00000000">
        <w:rPr>
          <w:rtl w:val="0"/>
        </w:rPr>
        <w:t xml:space="preserve">Natsuki Subaru</w:t>
      </w:r>
    </w:p>
    <w:p w:rsidR="00000000" w:rsidDel="00000000" w:rsidP="00000000" w:rsidRDefault="00000000" w:rsidRPr="00000000" w14:paraId="000006F1">
      <w:pPr>
        <w:rPr/>
      </w:pPr>
      <w:sdt>
        <w:sdtPr>
          <w:tag w:val="goog_rdk_532"/>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6F2">
      <w:pPr>
        <w:rPr/>
      </w:pPr>
      <w:r w:rsidDel="00000000" w:rsidR="00000000" w:rsidRPr="00000000">
        <w:rPr>
          <w:rtl w:val="0"/>
        </w:rPr>
        <w:tab/>
        <w:tab/>
        <w:t xml:space="preserve">Japanese speech quirks:</w:t>
      </w:r>
    </w:p>
    <w:p w:rsidR="00000000" w:rsidDel="00000000" w:rsidP="00000000" w:rsidRDefault="00000000" w:rsidRPr="00000000" w14:paraId="000006F3">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6F4">
      <w:pPr>
        <w:numPr>
          <w:ilvl w:val="0"/>
          <w:numId w:val="5"/>
        </w:numPr>
        <w:ind w:left="2520" w:hanging="360"/>
      </w:pPr>
      <w:sdt>
        <w:sdtPr>
          <w:tag w:val="goog_rdk_534"/>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F5">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6F6">
      <w:pPr>
        <w:ind w:left="720" w:firstLine="720"/>
        <w:rPr/>
      </w:pPr>
      <w:r w:rsidDel="00000000" w:rsidR="00000000" w:rsidRPr="00000000">
        <w:rPr>
          <w:rtl w:val="0"/>
        </w:rPr>
        <w:t xml:space="preserve">English speech quirks:</w:t>
      </w:r>
    </w:p>
    <w:p w:rsidR="00000000" w:rsidDel="00000000" w:rsidP="00000000" w:rsidRDefault="00000000" w:rsidRPr="00000000" w14:paraId="000006F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6F8">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6F9">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6FA">
      <w:pPr>
        <w:numPr>
          <w:ilvl w:val="1"/>
          <w:numId w:val="5"/>
        </w:numPr>
        <w:ind w:left="3240" w:hanging="360"/>
        <w:rPr/>
      </w:pPr>
      <w:sdt>
        <w:sdtPr>
          <w:tag w:val="goog_rdk_536"/>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6FB">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6FC">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6FD">
      <w:pPr>
        <w:numPr>
          <w:ilvl w:val="0"/>
          <w:numId w:val="5"/>
        </w:numPr>
        <w:ind w:left="2520" w:hanging="360"/>
        <w:rPr/>
      </w:pPr>
      <w:sdt>
        <w:sdtPr>
          <w:tag w:val="goog_rdk_538"/>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6FE">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6FF">
      <w:pPr>
        <w:numPr>
          <w:ilvl w:val="0"/>
          <w:numId w:val="5"/>
        </w:numPr>
        <w:ind w:left="2520" w:hanging="360"/>
        <w:rPr/>
      </w:pPr>
      <w:sdt>
        <w:sdtPr>
          <w:tag w:val="goog_rdk_540"/>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00">
      <w:pPr>
        <w:ind w:left="1440" w:firstLine="0"/>
        <w:rPr/>
      </w:pPr>
      <w:r w:rsidDel="00000000" w:rsidR="00000000" w:rsidRPr="00000000">
        <w:rPr>
          <w:rtl w:val="0"/>
        </w:rPr>
        <w:t xml:space="preserve">Notes:</w:t>
      </w:r>
    </w:p>
    <w:p w:rsidR="00000000" w:rsidDel="00000000" w:rsidP="00000000" w:rsidRDefault="00000000" w:rsidRPr="00000000" w14:paraId="0000070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pStyle w:val="Heading4"/>
        <w:rPr/>
      </w:pPr>
      <w:bookmarkStart w:colFirst="0" w:colLast="0" w:name="_heading=h.46eqhpyk6877" w:id="36"/>
      <w:bookmarkEnd w:id="36"/>
      <w:r w:rsidDel="00000000" w:rsidR="00000000" w:rsidRPr="00000000">
        <w:rPr>
          <w:rtl w:val="0"/>
        </w:rPr>
        <w:t xml:space="preserve">Otto Suwen</w:t>
      </w:r>
    </w:p>
    <w:p w:rsidR="00000000" w:rsidDel="00000000" w:rsidP="00000000" w:rsidRDefault="00000000" w:rsidRPr="00000000" w14:paraId="00000704">
      <w:pPr>
        <w:rPr/>
      </w:pPr>
      <w:sdt>
        <w:sdtPr>
          <w:tag w:val="goog_rdk_541"/>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05">
      <w:pPr>
        <w:ind w:firstLine="720"/>
        <w:rPr/>
      </w:pPr>
      <w:r w:rsidDel="00000000" w:rsidR="00000000" w:rsidRPr="00000000">
        <w:rPr>
          <w:rtl w:val="0"/>
        </w:rPr>
        <w:tab/>
        <w:t xml:space="preserve">Japanese speech quirks:</w:t>
      </w:r>
    </w:p>
    <w:p w:rsidR="00000000" w:rsidDel="00000000" w:rsidP="00000000" w:rsidRDefault="00000000" w:rsidRPr="00000000" w14:paraId="00000706">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07">
      <w:pPr>
        <w:numPr>
          <w:ilvl w:val="0"/>
          <w:numId w:val="5"/>
        </w:numPr>
        <w:ind w:left="2520" w:hanging="360"/>
      </w:pPr>
      <w:sdt>
        <w:sdtPr>
          <w:tag w:val="goog_rdk_543"/>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08">
      <w:pPr>
        <w:ind w:left="1440" w:firstLine="0"/>
        <w:rPr/>
      </w:pPr>
      <w:r w:rsidDel="00000000" w:rsidR="00000000" w:rsidRPr="00000000">
        <w:rPr>
          <w:rtl w:val="0"/>
        </w:rPr>
        <w:t xml:space="preserve">English speech quirks:</w:t>
      </w:r>
    </w:p>
    <w:p w:rsidR="00000000" w:rsidDel="00000000" w:rsidP="00000000" w:rsidRDefault="00000000" w:rsidRPr="00000000" w14:paraId="00000709">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0A">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0B">
      <w:pPr>
        <w:ind w:left="720" w:firstLine="720"/>
        <w:rPr/>
      </w:pPr>
      <w:r w:rsidDel="00000000" w:rsidR="00000000" w:rsidRPr="00000000">
        <w:rPr>
          <w:rtl w:val="0"/>
        </w:rPr>
        <w:t xml:space="preserve">Notes:</w:t>
      </w:r>
    </w:p>
    <w:p w:rsidR="00000000" w:rsidDel="00000000" w:rsidP="00000000" w:rsidRDefault="00000000" w:rsidRPr="00000000" w14:paraId="0000070C">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0D">
      <w:pPr>
        <w:numPr>
          <w:ilvl w:val="0"/>
          <w:numId w:val="5"/>
        </w:numPr>
        <w:ind w:left="2520" w:hanging="360"/>
        <w:rPr/>
      </w:pPr>
      <w:sdt>
        <w:sdtPr>
          <w:tag w:val="goog_rdk_545"/>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0E">
      <w:pPr>
        <w:numPr>
          <w:ilvl w:val="0"/>
          <w:numId w:val="5"/>
        </w:numPr>
        <w:ind w:left="2520" w:hanging="360"/>
        <w:rPr/>
      </w:pPr>
      <w:sdt>
        <w:sdtPr>
          <w:tag w:val="goog_rdk_546"/>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0F">
      <w:pPr>
        <w:numPr>
          <w:ilvl w:val="0"/>
          <w:numId w:val="5"/>
        </w:numPr>
        <w:ind w:left="2520" w:hanging="360"/>
        <w:rPr/>
      </w:pPr>
      <w:sdt>
        <w:sdtPr>
          <w:tag w:val="goog_rdk_547"/>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10">
      <w:pPr>
        <w:numPr>
          <w:ilvl w:val="0"/>
          <w:numId w:val="5"/>
        </w:numPr>
        <w:ind w:left="2520" w:hanging="360"/>
        <w:rPr/>
      </w:pPr>
      <w:sdt>
        <w:sdtPr>
          <w:tag w:val="goog_rdk_548"/>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pStyle w:val="Heading4"/>
        <w:rPr/>
      </w:pPr>
      <w:bookmarkStart w:colFirst="0" w:colLast="0" w:name="_heading=h.59ay24wfuqzm" w:id="37"/>
      <w:bookmarkEnd w:id="37"/>
      <w:r w:rsidDel="00000000" w:rsidR="00000000" w:rsidRPr="00000000">
        <w:rPr>
          <w:rtl w:val="0"/>
        </w:rPr>
        <w:t xml:space="preserve">Petra Leyte</w:t>
      </w:r>
    </w:p>
    <w:p w:rsidR="00000000" w:rsidDel="00000000" w:rsidP="00000000" w:rsidRDefault="00000000" w:rsidRPr="00000000" w14:paraId="00000713">
      <w:pPr>
        <w:rPr/>
      </w:pPr>
      <w:sdt>
        <w:sdtPr>
          <w:tag w:val="goog_rdk_549"/>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14">
      <w:pPr>
        <w:rPr/>
      </w:pPr>
      <w:r w:rsidDel="00000000" w:rsidR="00000000" w:rsidRPr="00000000">
        <w:rPr>
          <w:rtl w:val="0"/>
        </w:rPr>
        <w:tab/>
        <w:tab/>
        <w:t xml:space="preserve">Japanese speech quirks:</w:t>
      </w:r>
    </w:p>
    <w:p w:rsidR="00000000" w:rsidDel="00000000" w:rsidP="00000000" w:rsidRDefault="00000000" w:rsidRPr="00000000" w14:paraId="00000715">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16">
      <w:pPr>
        <w:numPr>
          <w:ilvl w:val="0"/>
          <w:numId w:val="5"/>
        </w:numPr>
        <w:ind w:left="2520" w:hanging="360"/>
      </w:pPr>
      <w:sdt>
        <w:sdtPr>
          <w:tag w:val="goog_rdk_55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7">
      <w:pPr>
        <w:ind w:left="1440" w:firstLine="0"/>
        <w:rPr/>
      </w:pPr>
      <w:r w:rsidDel="00000000" w:rsidR="00000000" w:rsidRPr="00000000">
        <w:rPr>
          <w:rtl w:val="0"/>
        </w:rPr>
        <w:t xml:space="preserve">English speech quirks:</w:t>
      </w:r>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19">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1B">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1C">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1D">
      <w:pPr>
        <w:numPr>
          <w:ilvl w:val="0"/>
          <w:numId w:val="5"/>
        </w:numPr>
        <w:ind w:left="2520" w:hanging="360"/>
        <w:rPr/>
      </w:pPr>
      <w:sdt>
        <w:sdtPr>
          <w:tag w:val="goog_rdk_553"/>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1E">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1F">
      <w:pPr>
        <w:numPr>
          <w:ilvl w:val="0"/>
          <w:numId w:val="5"/>
        </w:numPr>
        <w:ind w:left="2520" w:hanging="360"/>
        <w:rPr/>
      </w:pPr>
      <w:sdt>
        <w:sdtPr>
          <w:tag w:val="goog_rdk_554"/>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20">
      <w:pPr>
        <w:numPr>
          <w:ilvl w:val="0"/>
          <w:numId w:val="5"/>
        </w:numPr>
        <w:ind w:left="2520" w:hanging="360"/>
        <w:rPr/>
      </w:pPr>
      <w:sdt>
        <w:sdtPr>
          <w:tag w:val="goog_rdk_555"/>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21">
      <w:pPr>
        <w:ind w:left="1440" w:firstLine="0"/>
        <w:rPr/>
      </w:pPr>
      <w:r w:rsidDel="00000000" w:rsidR="00000000" w:rsidRPr="00000000">
        <w:rPr>
          <w:rtl w:val="0"/>
        </w:rPr>
        <w:t xml:space="preserve">Notes:</w:t>
      </w:r>
    </w:p>
    <w:p w:rsidR="00000000" w:rsidDel="00000000" w:rsidP="00000000" w:rsidRDefault="00000000" w:rsidRPr="00000000" w14:paraId="00000722">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23">
      <w:pPr>
        <w:rPr>
          <w:b w:val="1"/>
        </w:rPr>
      </w:pPr>
      <w:r w:rsidDel="00000000" w:rsidR="00000000" w:rsidRPr="00000000">
        <w:rPr>
          <w:rtl w:val="0"/>
        </w:rPr>
      </w:r>
    </w:p>
    <w:p w:rsidR="00000000" w:rsidDel="00000000" w:rsidP="00000000" w:rsidRDefault="00000000" w:rsidRPr="00000000" w14:paraId="00000724">
      <w:pPr>
        <w:pStyle w:val="Heading4"/>
        <w:rPr/>
      </w:pPr>
      <w:bookmarkStart w:colFirst="0" w:colLast="0" w:name="_heading=h.hfrawsaoned4" w:id="38"/>
      <w:bookmarkEnd w:id="38"/>
      <w:r w:rsidDel="00000000" w:rsidR="00000000" w:rsidRPr="00000000">
        <w:rPr>
          <w:rtl w:val="0"/>
        </w:rPr>
        <w:t xml:space="preserve">Puck (WIP)</w:t>
      </w:r>
    </w:p>
    <w:p w:rsidR="00000000" w:rsidDel="00000000" w:rsidP="00000000" w:rsidRDefault="00000000" w:rsidRPr="00000000" w14:paraId="00000725">
      <w:pPr>
        <w:rPr/>
      </w:pPr>
      <w:sdt>
        <w:sdtPr>
          <w:tag w:val="goog_rdk_556"/>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26">
      <w:pPr>
        <w:rPr/>
      </w:pPr>
      <w:r w:rsidDel="00000000" w:rsidR="00000000" w:rsidRPr="00000000">
        <w:rPr>
          <w:rtl w:val="0"/>
        </w:rPr>
        <w:tab/>
        <w:tab/>
        <w:t xml:space="preserve">Japanese speech quirks:</w:t>
      </w:r>
    </w:p>
    <w:p w:rsidR="00000000" w:rsidDel="00000000" w:rsidP="00000000" w:rsidRDefault="00000000" w:rsidRPr="00000000" w14:paraId="00000727">
      <w:pPr>
        <w:numPr>
          <w:ilvl w:val="0"/>
          <w:numId w:val="5"/>
        </w:numPr>
        <w:ind w:left="2520" w:hanging="360"/>
      </w:pPr>
      <w:sdt>
        <w:sdtPr>
          <w:tag w:val="goog_rdk_557"/>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9">
      <w:pPr>
        <w:ind w:left="1440" w:firstLine="0"/>
        <w:rPr/>
      </w:pPr>
      <w:r w:rsidDel="00000000" w:rsidR="00000000" w:rsidRPr="00000000">
        <w:rPr>
          <w:rtl w:val="0"/>
        </w:rPr>
        <w:t xml:space="preserve">English speech quirks:</w:t>
      </w:r>
    </w:p>
    <w:p w:rsidR="00000000" w:rsidDel="00000000" w:rsidP="00000000" w:rsidRDefault="00000000" w:rsidRPr="00000000" w14:paraId="0000072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2C">
      <w:pPr>
        <w:ind w:left="1440" w:firstLine="0"/>
        <w:rPr/>
      </w:pPr>
      <w:r w:rsidDel="00000000" w:rsidR="00000000" w:rsidRPr="00000000">
        <w:rPr>
          <w:rtl w:val="0"/>
        </w:rPr>
        <w:t xml:space="preserve">Notes:</w:t>
      </w:r>
    </w:p>
    <w:p w:rsidR="00000000" w:rsidDel="00000000" w:rsidP="00000000" w:rsidRDefault="00000000" w:rsidRPr="00000000" w14:paraId="0000072D">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2E">
      <w:pPr>
        <w:rPr>
          <w:b w:val="1"/>
        </w:rPr>
      </w:pPr>
      <w:r w:rsidDel="00000000" w:rsidR="00000000" w:rsidRPr="00000000">
        <w:rPr>
          <w:rtl w:val="0"/>
        </w:rPr>
      </w:r>
    </w:p>
    <w:p w:rsidR="00000000" w:rsidDel="00000000" w:rsidP="00000000" w:rsidRDefault="00000000" w:rsidRPr="00000000" w14:paraId="0000072F">
      <w:pPr>
        <w:pStyle w:val="Heading4"/>
        <w:rPr/>
      </w:pPr>
      <w:bookmarkStart w:colFirst="0" w:colLast="0" w:name="_heading=h.bbsrgrltxy6m" w:id="39"/>
      <w:bookmarkEnd w:id="39"/>
      <w:r w:rsidDel="00000000" w:rsidR="00000000" w:rsidRPr="00000000">
        <w:rPr>
          <w:rtl w:val="0"/>
        </w:rPr>
        <w:t xml:space="preserve">Ram</w:t>
      </w:r>
    </w:p>
    <w:p w:rsidR="00000000" w:rsidDel="00000000" w:rsidP="00000000" w:rsidRDefault="00000000" w:rsidRPr="00000000" w14:paraId="00000730">
      <w:pPr>
        <w:rPr/>
      </w:pPr>
      <w:sdt>
        <w:sdtPr>
          <w:tag w:val="goog_rdk_558"/>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31">
      <w:pPr>
        <w:rPr/>
      </w:pPr>
      <w:r w:rsidDel="00000000" w:rsidR="00000000" w:rsidRPr="00000000">
        <w:rPr>
          <w:rtl w:val="0"/>
        </w:rPr>
        <w:tab/>
        <w:tab/>
        <w:t xml:space="preserve">Japanese speech quirks:</w:t>
      </w:r>
    </w:p>
    <w:p w:rsidR="00000000" w:rsidDel="00000000" w:rsidP="00000000" w:rsidRDefault="00000000" w:rsidRPr="00000000" w14:paraId="00000732">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33">
      <w:pPr>
        <w:numPr>
          <w:ilvl w:val="0"/>
          <w:numId w:val="5"/>
        </w:numPr>
        <w:ind w:left="2520" w:hanging="360"/>
      </w:pPr>
      <w:sdt>
        <w:sdtPr>
          <w:tag w:val="goog_rdk_55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34">
      <w:pPr>
        <w:numPr>
          <w:ilvl w:val="1"/>
          <w:numId w:val="5"/>
        </w:numPr>
        <w:ind w:left="3240" w:hanging="360"/>
        <w:rPr/>
      </w:pPr>
      <w:sdt>
        <w:sdtPr>
          <w:tag w:val="goog_rdk_560"/>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35">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36">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37">
      <w:pPr>
        <w:ind w:left="1440" w:firstLine="0"/>
        <w:rPr/>
      </w:pPr>
      <w:r w:rsidDel="00000000" w:rsidR="00000000" w:rsidRPr="00000000">
        <w:rPr>
          <w:rtl w:val="0"/>
        </w:rPr>
        <w:t xml:space="preserve">English speech quirks:</w:t>
      </w:r>
    </w:p>
    <w:p w:rsidR="00000000" w:rsidDel="00000000" w:rsidP="00000000" w:rsidRDefault="00000000" w:rsidRPr="00000000" w14:paraId="00000738">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3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3A">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3B">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3C">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3D">
      <w:pPr>
        <w:ind w:left="1440" w:firstLine="0"/>
        <w:rPr/>
      </w:pPr>
      <w:r w:rsidDel="00000000" w:rsidR="00000000" w:rsidRPr="00000000">
        <w:rPr>
          <w:rtl w:val="0"/>
        </w:rPr>
        <w:t xml:space="preserve">Notes:</w:t>
      </w:r>
    </w:p>
    <w:p w:rsidR="00000000" w:rsidDel="00000000" w:rsidP="00000000" w:rsidRDefault="00000000" w:rsidRPr="00000000" w14:paraId="0000073E">
      <w:pPr>
        <w:numPr>
          <w:ilvl w:val="0"/>
          <w:numId w:val="5"/>
        </w:numPr>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3F">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40">
      <w:pPr>
        <w:numPr>
          <w:ilvl w:val="0"/>
          <w:numId w:val="5"/>
        </w:numPr>
        <w:ind w:left="2520" w:hanging="360"/>
        <w:rPr/>
      </w:pPr>
      <w:sdt>
        <w:sdtPr>
          <w:tag w:val="goog_rdk_566"/>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41">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42">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43">
      <w:pPr>
        <w:rPr>
          <w:b w:val="1"/>
        </w:rPr>
      </w:pPr>
      <w:r w:rsidDel="00000000" w:rsidR="00000000" w:rsidRPr="00000000">
        <w:rPr>
          <w:rtl w:val="0"/>
        </w:rPr>
      </w:r>
    </w:p>
    <w:p w:rsidR="00000000" w:rsidDel="00000000" w:rsidP="00000000" w:rsidRDefault="00000000" w:rsidRPr="00000000" w14:paraId="00000744">
      <w:pPr>
        <w:pStyle w:val="Heading4"/>
        <w:rPr/>
      </w:pPr>
      <w:bookmarkStart w:colFirst="0" w:colLast="0" w:name="_heading=h.ohqzvxmepi2v" w:id="40"/>
      <w:bookmarkEnd w:id="40"/>
      <w:r w:rsidDel="00000000" w:rsidR="00000000" w:rsidRPr="00000000">
        <w:rPr>
          <w:rtl w:val="0"/>
        </w:rPr>
        <w:t xml:space="preserve">Rem</w:t>
      </w:r>
    </w:p>
    <w:p w:rsidR="00000000" w:rsidDel="00000000" w:rsidP="00000000" w:rsidRDefault="00000000" w:rsidRPr="00000000" w14:paraId="00000745">
      <w:pPr>
        <w:rPr/>
      </w:pPr>
      <w:sdt>
        <w:sdtPr>
          <w:tag w:val="goog_rdk_567"/>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46">
      <w:pPr>
        <w:rPr/>
      </w:pPr>
      <w:r w:rsidDel="00000000" w:rsidR="00000000" w:rsidRPr="00000000">
        <w:rPr>
          <w:rtl w:val="0"/>
        </w:rPr>
        <w:tab/>
        <w:tab/>
        <w:t xml:space="preserve">Japanese speech quirks:</w:t>
      </w:r>
    </w:p>
    <w:p w:rsidR="00000000" w:rsidDel="00000000" w:rsidP="00000000" w:rsidRDefault="00000000" w:rsidRPr="00000000" w14:paraId="00000747">
      <w:pPr>
        <w:numPr>
          <w:ilvl w:val="0"/>
          <w:numId w:val="5"/>
        </w:numPr>
        <w:ind w:left="2520" w:hanging="360"/>
        <w:rPr/>
      </w:pPr>
      <w:sdt>
        <w:sdtPr>
          <w:tag w:val="goog_rdk_568"/>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48">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49">
      <w:pPr>
        <w:ind w:left="1440" w:firstLine="0"/>
        <w:rPr/>
      </w:pPr>
      <w:r w:rsidDel="00000000" w:rsidR="00000000" w:rsidRPr="00000000">
        <w:rPr>
          <w:rtl w:val="0"/>
        </w:rPr>
        <w:t xml:space="preserve">English speech quirks:</w:t>
      </w:r>
    </w:p>
    <w:p w:rsidR="00000000" w:rsidDel="00000000" w:rsidP="00000000" w:rsidRDefault="00000000" w:rsidRPr="00000000" w14:paraId="0000074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4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4C">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4D">
      <w:pPr>
        <w:ind w:left="1440" w:firstLine="0"/>
        <w:rPr/>
      </w:pPr>
      <w:r w:rsidDel="00000000" w:rsidR="00000000" w:rsidRPr="00000000">
        <w:rPr>
          <w:rtl w:val="0"/>
        </w:rPr>
        <w:t xml:space="preserve">Notes:</w:t>
      </w:r>
    </w:p>
    <w:p w:rsidR="00000000" w:rsidDel="00000000" w:rsidP="00000000" w:rsidRDefault="00000000" w:rsidRPr="00000000" w14:paraId="0000074E">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4F">
      <w:pPr>
        <w:numPr>
          <w:ilvl w:val="0"/>
          <w:numId w:val="5"/>
        </w:numPr>
        <w:ind w:left="2520" w:hanging="360"/>
        <w:rPr>
          <w:u w:val="none"/>
        </w:rPr>
      </w:pPr>
      <w:sdt>
        <w:sdtPr>
          <w:tag w:val="goog_rdk_570"/>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pStyle w:val="Heading4"/>
        <w:rPr/>
      </w:pPr>
      <w:bookmarkStart w:colFirst="0" w:colLast="0" w:name="_heading=h.2340iyea62me" w:id="41"/>
      <w:bookmarkEnd w:id="41"/>
      <w:r w:rsidDel="00000000" w:rsidR="00000000" w:rsidRPr="00000000">
        <w:rPr>
          <w:rtl w:val="0"/>
        </w:rPr>
        <w:t xml:space="preserve">Roswaal L. Mathers</w:t>
      </w:r>
    </w:p>
    <w:p w:rsidR="00000000" w:rsidDel="00000000" w:rsidP="00000000" w:rsidRDefault="00000000" w:rsidRPr="00000000" w14:paraId="00000752">
      <w:pPr>
        <w:rPr/>
      </w:pPr>
      <w:sdt>
        <w:sdtPr>
          <w:tag w:val="goog_rdk_571"/>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53">
      <w:pPr>
        <w:ind w:firstLine="720"/>
        <w:rPr/>
      </w:pPr>
      <w:r w:rsidDel="00000000" w:rsidR="00000000" w:rsidRPr="00000000">
        <w:rPr>
          <w:rtl w:val="0"/>
        </w:rPr>
        <w:tab/>
        <w:t xml:space="preserve">Japanese speech quirks:</w:t>
      </w:r>
    </w:p>
    <w:p w:rsidR="00000000" w:rsidDel="00000000" w:rsidP="00000000" w:rsidRDefault="00000000" w:rsidRPr="00000000" w14:paraId="00000754">
      <w:pPr>
        <w:numPr>
          <w:ilvl w:val="0"/>
          <w:numId w:val="5"/>
        </w:numPr>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55">
      <w:pPr>
        <w:numPr>
          <w:ilvl w:val="0"/>
          <w:numId w:val="5"/>
        </w:numPr>
        <w:ind w:left="2520" w:hanging="360"/>
      </w:pPr>
      <w:sdt>
        <w:sdtPr>
          <w:tag w:val="goog_rdk_573"/>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56">
      <w:pPr>
        <w:numPr>
          <w:ilvl w:val="0"/>
          <w:numId w:val="5"/>
        </w:numPr>
        <w:ind w:left="2520" w:hanging="360"/>
        <w:rPr/>
      </w:pPr>
      <w:sdt>
        <w:sdtPr>
          <w:tag w:val="goog_rdk_574"/>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57">
      <w:pPr>
        <w:ind w:left="1440" w:firstLine="0"/>
        <w:rPr/>
      </w:pPr>
      <w:r w:rsidDel="00000000" w:rsidR="00000000" w:rsidRPr="00000000">
        <w:rPr>
          <w:rtl w:val="0"/>
        </w:rPr>
        <w:t xml:space="preserve">English speech quirks:</w:t>
      </w:r>
    </w:p>
    <w:p w:rsidR="00000000" w:rsidDel="00000000" w:rsidP="00000000" w:rsidRDefault="00000000" w:rsidRPr="00000000" w14:paraId="00000758">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59">
      <w:pPr>
        <w:widowControl w:val="0"/>
        <w:numPr>
          <w:ilvl w:val="0"/>
          <w:numId w:val="5"/>
        </w:numPr>
        <w:spacing w:line="240" w:lineRule="auto"/>
        <w:ind w:left="2520" w:hanging="360"/>
        <w:rPr/>
      </w:pPr>
      <w:sdt>
        <w:sdtPr>
          <w:tag w:val="goog_rdk_575"/>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5A">
      <w:pPr>
        <w:ind w:left="720" w:firstLine="720"/>
        <w:rPr/>
      </w:pPr>
      <w:r w:rsidDel="00000000" w:rsidR="00000000" w:rsidRPr="00000000">
        <w:rPr>
          <w:rtl w:val="0"/>
        </w:rPr>
        <w:t xml:space="preserve">Notes:</w:t>
      </w:r>
    </w:p>
    <w:p w:rsidR="00000000" w:rsidDel="00000000" w:rsidP="00000000" w:rsidRDefault="00000000" w:rsidRPr="00000000" w14:paraId="0000075B">
      <w:pPr>
        <w:numPr>
          <w:ilvl w:val="0"/>
          <w:numId w:val="5"/>
        </w:numPr>
        <w:ind w:left="2520" w:hanging="360"/>
        <w:rPr/>
      </w:pPr>
      <w:sdt>
        <w:sdtPr>
          <w:tag w:val="goog_rdk_576"/>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5C">
      <w:pPr>
        <w:numPr>
          <w:ilvl w:val="0"/>
          <w:numId w:val="5"/>
        </w:numPr>
        <w:ind w:left="2520" w:hanging="360"/>
        <w:rPr/>
      </w:pPr>
      <w:sdt>
        <w:sdtPr>
          <w:tag w:val="goog_rdk_577"/>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5D">
      <w:pPr>
        <w:rPr>
          <w:b w:val="1"/>
        </w:rPr>
      </w:pPr>
      <w:r w:rsidDel="00000000" w:rsidR="00000000" w:rsidRPr="00000000">
        <w:rPr>
          <w:rtl w:val="0"/>
        </w:rPr>
      </w:r>
    </w:p>
    <w:p w:rsidR="00000000" w:rsidDel="00000000" w:rsidP="00000000" w:rsidRDefault="00000000" w:rsidRPr="00000000" w14:paraId="0000075E">
      <w:pPr>
        <w:pStyle w:val="Heading4"/>
        <w:rPr/>
      </w:pPr>
      <w:bookmarkStart w:colFirst="0" w:colLast="0" w:name="_heading=h.ko6xmgybhwc" w:id="42"/>
      <w:bookmarkEnd w:id="42"/>
      <w:r w:rsidDel="00000000" w:rsidR="00000000" w:rsidRPr="00000000">
        <w:rPr>
          <w:rtl w:val="0"/>
        </w:rPr>
        <w:t xml:space="preserve">Ryuzu Meyer (Copy/ies)(WIP)</w:t>
      </w:r>
    </w:p>
    <w:p w:rsidR="00000000" w:rsidDel="00000000" w:rsidP="00000000" w:rsidRDefault="00000000" w:rsidRPr="00000000" w14:paraId="0000075F">
      <w:pPr>
        <w:rPr/>
      </w:pPr>
      <w:sdt>
        <w:sdtPr>
          <w:tag w:val="goog_rdk_578"/>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60">
      <w:pPr>
        <w:rPr/>
      </w:pPr>
      <w:r w:rsidDel="00000000" w:rsidR="00000000" w:rsidRPr="00000000">
        <w:rPr>
          <w:rtl w:val="0"/>
        </w:rPr>
        <w:tab/>
        <w:tab/>
        <w:t xml:space="preserve">Japanese speech quirks:</w:t>
      </w:r>
    </w:p>
    <w:p w:rsidR="00000000" w:rsidDel="00000000" w:rsidP="00000000" w:rsidRDefault="00000000" w:rsidRPr="00000000" w14:paraId="00000761">
      <w:pPr>
        <w:numPr>
          <w:ilvl w:val="0"/>
          <w:numId w:val="5"/>
        </w:numPr>
        <w:ind w:left="2520" w:hanging="360"/>
      </w:pPr>
      <w:sdt>
        <w:sdtPr>
          <w:tag w:val="goog_rdk_579"/>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62">
      <w:pPr>
        <w:ind w:left="1440" w:firstLine="0"/>
        <w:rPr/>
      </w:pPr>
      <w:r w:rsidDel="00000000" w:rsidR="00000000" w:rsidRPr="00000000">
        <w:rPr>
          <w:rtl w:val="0"/>
        </w:rPr>
        <w:t xml:space="preserve">English speech quirks:</w:t>
      </w:r>
    </w:p>
    <w:p w:rsidR="00000000" w:rsidDel="00000000" w:rsidP="00000000" w:rsidRDefault="00000000" w:rsidRPr="00000000" w14:paraId="00000763">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64">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65">
      <w:pPr>
        <w:numPr>
          <w:ilvl w:val="0"/>
          <w:numId w:val="5"/>
        </w:numPr>
        <w:ind w:left="2520" w:hanging="360"/>
      </w:pPr>
      <w:sdt>
        <w:sdtPr>
          <w:tag w:val="goog_rdk_580"/>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66">
      <w:pPr>
        <w:ind w:left="1440" w:firstLine="0"/>
        <w:rPr/>
      </w:pPr>
      <w:r w:rsidDel="00000000" w:rsidR="00000000" w:rsidRPr="00000000">
        <w:rPr>
          <w:rtl w:val="0"/>
        </w:rPr>
        <w:t xml:space="preserve">Notes:</w:t>
      </w:r>
    </w:p>
    <w:p w:rsidR="00000000" w:rsidDel="00000000" w:rsidP="00000000" w:rsidRDefault="00000000" w:rsidRPr="00000000" w14:paraId="00000767">
      <w:pPr>
        <w:numPr>
          <w:ilvl w:val="0"/>
          <w:numId w:val="5"/>
        </w:numPr>
        <w:ind w:left="2520" w:hanging="360"/>
      </w:pPr>
      <w:sdt>
        <w:sdtPr>
          <w:tag w:val="goog_rdk_581"/>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68">
      <w:pPr>
        <w:numPr>
          <w:ilvl w:val="0"/>
          <w:numId w:val="5"/>
        </w:numPr>
        <w:ind w:left="2520" w:hanging="360"/>
        <w:rPr>
          <w:u w:val="none"/>
        </w:rPr>
      </w:pPr>
      <w:sdt>
        <w:sdtPr>
          <w:tag w:val="goog_rdk_582"/>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69">
      <w:pPr>
        <w:numPr>
          <w:ilvl w:val="0"/>
          <w:numId w:val="5"/>
        </w:numPr>
        <w:ind w:left="2520" w:hanging="360"/>
        <w:rPr>
          <w:u w:val="none"/>
        </w:rPr>
      </w:pPr>
      <w:sdt>
        <w:sdtPr>
          <w:tag w:val="goog_rdk_583"/>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6A">
      <w:pPr>
        <w:numPr>
          <w:ilvl w:val="0"/>
          <w:numId w:val="5"/>
        </w:numPr>
        <w:ind w:left="2520" w:hanging="360"/>
        <w:rPr>
          <w:u w:val="none"/>
        </w:rPr>
      </w:pPr>
      <w:sdt>
        <w:sdtPr>
          <w:tag w:val="goog_rdk_584"/>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6B">
      <w:pPr>
        <w:numPr>
          <w:ilvl w:val="0"/>
          <w:numId w:val="5"/>
        </w:numPr>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6C">
      <w:pPr>
        <w:rPr>
          <w:b w:val="1"/>
        </w:rPr>
      </w:pPr>
      <w:r w:rsidDel="00000000" w:rsidR="00000000" w:rsidRPr="00000000">
        <w:rPr>
          <w:rtl w:val="0"/>
        </w:rPr>
      </w:r>
    </w:p>
    <w:p w:rsidR="00000000" w:rsidDel="00000000" w:rsidP="00000000" w:rsidRDefault="00000000" w:rsidRPr="00000000" w14:paraId="0000076D">
      <w:pPr>
        <w:pStyle w:val="Heading3"/>
        <w:rPr/>
      </w:pPr>
      <w:bookmarkStart w:colFirst="0" w:colLast="0" w:name="_heading=h.3pifjrowqqux" w:id="43"/>
      <w:bookmarkEnd w:id="43"/>
      <w:r w:rsidDel="00000000" w:rsidR="00000000" w:rsidRPr="00000000">
        <w:rPr>
          <w:rtl w:val="0"/>
        </w:rPr>
      </w:r>
    </w:p>
    <w:p w:rsidR="00000000" w:rsidDel="00000000" w:rsidP="00000000" w:rsidRDefault="00000000" w:rsidRPr="00000000" w14:paraId="0000076E">
      <w:pPr>
        <w:pStyle w:val="Heading4"/>
        <w:rPr/>
      </w:pPr>
      <w:bookmarkStart w:colFirst="0" w:colLast="0" w:name="_heading=h.no90kqvkn9pv" w:id="44"/>
      <w:bookmarkEnd w:id="44"/>
      <w:r w:rsidDel="00000000" w:rsidR="00000000" w:rsidRPr="00000000">
        <w:rPr>
          <w:rtl w:val="0"/>
        </w:rPr>
        <w:t xml:space="preserve">Annerose Miload</w:t>
      </w:r>
    </w:p>
    <w:p w:rsidR="00000000" w:rsidDel="00000000" w:rsidP="00000000" w:rsidRDefault="00000000" w:rsidRPr="00000000" w14:paraId="0000076F">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770">
      <w:pPr>
        <w:rPr/>
      </w:pPr>
      <w:r w:rsidDel="00000000" w:rsidR="00000000" w:rsidRPr="00000000">
        <w:rPr>
          <w:rtl w:val="0"/>
        </w:rPr>
        <w:tab/>
        <w:tab/>
        <w:t xml:space="preserve">Japanese speech quirks:</w:t>
      </w:r>
    </w:p>
    <w:p w:rsidR="00000000" w:rsidDel="00000000" w:rsidP="00000000" w:rsidRDefault="00000000" w:rsidRPr="00000000" w14:paraId="00000771">
      <w:pPr>
        <w:numPr>
          <w:ilvl w:val="0"/>
          <w:numId w:val="5"/>
        </w:numPr>
        <w:ind w:left="2520" w:hanging="360"/>
        <w:rPr>
          <w:b w:val="0"/>
          <w:sz w:val="22"/>
          <w:szCs w:val="22"/>
        </w:rPr>
      </w:pPr>
      <w:sdt>
        <w:sdtPr>
          <w:tag w:val="goog_rdk_58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72">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73">
      <w:pPr>
        <w:ind w:left="1440" w:firstLine="0"/>
        <w:rPr/>
      </w:pPr>
      <w:r w:rsidDel="00000000" w:rsidR="00000000" w:rsidRPr="00000000">
        <w:rPr>
          <w:rtl w:val="0"/>
        </w:rPr>
        <w:t xml:space="preserve">English speech quirks:</w:t>
      </w:r>
    </w:p>
    <w:p w:rsidR="00000000" w:rsidDel="00000000" w:rsidP="00000000" w:rsidRDefault="00000000" w:rsidRPr="00000000" w14:paraId="00000774">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775">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776">
      <w:pPr>
        <w:ind w:left="1440" w:firstLine="0"/>
        <w:rPr/>
      </w:pPr>
      <w:r w:rsidDel="00000000" w:rsidR="00000000" w:rsidRPr="00000000">
        <w:rPr>
          <w:rtl w:val="0"/>
        </w:rPr>
        <w:t xml:space="preserve">Notes:</w:t>
      </w:r>
    </w:p>
    <w:p w:rsidR="00000000" w:rsidDel="00000000" w:rsidP="00000000" w:rsidRDefault="00000000" w:rsidRPr="00000000" w14:paraId="00000777">
      <w:pPr>
        <w:numPr>
          <w:ilvl w:val="0"/>
          <w:numId w:val="5"/>
        </w:numPr>
        <w:ind w:left="2520" w:hanging="360"/>
        <w:rPr>
          <w:b w:val="0"/>
          <w:sz w:val="22"/>
          <w:szCs w:val="22"/>
        </w:rPr>
      </w:pPr>
      <w:sdt>
        <w:sdtPr>
          <w:tag w:val="goog_rdk_58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778">
      <w:pPr>
        <w:numPr>
          <w:ilvl w:val="0"/>
          <w:numId w:val="5"/>
        </w:numPr>
        <w:ind w:left="2520" w:hanging="360"/>
        <w:rPr>
          <w:u w:val="none"/>
        </w:rPr>
      </w:pPr>
      <w:sdt>
        <w:sdtPr>
          <w:tag w:val="goog_rdk_58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779">
      <w:pPr>
        <w:pStyle w:val="Heading3"/>
        <w:ind w:left="0" w:firstLine="0"/>
        <w:rPr/>
      </w:pPr>
      <w:bookmarkStart w:colFirst="0" w:colLast="0" w:name="_heading=h.vt6ce01by3xm" w:id="45"/>
      <w:bookmarkEnd w:id="45"/>
      <w:r w:rsidDel="00000000" w:rsidR="00000000" w:rsidRPr="00000000">
        <w:rPr>
          <w:rtl w:val="0"/>
        </w:rPr>
      </w:r>
    </w:p>
    <w:p w:rsidR="00000000" w:rsidDel="00000000" w:rsidP="00000000" w:rsidRDefault="00000000" w:rsidRPr="00000000" w14:paraId="0000077A">
      <w:pPr>
        <w:pStyle w:val="Heading3"/>
        <w:rPr/>
      </w:pPr>
      <w:bookmarkStart w:colFirst="0" w:colLast="0" w:name="_heading=h.sjywi75q7j7s" w:id="46"/>
      <w:bookmarkEnd w:id="46"/>
      <w:r w:rsidDel="00000000" w:rsidR="00000000" w:rsidRPr="00000000">
        <w:rPr>
          <w:rtl w:val="0"/>
        </w:rPr>
      </w:r>
    </w:p>
    <w:p w:rsidR="00000000" w:rsidDel="00000000" w:rsidP="00000000" w:rsidRDefault="00000000" w:rsidRPr="00000000" w14:paraId="0000077B">
      <w:pPr>
        <w:pStyle w:val="Heading3"/>
        <w:rPr>
          <w:b w:val="1"/>
          <w:sz w:val="28"/>
          <w:szCs w:val="28"/>
        </w:rPr>
      </w:pPr>
      <w:bookmarkStart w:colFirst="0" w:colLast="0" w:name="_heading=h.hwggvgtcqjji" w:id="47"/>
      <w:bookmarkEnd w:id="47"/>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7C">
      <w:pPr>
        <w:rPr>
          <w:b w:val="1"/>
        </w:rPr>
      </w:pPr>
      <w:r w:rsidDel="00000000" w:rsidR="00000000" w:rsidRPr="00000000">
        <w:rPr>
          <w:rtl w:val="0"/>
        </w:rPr>
      </w:r>
    </w:p>
    <w:p w:rsidR="00000000" w:rsidDel="00000000" w:rsidP="00000000" w:rsidRDefault="00000000" w:rsidRPr="00000000" w14:paraId="0000077D">
      <w:pPr>
        <w:pStyle w:val="Heading4"/>
        <w:rPr/>
      </w:pPr>
      <w:bookmarkStart w:colFirst="0" w:colLast="0" w:name="_heading=h.k2u0g6hpbmu" w:id="48"/>
      <w:bookmarkEnd w:id="48"/>
      <w:r w:rsidDel="00000000" w:rsidR="00000000" w:rsidRPr="00000000">
        <w:rPr>
          <w:rtl w:val="0"/>
        </w:rPr>
        <w:t xml:space="preserve">Al</w:t>
      </w:r>
    </w:p>
    <w:p w:rsidR="00000000" w:rsidDel="00000000" w:rsidP="00000000" w:rsidRDefault="00000000" w:rsidRPr="00000000" w14:paraId="0000077E">
      <w:pPr>
        <w:rPr/>
      </w:pPr>
      <w:sdt>
        <w:sdtPr>
          <w:tag w:val="goog_rdk_590"/>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7F">
      <w:pPr>
        <w:rPr/>
      </w:pPr>
      <w:r w:rsidDel="00000000" w:rsidR="00000000" w:rsidRPr="00000000">
        <w:rPr>
          <w:rtl w:val="0"/>
        </w:rPr>
        <w:tab/>
        <w:tab/>
        <w:t xml:space="preserve">Japanese speech quirks:</w:t>
      </w:r>
    </w:p>
    <w:p w:rsidR="00000000" w:rsidDel="00000000" w:rsidP="00000000" w:rsidRDefault="00000000" w:rsidRPr="00000000" w14:paraId="00000780">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81">
      <w:pPr>
        <w:numPr>
          <w:ilvl w:val="0"/>
          <w:numId w:val="5"/>
        </w:numPr>
        <w:ind w:left="2520" w:hanging="360"/>
      </w:pPr>
      <w:sdt>
        <w:sdtPr>
          <w:tag w:val="goog_rdk_592"/>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82">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83">
      <w:pPr>
        <w:numPr>
          <w:ilvl w:val="0"/>
          <w:numId w:val="5"/>
        </w:numPr>
        <w:ind w:left="2520" w:hanging="360"/>
        <w:rPr/>
      </w:pPr>
      <w:sdt>
        <w:sdtPr>
          <w:tag w:val="goog_rdk_593"/>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84">
      <w:pPr>
        <w:ind w:left="1440" w:firstLine="0"/>
        <w:rPr/>
      </w:pPr>
      <w:r w:rsidDel="00000000" w:rsidR="00000000" w:rsidRPr="00000000">
        <w:rPr>
          <w:rtl w:val="0"/>
        </w:rPr>
        <w:t xml:space="preserve">English speech quirks:</w:t>
      </w:r>
    </w:p>
    <w:p w:rsidR="00000000" w:rsidDel="00000000" w:rsidP="00000000" w:rsidRDefault="00000000" w:rsidRPr="00000000" w14:paraId="0000078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86">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87">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88">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89">
      <w:pPr>
        <w:ind w:left="1440" w:firstLine="0"/>
        <w:rPr/>
      </w:pPr>
      <w:r w:rsidDel="00000000" w:rsidR="00000000" w:rsidRPr="00000000">
        <w:rPr>
          <w:rtl w:val="0"/>
        </w:rPr>
        <w:t xml:space="preserve">Notes:</w:t>
      </w:r>
    </w:p>
    <w:p w:rsidR="00000000" w:rsidDel="00000000" w:rsidP="00000000" w:rsidRDefault="00000000" w:rsidRPr="00000000" w14:paraId="0000078A">
      <w:pPr>
        <w:numPr>
          <w:ilvl w:val="0"/>
          <w:numId w:val="5"/>
        </w:numPr>
        <w:ind w:left="2520" w:hanging="360"/>
        <w:rPr/>
      </w:pPr>
      <w:sdt>
        <w:sdtPr>
          <w:tag w:val="goog_rdk_594"/>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8B">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8C">
      <w:pPr>
        <w:numPr>
          <w:ilvl w:val="0"/>
          <w:numId w:val="5"/>
        </w:numPr>
        <w:ind w:left="2520" w:hanging="360"/>
        <w:rPr>
          <w:u w:val="none"/>
        </w:rPr>
      </w:pPr>
      <w:sdt>
        <w:sdtPr>
          <w:tag w:val="goog_rdk_596"/>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w:t>
          </w:r>
        </w:sdtContent>
      </w:sdt>
    </w:p>
    <w:p w:rsidR="00000000" w:rsidDel="00000000" w:rsidP="00000000" w:rsidRDefault="00000000" w:rsidRPr="00000000" w14:paraId="0000078D">
      <w:pPr>
        <w:rPr>
          <w:b w:val="1"/>
        </w:rPr>
      </w:pPr>
      <w:r w:rsidDel="00000000" w:rsidR="00000000" w:rsidRPr="00000000">
        <w:rPr>
          <w:rtl w:val="0"/>
        </w:rPr>
      </w:r>
    </w:p>
    <w:p w:rsidR="00000000" w:rsidDel="00000000" w:rsidP="00000000" w:rsidRDefault="00000000" w:rsidRPr="00000000" w14:paraId="0000078E">
      <w:pPr>
        <w:pStyle w:val="Heading4"/>
        <w:rPr/>
      </w:pPr>
      <w:bookmarkStart w:colFirst="0" w:colLast="0" w:name="_heading=h.6f7m8ms2ig52" w:id="49"/>
      <w:bookmarkEnd w:id="49"/>
      <w:r w:rsidDel="00000000" w:rsidR="00000000" w:rsidRPr="00000000">
        <w:rPr>
          <w:rtl w:val="0"/>
        </w:rPr>
        <w:t xml:space="preserve">Heinkel Astrea</w:t>
      </w:r>
    </w:p>
    <w:p w:rsidR="00000000" w:rsidDel="00000000" w:rsidP="00000000" w:rsidRDefault="00000000" w:rsidRPr="00000000" w14:paraId="0000078F">
      <w:pPr>
        <w:rPr/>
      </w:pPr>
      <w:sdt>
        <w:sdtPr>
          <w:tag w:val="goog_rdk_597"/>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90">
      <w:pPr>
        <w:rPr/>
      </w:pPr>
      <w:r w:rsidDel="00000000" w:rsidR="00000000" w:rsidRPr="00000000">
        <w:rPr>
          <w:rtl w:val="0"/>
        </w:rPr>
        <w:tab/>
        <w:tab/>
        <w:t xml:space="preserve">Japanese speech quirks:</w:t>
      </w:r>
    </w:p>
    <w:p w:rsidR="00000000" w:rsidDel="00000000" w:rsidP="00000000" w:rsidRDefault="00000000" w:rsidRPr="00000000" w14:paraId="00000791">
      <w:pPr>
        <w:numPr>
          <w:ilvl w:val="0"/>
          <w:numId w:val="5"/>
        </w:numPr>
        <w:ind w:left="2520" w:hanging="360"/>
        <w:rPr/>
      </w:pPr>
      <w:sdt>
        <w:sdtPr>
          <w:tag w:val="goog_rdk_59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92">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93">
      <w:pPr>
        <w:ind w:left="1440" w:firstLine="0"/>
        <w:rPr/>
      </w:pPr>
      <w:r w:rsidDel="00000000" w:rsidR="00000000" w:rsidRPr="00000000">
        <w:rPr>
          <w:rtl w:val="0"/>
        </w:rPr>
        <w:t xml:space="preserve">English speech quirks:</w:t>
      </w:r>
    </w:p>
    <w:p w:rsidR="00000000" w:rsidDel="00000000" w:rsidP="00000000" w:rsidRDefault="00000000" w:rsidRPr="00000000" w14:paraId="00000794">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95">
      <w:pPr>
        <w:ind w:left="720" w:firstLine="720"/>
        <w:rPr/>
      </w:pPr>
      <w:r w:rsidDel="00000000" w:rsidR="00000000" w:rsidRPr="00000000">
        <w:rPr>
          <w:rtl w:val="0"/>
        </w:rPr>
        <w:t xml:space="preserve">Notes:</w:t>
      </w:r>
    </w:p>
    <w:p w:rsidR="00000000" w:rsidDel="00000000" w:rsidP="00000000" w:rsidRDefault="00000000" w:rsidRPr="00000000" w14:paraId="00000796">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Hair color should be witten as “blazing red”</w:t>
      </w:r>
      <w:r w:rsidDel="00000000" w:rsidR="00000000" w:rsidRPr="00000000">
        <w:rPr>
          <w:rtl w:val="0"/>
        </w:rPr>
      </w:r>
    </w:p>
    <w:p w:rsidR="00000000" w:rsidDel="00000000" w:rsidP="00000000" w:rsidRDefault="00000000" w:rsidRPr="00000000" w14:paraId="00000798">
      <w:pPr>
        <w:rPr>
          <w:b w:val="1"/>
        </w:rPr>
      </w:pPr>
      <w:r w:rsidDel="00000000" w:rsidR="00000000" w:rsidRPr="00000000">
        <w:rPr>
          <w:rtl w:val="0"/>
        </w:rPr>
      </w:r>
    </w:p>
    <w:p w:rsidR="00000000" w:rsidDel="00000000" w:rsidP="00000000" w:rsidRDefault="00000000" w:rsidRPr="00000000" w14:paraId="00000799">
      <w:pPr>
        <w:pStyle w:val="Heading4"/>
        <w:rPr/>
      </w:pPr>
      <w:bookmarkStart w:colFirst="0" w:colLast="0" w:name="_heading=h.1f68lfekpxig" w:id="50"/>
      <w:bookmarkEnd w:id="50"/>
      <w:r w:rsidDel="00000000" w:rsidR="00000000" w:rsidRPr="00000000">
        <w:rPr>
          <w:rtl w:val="0"/>
        </w:rPr>
        <w:t xml:space="preserve">Priscilla Barielle</w:t>
      </w:r>
    </w:p>
    <w:p w:rsidR="00000000" w:rsidDel="00000000" w:rsidP="00000000" w:rsidRDefault="00000000" w:rsidRPr="00000000" w14:paraId="0000079A">
      <w:pPr>
        <w:rPr/>
      </w:pPr>
      <w:sdt>
        <w:sdtPr>
          <w:tag w:val="goog_rdk_599"/>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9B">
      <w:pPr>
        <w:rPr/>
      </w:pPr>
      <w:r w:rsidDel="00000000" w:rsidR="00000000" w:rsidRPr="00000000">
        <w:rPr>
          <w:rtl w:val="0"/>
        </w:rPr>
        <w:tab/>
        <w:tab/>
        <w:t xml:space="preserve">Japanese speech quirks:</w:t>
      </w:r>
    </w:p>
    <w:p w:rsidR="00000000" w:rsidDel="00000000" w:rsidP="00000000" w:rsidRDefault="00000000" w:rsidRPr="00000000" w14:paraId="0000079C">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9D">
      <w:pPr>
        <w:numPr>
          <w:ilvl w:val="0"/>
          <w:numId w:val="5"/>
        </w:numPr>
        <w:ind w:left="2520" w:hanging="360"/>
      </w:pPr>
      <w:sdt>
        <w:sdtPr>
          <w:tag w:val="goog_rdk_60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9E">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9F">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A0">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A1">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A2">
      <w:pPr>
        <w:ind w:left="1440" w:firstLine="0"/>
        <w:rPr/>
      </w:pPr>
      <w:r w:rsidDel="00000000" w:rsidR="00000000" w:rsidRPr="00000000">
        <w:rPr>
          <w:rtl w:val="0"/>
        </w:rPr>
        <w:t xml:space="preserve">English speech quirks:</w:t>
      </w:r>
    </w:p>
    <w:p w:rsidR="00000000" w:rsidDel="00000000" w:rsidP="00000000" w:rsidRDefault="00000000" w:rsidRPr="00000000" w14:paraId="000007A3">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A4">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A5">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A6">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A7">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A8">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A9">
      <w:pPr>
        <w:ind w:left="1440" w:firstLine="0"/>
        <w:rPr/>
      </w:pPr>
      <w:r w:rsidDel="00000000" w:rsidR="00000000" w:rsidRPr="00000000">
        <w:rPr>
          <w:rtl w:val="0"/>
        </w:rPr>
        <w:t xml:space="preserve">Notes:</w:t>
      </w:r>
    </w:p>
    <w:p w:rsidR="00000000" w:rsidDel="00000000" w:rsidP="00000000" w:rsidRDefault="00000000" w:rsidRPr="00000000" w14:paraId="000007AA">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7AB">
      <w:pPr>
        <w:rPr>
          <w:b w:val="1"/>
        </w:rPr>
      </w:pPr>
      <w:r w:rsidDel="00000000" w:rsidR="00000000" w:rsidRPr="00000000">
        <w:rPr>
          <w:rtl w:val="0"/>
        </w:rPr>
      </w:r>
    </w:p>
    <w:p w:rsidR="00000000" w:rsidDel="00000000" w:rsidP="00000000" w:rsidRDefault="00000000" w:rsidRPr="00000000" w14:paraId="000007AC">
      <w:pPr>
        <w:pStyle w:val="Heading4"/>
        <w:rPr/>
      </w:pPr>
      <w:bookmarkStart w:colFirst="0" w:colLast="0" w:name="_heading=h.ku9lhfg0wlo1" w:id="51"/>
      <w:bookmarkEnd w:id="51"/>
      <w:r w:rsidDel="00000000" w:rsidR="00000000" w:rsidRPr="00000000">
        <w:rPr>
          <w:rtl w:val="0"/>
        </w:rPr>
        <w:t xml:space="preserve">Schult</w:t>
      </w:r>
    </w:p>
    <w:p w:rsidR="00000000" w:rsidDel="00000000" w:rsidP="00000000" w:rsidRDefault="00000000" w:rsidRPr="00000000" w14:paraId="000007AD">
      <w:pPr>
        <w:rPr/>
      </w:pPr>
      <w:sdt>
        <w:sdtPr>
          <w:tag w:val="goog_rdk_605"/>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7AE">
      <w:pPr>
        <w:rPr/>
      </w:pPr>
      <w:r w:rsidDel="00000000" w:rsidR="00000000" w:rsidRPr="00000000">
        <w:rPr>
          <w:rtl w:val="0"/>
        </w:rPr>
        <w:tab/>
        <w:tab/>
        <w:t xml:space="preserve">Japanese speech quirks:</w:t>
      </w:r>
    </w:p>
    <w:p w:rsidR="00000000" w:rsidDel="00000000" w:rsidP="00000000" w:rsidRDefault="00000000" w:rsidRPr="00000000" w14:paraId="000007AF">
      <w:pPr>
        <w:numPr>
          <w:ilvl w:val="0"/>
          <w:numId w:val="5"/>
        </w:numPr>
        <w:ind w:left="2520" w:hanging="360"/>
        <w:rPr/>
      </w:pPr>
      <w:sdt>
        <w:sdtPr>
          <w:tag w:val="goog_rdk_606"/>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B0">
      <w:pPr>
        <w:ind w:left="1440" w:firstLine="0"/>
        <w:rPr/>
      </w:pPr>
      <w:r w:rsidDel="00000000" w:rsidR="00000000" w:rsidRPr="00000000">
        <w:rPr>
          <w:rtl w:val="0"/>
        </w:rPr>
        <w:t xml:space="preserve">English speech quirks:</w:t>
      </w:r>
    </w:p>
    <w:p w:rsidR="00000000" w:rsidDel="00000000" w:rsidP="00000000" w:rsidRDefault="00000000" w:rsidRPr="00000000" w14:paraId="000007B1">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B2">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7B3">
      <w:pPr>
        <w:numPr>
          <w:ilvl w:val="0"/>
          <w:numId w:val="5"/>
        </w:numPr>
        <w:ind w:left="2520" w:hanging="360"/>
        <w:rPr/>
      </w:pPr>
      <w:sdt>
        <w:sdtPr>
          <w:tag w:val="goog_rdk_607"/>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7B4">
      <w:pPr>
        <w:ind w:left="1440" w:firstLine="0"/>
        <w:rPr/>
      </w:pPr>
      <w:r w:rsidDel="00000000" w:rsidR="00000000" w:rsidRPr="00000000">
        <w:rPr>
          <w:rtl w:val="0"/>
        </w:rPr>
        <w:t xml:space="preserve">Notes:</w:t>
      </w:r>
    </w:p>
    <w:p w:rsidR="00000000" w:rsidDel="00000000" w:rsidP="00000000" w:rsidRDefault="00000000" w:rsidRPr="00000000" w14:paraId="000007B5">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7B6">
      <w:pPr>
        <w:ind w:left="0" w:firstLine="0"/>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rtl w:val="0"/>
        </w:rPr>
      </w:r>
    </w:p>
    <w:p w:rsidR="00000000" w:rsidDel="00000000" w:rsidP="00000000" w:rsidRDefault="00000000" w:rsidRPr="00000000" w14:paraId="000007B8">
      <w:pPr>
        <w:pStyle w:val="Heading4"/>
        <w:rPr>
          <w:sz w:val="24"/>
          <w:szCs w:val="24"/>
        </w:rPr>
      </w:pPr>
      <w:bookmarkStart w:colFirst="0" w:colLast="0" w:name="_heading=h.nlyul5kczv10" w:id="52"/>
      <w:bookmarkEnd w:id="52"/>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7B9">
      <w:pPr>
        <w:rPr/>
      </w:pPr>
      <w:r w:rsidDel="00000000" w:rsidR="00000000" w:rsidRPr="00000000">
        <w:rPr>
          <w:b w:val="1"/>
          <w:sz w:val="24"/>
          <w:szCs w:val="24"/>
          <w:rtl w:val="0"/>
        </w:rPr>
        <w:tab/>
      </w:r>
      <w:sdt>
        <w:sdtPr>
          <w:tag w:val="goog_rdk_608"/>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7BA">
      <w:pPr>
        <w:rPr/>
      </w:pPr>
      <w:r w:rsidDel="00000000" w:rsidR="00000000" w:rsidRPr="00000000">
        <w:rPr>
          <w:rtl w:val="0"/>
        </w:rPr>
        <w:tab/>
        <w:tab/>
        <w:t xml:space="preserve">Japanese speech quirks:</w:t>
      </w:r>
    </w:p>
    <w:p w:rsidR="00000000" w:rsidDel="00000000" w:rsidP="00000000" w:rsidRDefault="00000000" w:rsidRPr="00000000" w14:paraId="000007BB">
      <w:pPr>
        <w:numPr>
          <w:ilvl w:val="0"/>
          <w:numId w:val="5"/>
        </w:numPr>
        <w:ind w:left="2520" w:hanging="360"/>
      </w:pPr>
      <w:sdt>
        <w:sdtPr>
          <w:tag w:val="goog_rdk_60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BC">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7BD">
      <w:pPr>
        <w:ind w:left="1440" w:firstLine="0"/>
        <w:rPr/>
      </w:pPr>
      <w:r w:rsidDel="00000000" w:rsidR="00000000" w:rsidRPr="00000000">
        <w:rPr>
          <w:rtl w:val="0"/>
        </w:rPr>
        <w:t xml:space="preserve">English speech quirks:</w:t>
      </w:r>
    </w:p>
    <w:p w:rsidR="00000000" w:rsidDel="00000000" w:rsidP="00000000" w:rsidRDefault="00000000" w:rsidRPr="00000000" w14:paraId="000007BE">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7BF">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7C0">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7C1">
      <w:pPr>
        <w:ind w:left="1440" w:firstLine="0"/>
        <w:rPr/>
      </w:pPr>
      <w:r w:rsidDel="00000000" w:rsidR="00000000" w:rsidRPr="00000000">
        <w:rPr>
          <w:rtl w:val="0"/>
        </w:rPr>
        <w:t xml:space="preserve">Notes:</w:t>
      </w:r>
    </w:p>
    <w:p w:rsidR="00000000" w:rsidDel="00000000" w:rsidP="00000000" w:rsidRDefault="00000000" w:rsidRPr="00000000" w14:paraId="000007C2">
      <w:pPr>
        <w:numPr>
          <w:ilvl w:val="0"/>
          <w:numId w:val="5"/>
        </w:numPr>
        <w:ind w:left="2520" w:hanging="360"/>
      </w:pPr>
      <w:r w:rsidDel="00000000" w:rsidR="00000000" w:rsidRPr="00000000">
        <w:rPr>
          <w:rtl w:val="0"/>
        </w:rPr>
      </w:r>
    </w:p>
    <w:p w:rsidR="00000000" w:rsidDel="00000000" w:rsidP="00000000" w:rsidRDefault="00000000" w:rsidRPr="00000000" w14:paraId="000007C3">
      <w:pPr>
        <w:ind w:left="2520" w:firstLine="0"/>
        <w:rPr/>
      </w:pPr>
      <w:r w:rsidDel="00000000" w:rsidR="00000000" w:rsidRPr="00000000">
        <w:rPr>
          <w:rtl w:val="0"/>
        </w:rPr>
      </w:r>
    </w:p>
    <w:p w:rsidR="00000000" w:rsidDel="00000000" w:rsidP="00000000" w:rsidRDefault="00000000" w:rsidRPr="00000000" w14:paraId="000007C4">
      <w:pPr>
        <w:pStyle w:val="Heading3"/>
        <w:rPr>
          <w:b w:val="1"/>
          <w:sz w:val="28"/>
          <w:szCs w:val="28"/>
        </w:rPr>
      </w:pPr>
      <w:bookmarkStart w:colFirst="0" w:colLast="0" w:name="_heading=h.aeh77d5h7ego" w:id="53"/>
      <w:bookmarkEnd w:id="53"/>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7C5">
      <w:pPr>
        <w:rPr>
          <w:b w:val="1"/>
        </w:rPr>
      </w:pPr>
      <w:r w:rsidDel="00000000" w:rsidR="00000000" w:rsidRPr="00000000">
        <w:rPr>
          <w:rtl w:val="0"/>
        </w:rPr>
      </w:r>
    </w:p>
    <w:p w:rsidR="00000000" w:rsidDel="00000000" w:rsidP="00000000" w:rsidRDefault="00000000" w:rsidRPr="00000000" w14:paraId="000007C6">
      <w:pPr>
        <w:pStyle w:val="Heading4"/>
        <w:rPr/>
      </w:pPr>
      <w:bookmarkStart w:colFirst="0" w:colLast="0" w:name="_heading=h.ttpk4fx43zzj" w:id="54"/>
      <w:bookmarkEnd w:id="54"/>
      <w:r w:rsidDel="00000000" w:rsidR="00000000" w:rsidRPr="00000000">
        <w:rPr>
          <w:rtl w:val="0"/>
        </w:rPr>
        <w:t xml:space="preserve">Anastasia Hoshin</w:t>
      </w:r>
    </w:p>
    <w:p w:rsidR="00000000" w:rsidDel="00000000" w:rsidP="00000000" w:rsidRDefault="00000000" w:rsidRPr="00000000" w14:paraId="000007C7">
      <w:pPr>
        <w:rPr/>
      </w:pPr>
      <w:sdt>
        <w:sdtPr>
          <w:tag w:val="goog_rdk_610"/>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7C8">
      <w:pPr>
        <w:ind w:firstLine="720"/>
        <w:rPr/>
      </w:pPr>
      <w:r w:rsidDel="00000000" w:rsidR="00000000" w:rsidRPr="00000000">
        <w:rPr>
          <w:rtl w:val="0"/>
        </w:rPr>
        <w:tab/>
        <w:t xml:space="preserve">Japanese speech quirks:</w:t>
      </w:r>
    </w:p>
    <w:p w:rsidR="00000000" w:rsidDel="00000000" w:rsidP="00000000" w:rsidRDefault="00000000" w:rsidRPr="00000000" w14:paraId="000007C9">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7CA">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7CB">
      <w:pPr>
        <w:numPr>
          <w:ilvl w:val="0"/>
          <w:numId w:val="5"/>
        </w:numPr>
        <w:ind w:left="2520" w:hanging="360"/>
        <w:rPr>
          <w:u w:val="none"/>
        </w:rPr>
      </w:pPr>
      <w:sdt>
        <w:sdtPr>
          <w:tag w:val="goog_rdk_612"/>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7CC">
      <w:pPr>
        <w:ind w:left="1440" w:firstLine="0"/>
        <w:rPr/>
      </w:pPr>
      <w:r w:rsidDel="00000000" w:rsidR="00000000" w:rsidRPr="00000000">
        <w:rPr>
          <w:rtl w:val="0"/>
        </w:rPr>
        <w:t xml:space="preserve">English speech quirks:</w:t>
      </w:r>
    </w:p>
    <w:p w:rsidR="00000000" w:rsidDel="00000000" w:rsidP="00000000" w:rsidRDefault="00000000" w:rsidRPr="00000000" w14:paraId="000007CD">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7CE">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7CF">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7D0">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D1">
      <w:pPr>
        <w:ind w:left="720" w:firstLine="720"/>
        <w:rPr/>
      </w:pPr>
      <w:r w:rsidDel="00000000" w:rsidR="00000000" w:rsidRPr="00000000">
        <w:rPr>
          <w:rtl w:val="0"/>
        </w:rPr>
        <w:t xml:space="preserve">Notes:</w:t>
      </w:r>
    </w:p>
    <w:p w:rsidR="00000000" w:rsidDel="00000000" w:rsidP="00000000" w:rsidRDefault="00000000" w:rsidRPr="00000000" w14:paraId="000007D2">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7D3">
      <w:pPr>
        <w:numPr>
          <w:ilvl w:val="0"/>
          <w:numId w:val="5"/>
        </w:numPr>
        <w:ind w:left="2520" w:hanging="360"/>
        <w:rPr/>
      </w:pPr>
      <w:sdt>
        <w:sdtPr>
          <w:tag w:val="goog_rdk_614"/>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7D4">
      <w:pPr>
        <w:numPr>
          <w:ilvl w:val="0"/>
          <w:numId w:val="5"/>
        </w:numPr>
        <w:ind w:left="2520" w:hanging="360"/>
        <w:rPr/>
      </w:pPr>
      <w:sdt>
        <w:sdtPr>
          <w:tag w:val="goog_rdk_615"/>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7D5">
      <w:pPr>
        <w:rPr>
          <w:b w:val="1"/>
        </w:rPr>
      </w:pPr>
      <w:r w:rsidDel="00000000" w:rsidR="00000000" w:rsidRPr="00000000">
        <w:rPr>
          <w:rtl w:val="0"/>
        </w:rPr>
      </w:r>
    </w:p>
    <w:p w:rsidR="00000000" w:rsidDel="00000000" w:rsidP="00000000" w:rsidRDefault="00000000" w:rsidRPr="00000000" w14:paraId="000007D6">
      <w:pPr>
        <w:pStyle w:val="Heading4"/>
        <w:rPr/>
      </w:pPr>
      <w:bookmarkStart w:colFirst="0" w:colLast="0" w:name="_heading=h.qo8q92ydgwrq" w:id="56"/>
      <w:bookmarkEnd w:id="56"/>
      <w:r w:rsidDel="00000000" w:rsidR="00000000" w:rsidRPr="00000000">
        <w:rPr>
          <w:rtl w:val="0"/>
        </w:rPr>
        <w:t xml:space="preserve">Eridna</w:t>
      </w:r>
    </w:p>
    <w:p w:rsidR="00000000" w:rsidDel="00000000" w:rsidP="00000000" w:rsidRDefault="00000000" w:rsidRPr="00000000" w14:paraId="000007D7">
      <w:pPr>
        <w:rPr/>
      </w:pPr>
      <w:sdt>
        <w:sdtPr>
          <w:tag w:val="goog_rdk_616"/>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7D8">
      <w:pPr>
        <w:rPr/>
      </w:pPr>
      <w:r w:rsidDel="00000000" w:rsidR="00000000" w:rsidRPr="00000000">
        <w:rPr>
          <w:rtl w:val="0"/>
        </w:rPr>
        <w:tab/>
        <w:tab/>
        <w:t xml:space="preserve">Japanese speech quirks:</w:t>
      </w:r>
    </w:p>
    <w:p w:rsidR="00000000" w:rsidDel="00000000" w:rsidP="00000000" w:rsidRDefault="00000000" w:rsidRPr="00000000" w14:paraId="000007D9">
      <w:pPr>
        <w:numPr>
          <w:ilvl w:val="0"/>
          <w:numId w:val="5"/>
        </w:numPr>
        <w:ind w:left="2520" w:hanging="360"/>
        <w:rPr/>
      </w:pPr>
      <w:sdt>
        <w:sdtPr>
          <w:tag w:val="goog_rdk_617"/>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7DA">
      <w:pPr>
        <w:ind w:left="1440" w:firstLine="0"/>
        <w:rPr/>
      </w:pPr>
      <w:r w:rsidDel="00000000" w:rsidR="00000000" w:rsidRPr="00000000">
        <w:rPr>
          <w:rtl w:val="0"/>
        </w:rPr>
        <w:t xml:space="preserve">English speech quirks:</w:t>
      </w:r>
    </w:p>
    <w:p w:rsidR="00000000" w:rsidDel="00000000" w:rsidP="00000000" w:rsidRDefault="00000000" w:rsidRPr="00000000" w14:paraId="000007DB">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DC">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7DD">
      <w:pPr>
        <w:ind w:left="1440" w:firstLine="0"/>
        <w:rPr/>
      </w:pPr>
      <w:r w:rsidDel="00000000" w:rsidR="00000000" w:rsidRPr="00000000">
        <w:rPr>
          <w:rtl w:val="0"/>
        </w:rPr>
        <w:t xml:space="preserve">Notes:</w:t>
      </w:r>
    </w:p>
    <w:p w:rsidR="00000000" w:rsidDel="00000000" w:rsidP="00000000" w:rsidRDefault="00000000" w:rsidRPr="00000000" w14:paraId="000007DE">
      <w:pPr>
        <w:numPr>
          <w:ilvl w:val="0"/>
          <w:numId w:val="5"/>
        </w:numPr>
        <w:ind w:left="2520" w:hanging="360"/>
        <w:rPr/>
      </w:pPr>
      <w:sdt>
        <w:sdtPr>
          <w:tag w:val="goog_rdk_618"/>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pStyle w:val="Heading4"/>
        <w:rPr/>
      </w:pPr>
      <w:bookmarkStart w:colFirst="0" w:colLast="0" w:name="_heading=h.wix2b7vooc4b" w:id="57"/>
      <w:bookmarkEnd w:id="57"/>
      <w:r w:rsidDel="00000000" w:rsidR="00000000" w:rsidRPr="00000000">
        <w:rPr>
          <w:rtl w:val="0"/>
        </w:rPr>
        <w:t xml:space="preserve">Hetaro Pearlbatton (WIP)</w:t>
      </w:r>
    </w:p>
    <w:p w:rsidR="00000000" w:rsidDel="00000000" w:rsidP="00000000" w:rsidRDefault="00000000" w:rsidRPr="00000000" w14:paraId="000007E1">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7E2">
      <w:pPr>
        <w:rPr/>
      </w:pPr>
      <w:r w:rsidDel="00000000" w:rsidR="00000000" w:rsidRPr="00000000">
        <w:rPr>
          <w:rtl w:val="0"/>
        </w:rPr>
        <w:tab/>
        <w:tab/>
        <w:t xml:space="preserve">Japanese speech quirks:</w:t>
      </w:r>
    </w:p>
    <w:p w:rsidR="00000000" w:rsidDel="00000000" w:rsidP="00000000" w:rsidRDefault="00000000" w:rsidRPr="00000000" w14:paraId="000007E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7E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5">
      <w:pPr>
        <w:ind w:left="1440" w:firstLine="0"/>
        <w:rPr/>
      </w:pPr>
      <w:r w:rsidDel="00000000" w:rsidR="00000000" w:rsidRPr="00000000">
        <w:rPr>
          <w:rtl w:val="0"/>
        </w:rPr>
        <w:t xml:space="preserve">English speech quirks:</w:t>
      </w:r>
    </w:p>
    <w:p w:rsidR="00000000" w:rsidDel="00000000" w:rsidP="00000000" w:rsidRDefault="00000000" w:rsidRPr="00000000" w14:paraId="000007E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8">
      <w:pPr>
        <w:ind w:left="1440" w:firstLine="0"/>
        <w:rPr/>
      </w:pPr>
      <w:r w:rsidDel="00000000" w:rsidR="00000000" w:rsidRPr="00000000">
        <w:rPr>
          <w:rtl w:val="0"/>
        </w:rPr>
        <w:t xml:space="preserve">Notes:</w:t>
      </w:r>
    </w:p>
    <w:p w:rsidR="00000000" w:rsidDel="00000000" w:rsidP="00000000" w:rsidRDefault="00000000" w:rsidRPr="00000000" w14:paraId="000007E9">
      <w:pPr>
        <w:numPr>
          <w:ilvl w:val="0"/>
          <w:numId w:val="5"/>
        </w:numPr>
        <w:ind w:left="2520" w:hanging="360"/>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pStyle w:val="Heading4"/>
        <w:rPr/>
      </w:pPr>
      <w:bookmarkStart w:colFirst="0" w:colLast="0" w:name="_heading=h.kc8veqnnpbr5" w:id="58"/>
      <w:bookmarkEnd w:id="58"/>
      <w:r w:rsidDel="00000000" w:rsidR="00000000" w:rsidRPr="00000000">
        <w:rPr>
          <w:rtl w:val="0"/>
        </w:rPr>
        <w:t xml:space="preserve">Julius Juukulius</w:t>
      </w:r>
    </w:p>
    <w:p w:rsidR="00000000" w:rsidDel="00000000" w:rsidP="00000000" w:rsidRDefault="00000000" w:rsidRPr="00000000" w14:paraId="000007EC">
      <w:pPr>
        <w:rPr/>
      </w:pPr>
      <w:sdt>
        <w:sdtPr>
          <w:tag w:val="goog_rdk_620"/>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7ED">
      <w:pPr>
        <w:rPr/>
      </w:pPr>
      <w:r w:rsidDel="00000000" w:rsidR="00000000" w:rsidRPr="00000000">
        <w:rPr>
          <w:rtl w:val="0"/>
        </w:rPr>
        <w:tab/>
        <w:tab/>
        <w:t xml:space="preserve">Japanese speech quirks:</w:t>
      </w:r>
    </w:p>
    <w:p w:rsidR="00000000" w:rsidDel="00000000" w:rsidP="00000000" w:rsidRDefault="00000000" w:rsidRPr="00000000" w14:paraId="000007EE">
      <w:pPr>
        <w:numPr>
          <w:ilvl w:val="0"/>
          <w:numId w:val="5"/>
        </w:numPr>
        <w:ind w:left="2520" w:hanging="360"/>
        <w:rPr/>
      </w:pPr>
      <w:sdt>
        <w:sdtPr>
          <w:tag w:val="goog_rdk_62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EF">
      <w:pPr>
        <w:ind w:left="1440" w:firstLine="0"/>
        <w:rPr/>
      </w:pPr>
      <w:r w:rsidDel="00000000" w:rsidR="00000000" w:rsidRPr="00000000">
        <w:rPr>
          <w:rtl w:val="0"/>
        </w:rPr>
        <w:t xml:space="preserve">English speech quirks:</w:t>
      </w:r>
    </w:p>
    <w:p w:rsidR="00000000" w:rsidDel="00000000" w:rsidP="00000000" w:rsidRDefault="00000000" w:rsidRPr="00000000" w14:paraId="000007F0">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F1">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7F2">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7F3">
      <w:pPr>
        <w:ind w:left="1440" w:firstLine="0"/>
        <w:rPr/>
      </w:pPr>
      <w:r w:rsidDel="00000000" w:rsidR="00000000" w:rsidRPr="00000000">
        <w:rPr>
          <w:rtl w:val="0"/>
        </w:rPr>
        <w:t xml:space="preserve">Notes:</w:t>
      </w:r>
    </w:p>
    <w:p w:rsidR="00000000" w:rsidDel="00000000" w:rsidP="00000000" w:rsidRDefault="00000000" w:rsidRPr="00000000" w14:paraId="000007F4">
      <w:pPr>
        <w:numPr>
          <w:ilvl w:val="0"/>
          <w:numId w:val="5"/>
        </w:numPr>
        <w:ind w:left="2520" w:hanging="360"/>
        <w:rPr/>
      </w:pPr>
      <w:sdt>
        <w:sdtPr>
          <w:tag w:val="goog_rdk_622"/>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7F5">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7F6">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7F7">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7F8">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7F9">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7FA">
      <w:pPr>
        <w:numPr>
          <w:ilvl w:val="1"/>
          <w:numId w:val="5"/>
        </w:numPr>
        <w:ind w:left="3240" w:hanging="360"/>
        <w:rPr/>
      </w:pPr>
      <w:sdt>
        <w:sdtPr>
          <w:tag w:val="goog_rdk_627"/>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7FB">
      <w:pPr>
        <w:numPr>
          <w:ilvl w:val="1"/>
          <w:numId w:val="5"/>
        </w:numPr>
        <w:ind w:left="3240" w:hanging="360"/>
        <w:rPr/>
      </w:pPr>
      <w:sdt>
        <w:sdtPr>
          <w:tag w:val="goog_rdk_628"/>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4"/>
        <w:rPr/>
      </w:pPr>
      <w:bookmarkStart w:colFirst="0" w:colLast="0" w:name="_heading=h.wu1gvr6zsq6f" w:id="59"/>
      <w:bookmarkEnd w:id="59"/>
      <w:r w:rsidDel="00000000" w:rsidR="00000000" w:rsidRPr="00000000">
        <w:rPr>
          <w:rtl w:val="0"/>
        </w:rPr>
        <w:t xml:space="preserve">Mimi Pearlbatton (WIP)</w:t>
      </w:r>
    </w:p>
    <w:p w:rsidR="00000000" w:rsidDel="00000000" w:rsidP="00000000" w:rsidRDefault="00000000" w:rsidRPr="00000000" w14:paraId="000007FE">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7FF">
      <w:pPr>
        <w:rPr/>
      </w:pPr>
      <w:r w:rsidDel="00000000" w:rsidR="00000000" w:rsidRPr="00000000">
        <w:rPr>
          <w:rtl w:val="0"/>
        </w:rPr>
        <w:tab/>
        <w:tab/>
        <w:t xml:space="preserve">Japanese speech quirks:</w:t>
      </w:r>
    </w:p>
    <w:p w:rsidR="00000000" w:rsidDel="00000000" w:rsidP="00000000" w:rsidRDefault="00000000" w:rsidRPr="00000000" w14:paraId="00000800">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0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2">
      <w:pPr>
        <w:ind w:left="1440" w:firstLine="0"/>
        <w:rPr/>
      </w:pPr>
      <w:r w:rsidDel="00000000" w:rsidR="00000000" w:rsidRPr="00000000">
        <w:rPr>
          <w:rtl w:val="0"/>
        </w:rPr>
        <w:t xml:space="preserve">English speech quirks:</w:t>
      </w:r>
    </w:p>
    <w:p w:rsidR="00000000" w:rsidDel="00000000" w:rsidP="00000000" w:rsidRDefault="00000000" w:rsidRPr="00000000" w14:paraId="0000080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05">
      <w:pPr>
        <w:ind w:left="1440" w:firstLine="0"/>
        <w:rPr/>
      </w:pPr>
      <w:r w:rsidDel="00000000" w:rsidR="00000000" w:rsidRPr="00000000">
        <w:rPr>
          <w:rtl w:val="0"/>
        </w:rPr>
        <w:t xml:space="preserve">Notes:</w:t>
      </w:r>
    </w:p>
    <w:p w:rsidR="00000000" w:rsidDel="00000000" w:rsidP="00000000" w:rsidRDefault="00000000" w:rsidRPr="00000000" w14:paraId="00000806">
      <w:pPr>
        <w:numPr>
          <w:ilvl w:val="0"/>
          <w:numId w:val="5"/>
        </w:numPr>
        <w:ind w:left="2520" w:hanging="360"/>
      </w:pPr>
      <w:r w:rsidDel="00000000" w:rsidR="00000000" w:rsidRPr="00000000">
        <w:rPr>
          <w:rtl w:val="0"/>
        </w:rPr>
      </w:r>
    </w:p>
    <w:p w:rsidR="00000000" w:rsidDel="00000000" w:rsidP="00000000" w:rsidRDefault="00000000" w:rsidRPr="00000000" w14:paraId="00000807">
      <w:pPr>
        <w:ind w:left="0" w:firstLine="0"/>
        <w:rPr/>
      </w:pPr>
      <w:r w:rsidDel="00000000" w:rsidR="00000000" w:rsidRPr="00000000">
        <w:rPr>
          <w:rtl w:val="0"/>
        </w:rPr>
      </w:r>
    </w:p>
    <w:p w:rsidR="00000000" w:rsidDel="00000000" w:rsidP="00000000" w:rsidRDefault="00000000" w:rsidRPr="00000000" w14:paraId="00000808">
      <w:pPr>
        <w:pStyle w:val="Heading4"/>
        <w:rPr/>
      </w:pPr>
      <w:bookmarkStart w:colFirst="0" w:colLast="0" w:name="_heading=h.6g8gmrqrlmgv" w:id="60"/>
      <w:bookmarkEnd w:id="60"/>
      <w:r w:rsidDel="00000000" w:rsidR="00000000" w:rsidRPr="00000000">
        <w:rPr>
          <w:rtl w:val="0"/>
        </w:rPr>
        <w:t xml:space="preserve">Ricardo Welkin (WIP)</w:t>
      </w:r>
    </w:p>
    <w:p w:rsidR="00000000" w:rsidDel="00000000" w:rsidP="00000000" w:rsidRDefault="00000000" w:rsidRPr="00000000" w14:paraId="00000809">
      <w:pPr>
        <w:rPr/>
      </w:pPr>
      <w:sdt>
        <w:sdtPr>
          <w:tag w:val="goog_rdk_630"/>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0A">
      <w:pPr>
        <w:rPr/>
      </w:pPr>
      <w:r w:rsidDel="00000000" w:rsidR="00000000" w:rsidRPr="00000000">
        <w:rPr>
          <w:rtl w:val="0"/>
        </w:rPr>
        <w:tab/>
        <w:tab/>
        <w:t xml:space="preserve">Japanese speech quirks:</w:t>
      </w:r>
    </w:p>
    <w:p w:rsidR="00000000" w:rsidDel="00000000" w:rsidP="00000000" w:rsidRDefault="00000000" w:rsidRPr="00000000" w14:paraId="0000080B">
      <w:pPr>
        <w:numPr>
          <w:ilvl w:val="0"/>
          <w:numId w:val="5"/>
        </w:numPr>
        <w:ind w:left="2520" w:hanging="360"/>
      </w:pPr>
      <w:sdt>
        <w:sdtPr>
          <w:tag w:val="goog_rdk_631"/>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0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D">
      <w:pPr>
        <w:ind w:left="1440" w:firstLine="0"/>
        <w:rPr/>
      </w:pPr>
      <w:r w:rsidDel="00000000" w:rsidR="00000000" w:rsidRPr="00000000">
        <w:rPr>
          <w:rtl w:val="0"/>
        </w:rPr>
        <w:t xml:space="preserve">English speech quirks:</w:t>
      </w:r>
    </w:p>
    <w:p w:rsidR="00000000" w:rsidDel="00000000" w:rsidP="00000000" w:rsidRDefault="00000000" w:rsidRPr="00000000" w14:paraId="0000080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0">
      <w:pPr>
        <w:ind w:left="1440" w:firstLine="0"/>
        <w:rPr/>
      </w:pPr>
      <w:r w:rsidDel="00000000" w:rsidR="00000000" w:rsidRPr="00000000">
        <w:rPr>
          <w:rtl w:val="0"/>
        </w:rPr>
        <w:t xml:space="preserve">Notes:</w:t>
      </w:r>
    </w:p>
    <w:p w:rsidR="00000000" w:rsidDel="00000000" w:rsidP="00000000" w:rsidRDefault="00000000" w:rsidRPr="00000000" w14:paraId="00000811">
      <w:pPr>
        <w:numPr>
          <w:ilvl w:val="0"/>
          <w:numId w:val="5"/>
        </w:numPr>
        <w:ind w:left="2520" w:hanging="360"/>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pStyle w:val="Heading4"/>
        <w:rPr/>
      </w:pPr>
      <w:bookmarkStart w:colFirst="0" w:colLast="0" w:name="_heading=h.40csffaqbvf4" w:id="61"/>
      <w:bookmarkEnd w:id="61"/>
      <w:r w:rsidDel="00000000" w:rsidR="00000000" w:rsidRPr="00000000">
        <w:rPr>
          <w:rtl w:val="0"/>
        </w:rPr>
        <w:t xml:space="preserve">Tivey Pearlbatton (WIP)</w:t>
      </w:r>
    </w:p>
    <w:p w:rsidR="00000000" w:rsidDel="00000000" w:rsidP="00000000" w:rsidRDefault="00000000" w:rsidRPr="00000000" w14:paraId="00000814">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15">
      <w:pPr>
        <w:rPr/>
      </w:pPr>
      <w:r w:rsidDel="00000000" w:rsidR="00000000" w:rsidRPr="00000000">
        <w:rPr>
          <w:rtl w:val="0"/>
        </w:rPr>
        <w:tab/>
        <w:tab/>
        <w:t xml:space="preserve">Japanese speech quirks:</w:t>
      </w:r>
    </w:p>
    <w:p w:rsidR="00000000" w:rsidDel="00000000" w:rsidP="00000000" w:rsidRDefault="00000000" w:rsidRPr="00000000" w14:paraId="0000081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1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8">
      <w:pPr>
        <w:ind w:left="1440" w:firstLine="0"/>
        <w:rPr/>
      </w:pPr>
      <w:r w:rsidDel="00000000" w:rsidR="00000000" w:rsidRPr="00000000">
        <w:rPr>
          <w:rtl w:val="0"/>
        </w:rPr>
        <w:t xml:space="preserve">English speech quirks:</w:t>
      </w:r>
    </w:p>
    <w:p w:rsidR="00000000" w:rsidDel="00000000" w:rsidP="00000000" w:rsidRDefault="00000000" w:rsidRPr="00000000" w14:paraId="0000081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B">
      <w:pPr>
        <w:ind w:left="1440" w:firstLine="0"/>
        <w:rPr/>
      </w:pPr>
      <w:r w:rsidDel="00000000" w:rsidR="00000000" w:rsidRPr="00000000">
        <w:rPr>
          <w:rtl w:val="0"/>
        </w:rPr>
        <w:t xml:space="preserve">Notes:</w:t>
      </w:r>
    </w:p>
    <w:p w:rsidR="00000000" w:rsidDel="00000000" w:rsidP="00000000" w:rsidRDefault="00000000" w:rsidRPr="00000000" w14:paraId="0000081C">
      <w:pPr>
        <w:numPr>
          <w:ilvl w:val="0"/>
          <w:numId w:val="5"/>
        </w:numPr>
        <w:ind w:left="2520" w:hanging="360"/>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pStyle w:val="Heading3"/>
        <w:rPr>
          <w:b w:val="1"/>
        </w:rPr>
      </w:pPr>
      <w:bookmarkStart w:colFirst="0" w:colLast="0" w:name="_heading=h.s56dtekl9s7b" w:id="62"/>
      <w:bookmarkEnd w:id="62"/>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20">
      <w:pPr>
        <w:rPr>
          <w:b w:val="1"/>
        </w:rPr>
      </w:pPr>
      <w:r w:rsidDel="00000000" w:rsidR="00000000" w:rsidRPr="00000000">
        <w:rPr>
          <w:rtl w:val="0"/>
        </w:rPr>
      </w:r>
    </w:p>
    <w:p w:rsidR="00000000" w:rsidDel="00000000" w:rsidP="00000000" w:rsidRDefault="00000000" w:rsidRPr="00000000" w14:paraId="00000821">
      <w:pPr>
        <w:rPr>
          <w:b w:val="1"/>
        </w:rPr>
      </w:pPr>
      <w:r w:rsidDel="00000000" w:rsidR="00000000" w:rsidRPr="00000000">
        <w:rPr>
          <w:rtl w:val="0"/>
        </w:rPr>
      </w:r>
    </w:p>
    <w:p w:rsidR="00000000" w:rsidDel="00000000" w:rsidP="00000000" w:rsidRDefault="00000000" w:rsidRPr="00000000" w14:paraId="00000822">
      <w:pPr>
        <w:pStyle w:val="Heading4"/>
        <w:rPr/>
      </w:pPr>
      <w:bookmarkStart w:colFirst="0" w:colLast="0" w:name="_heading=h.qiqq2sm0tqkd" w:id="63"/>
      <w:bookmarkEnd w:id="63"/>
      <w:r w:rsidDel="00000000" w:rsidR="00000000" w:rsidRPr="00000000">
        <w:rPr>
          <w:rtl w:val="0"/>
        </w:rPr>
        <w:t xml:space="preserve">Camberley (WIP)</w:t>
      </w:r>
    </w:p>
    <w:p w:rsidR="00000000" w:rsidDel="00000000" w:rsidP="00000000" w:rsidRDefault="00000000" w:rsidRPr="00000000" w14:paraId="00000823">
      <w:pPr>
        <w:rPr/>
      </w:pPr>
      <w:sdt>
        <w:sdtPr>
          <w:tag w:val="goog_rdk_633"/>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24">
      <w:pPr>
        <w:rPr/>
      </w:pPr>
      <w:r w:rsidDel="00000000" w:rsidR="00000000" w:rsidRPr="00000000">
        <w:rPr>
          <w:rtl w:val="0"/>
        </w:rPr>
        <w:tab/>
        <w:tab/>
        <w:t xml:space="preserve">Japanese speech quirks:</w:t>
      </w:r>
    </w:p>
    <w:p w:rsidR="00000000" w:rsidDel="00000000" w:rsidP="00000000" w:rsidRDefault="00000000" w:rsidRPr="00000000" w14:paraId="0000082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2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7">
      <w:pPr>
        <w:ind w:left="1440" w:firstLine="0"/>
        <w:rPr/>
      </w:pPr>
      <w:r w:rsidDel="00000000" w:rsidR="00000000" w:rsidRPr="00000000">
        <w:rPr>
          <w:rtl w:val="0"/>
        </w:rPr>
        <w:t xml:space="preserve">English speech quirks:</w:t>
      </w:r>
    </w:p>
    <w:p w:rsidR="00000000" w:rsidDel="00000000" w:rsidP="00000000" w:rsidRDefault="00000000" w:rsidRPr="00000000" w14:paraId="000008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2A">
      <w:pPr>
        <w:ind w:left="1440" w:firstLine="0"/>
        <w:rPr/>
      </w:pPr>
      <w:r w:rsidDel="00000000" w:rsidR="00000000" w:rsidRPr="00000000">
        <w:rPr>
          <w:rtl w:val="0"/>
        </w:rPr>
        <w:t xml:space="preserve">Notes:</w:t>
      </w:r>
    </w:p>
    <w:p w:rsidR="00000000" w:rsidDel="00000000" w:rsidP="00000000" w:rsidRDefault="00000000" w:rsidRPr="00000000" w14:paraId="0000082B">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2C">
      <w:pPr>
        <w:rPr>
          <w:b w:val="1"/>
        </w:rPr>
      </w:pPr>
      <w:r w:rsidDel="00000000" w:rsidR="00000000" w:rsidRPr="00000000">
        <w:rPr>
          <w:rtl w:val="0"/>
        </w:rPr>
      </w:r>
    </w:p>
    <w:p w:rsidR="00000000" w:rsidDel="00000000" w:rsidP="00000000" w:rsidRDefault="00000000" w:rsidRPr="00000000" w14:paraId="0000082D">
      <w:pPr>
        <w:pStyle w:val="Heading4"/>
        <w:rPr/>
      </w:pPr>
      <w:bookmarkStart w:colFirst="0" w:colLast="0" w:name="_heading=h.7zaefi68ug6g" w:id="64"/>
      <w:bookmarkEnd w:id="64"/>
      <w:r w:rsidDel="00000000" w:rsidR="00000000" w:rsidRPr="00000000">
        <w:rPr>
          <w:rtl w:val="0"/>
        </w:rPr>
        <w:t xml:space="preserve">Carol Fauzen (née Remendis) (WIP)</w:t>
      </w:r>
    </w:p>
    <w:p w:rsidR="00000000" w:rsidDel="00000000" w:rsidP="00000000" w:rsidRDefault="00000000" w:rsidRPr="00000000" w14:paraId="0000082E">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2F">
      <w:pPr>
        <w:rPr/>
      </w:pPr>
      <w:r w:rsidDel="00000000" w:rsidR="00000000" w:rsidRPr="00000000">
        <w:rPr>
          <w:rtl w:val="0"/>
        </w:rPr>
        <w:tab/>
        <w:tab/>
        <w:t xml:space="preserve">Japanese speech quirks:</w:t>
      </w:r>
    </w:p>
    <w:p w:rsidR="00000000" w:rsidDel="00000000" w:rsidP="00000000" w:rsidRDefault="00000000" w:rsidRPr="00000000" w14:paraId="00000830">
      <w:pPr>
        <w:numPr>
          <w:ilvl w:val="0"/>
          <w:numId w:val="5"/>
        </w:numPr>
        <w:ind w:left="2520" w:hanging="360"/>
      </w:pPr>
      <w:sdt>
        <w:sdtPr>
          <w:tag w:val="goog_rdk_63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31">
      <w:pPr>
        <w:ind w:left="1440" w:firstLine="0"/>
        <w:rPr/>
      </w:pPr>
      <w:r w:rsidDel="00000000" w:rsidR="00000000" w:rsidRPr="00000000">
        <w:rPr>
          <w:rtl w:val="0"/>
        </w:rPr>
        <w:t xml:space="preserve">English speech quirks:</w:t>
      </w:r>
    </w:p>
    <w:p w:rsidR="00000000" w:rsidDel="00000000" w:rsidP="00000000" w:rsidRDefault="00000000" w:rsidRPr="00000000" w14:paraId="00000832">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33">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34">
      <w:pPr>
        <w:ind w:left="1440" w:firstLine="0"/>
        <w:rPr/>
      </w:pPr>
      <w:r w:rsidDel="00000000" w:rsidR="00000000" w:rsidRPr="00000000">
        <w:rPr>
          <w:rtl w:val="0"/>
        </w:rPr>
        <w:t xml:space="preserve">Notes:</w:t>
      </w:r>
    </w:p>
    <w:p w:rsidR="00000000" w:rsidDel="00000000" w:rsidP="00000000" w:rsidRDefault="00000000" w:rsidRPr="00000000" w14:paraId="00000835">
      <w:pPr>
        <w:numPr>
          <w:ilvl w:val="0"/>
          <w:numId w:val="5"/>
        </w:numPr>
        <w:ind w:left="2520" w:hanging="360"/>
      </w:pPr>
      <w:r w:rsidDel="00000000" w:rsidR="00000000" w:rsidRPr="00000000">
        <w:rPr>
          <w:rtl w:val="0"/>
        </w:rPr>
      </w:r>
    </w:p>
    <w:p w:rsidR="00000000" w:rsidDel="00000000" w:rsidP="00000000" w:rsidRDefault="00000000" w:rsidRPr="00000000" w14:paraId="00000836">
      <w:pPr>
        <w:pStyle w:val="Heading4"/>
        <w:rPr/>
      </w:pPr>
      <w:bookmarkStart w:colFirst="0" w:colLast="0" w:name="_heading=h.eoxt5sbosakl" w:id="65"/>
      <w:bookmarkEnd w:id="65"/>
      <w:r w:rsidDel="00000000" w:rsidR="00000000" w:rsidRPr="00000000">
        <w:rPr>
          <w:rtl w:val="0"/>
        </w:rPr>
        <w:t xml:space="preserve">Doltero Amule</w:t>
      </w:r>
    </w:p>
    <w:p w:rsidR="00000000" w:rsidDel="00000000" w:rsidP="00000000" w:rsidRDefault="00000000" w:rsidRPr="00000000" w14:paraId="00000837">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38">
      <w:pPr>
        <w:rPr/>
      </w:pPr>
      <w:r w:rsidDel="00000000" w:rsidR="00000000" w:rsidRPr="00000000">
        <w:rPr>
          <w:rtl w:val="0"/>
        </w:rPr>
        <w:tab/>
        <w:tab/>
        <w:t xml:space="preserve">Japanese speech quirks:</w:t>
      </w:r>
    </w:p>
    <w:p w:rsidR="00000000" w:rsidDel="00000000" w:rsidP="00000000" w:rsidRDefault="00000000" w:rsidRPr="00000000" w14:paraId="0000083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A">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3B">
      <w:pPr>
        <w:ind w:left="1440" w:firstLine="0"/>
        <w:rPr/>
      </w:pPr>
      <w:r w:rsidDel="00000000" w:rsidR="00000000" w:rsidRPr="00000000">
        <w:rPr>
          <w:rtl w:val="0"/>
        </w:rPr>
        <w:t xml:space="preserve">English speech quirks:</w:t>
      </w:r>
    </w:p>
    <w:p w:rsidR="00000000" w:rsidDel="00000000" w:rsidP="00000000" w:rsidRDefault="00000000" w:rsidRPr="00000000" w14:paraId="000008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E">
      <w:pPr>
        <w:ind w:left="1440" w:firstLine="0"/>
        <w:rPr/>
      </w:pPr>
      <w:r w:rsidDel="00000000" w:rsidR="00000000" w:rsidRPr="00000000">
        <w:rPr>
          <w:rtl w:val="0"/>
        </w:rPr>
        <w:t xml:space="preserve">Notes:</w:t>
      </w:r>
    </w:p>
    <w:p w:rsidR="00000000" w:rsidDel="00000000" w:rsidP="00000000" w:rsidRDefault="00000000" w:rsidRPr="00000000" w14:paraId="0000083F">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pStyle w:val="Heading4"/>
        <w:rPr/>
      </w:pPr>
      <w:bookmarkStart w:colFirst="0" w:colLast="0" w:name="_heading=h.vp08el9sudqm" w:id="66"/>
      <w:bookmarkEnd w:id="66"/>
      <w:r w:rsidDel="00000000" w:rsidR="00000000" w:rsidRPr="00000000">
        <w:rPr>
          <w:rtl w:val="0"/>
        </w:rPr>
        <w:t xml:space="preserve">Ezzo Cadner</w:t>
      </w:r>
    </w:p>
    <w:p w:rsidR="00000000" w:rsidDel="00000000" w:rsidP="00000000" w:rsidRDefault="00000000" w:rsidRPr="00000000" w14:paraId="00000842">
      <w:pPr>
        <w:rPr/>
      </w:pPr>
      <w:sdt>
        <w:sdtPr>
          <w:tag w:val="goog_rdk_63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43">
      <w:pPr>
        <w:rPr/>
      </w:pPr>
      <w:r w:rsidDel="00000000" w:rsidR="00000000" w:rsidRPr="00000000">
        <w:rPr>
          <w:rtl w:val="0"/>
        </w:rPr>
        <w:tab/>
        <w:tab/>
        <w:t xml:space="preserve">Japanese speech quirks:</w:t>
      </w:r>
    </w:p>
    <w:p w:rsidR="00000000" w:rsidDel="00000000" w:rsidP="00000000" w:rsidRDefault="00000000" w:rsidRPr="00000000" w14:paraId="0000084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4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6">
      <w:pPr>
        <w:ind w:left="1440" w:firstLine="0"/>
        <w:rPr/>
      </w:pPr>
      <w:r w:rsidDel="00000000" w:rsidR="00000000" w:rsidRPr="00000000">
        <w:rPr>
          <w:rtl w:val="0"/>
        </w:rPr>
        <w:t xml:space="preserve">English speech quirks:</w:t>
      </w:r>
    </w:p>
    <w:p w:rsidR="00000000" w:rsidDel="00000000" w:rsidP="00000000" w:rsidRDefault="00000000" w:rsidRPr="00000000" w14:paraId="0000084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9">
      <w:pPr>
        <w:ind w:left="1440" w:firstLine="0"/>
        <w:rPr/>
      </w:pPr>
      <w:r w:rsidDel="00000000" w:rsidR="00000000" w:rsidRPr="00000000">
        <w:rPr>
          <w:rtl w:val="0"/>
        </w:rPr>
        <w:t xml:space="preserve">Notes:</w:t>
      </w:r>
    </w:p>
    <w:p w:rsidR="00000000" w:rsidDel="00000000" w:rsidP="00000000" w:rsidRDefault="00000000" w:rsidRPr="00000000" w14:paraId="0000084A">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4B">
      <w:pPr>
        <w:rPr>
          <w:b w:val="1"/>
        </w:rPr>
      </w:pPr>
      <w:r w:rsidDel="00000000" w:rsidR="00000000" w:rsidRPr="00000000">
        <w:rPr>
          <w:rtl w:val="0"/>
        </w:rPr>
      </w:r>
    </w:p>
    <w:p w:rsidR="00000000" w:rsidDel="00000000" w:rsidP="00000000" w:rsidRDefault="00000000" w:rsidRPr="00000000" w14:paraId="0000084C">
      <w:pPr>
        <w:pStyle w:val="Heading4"/>
        <w:rPr/>
      </w:pPr>
      <w:bookmarkStart w:colFirst="0" w:colLast="0" w:name="_heading=h.ne55c6zc8uh3" w:id="67"/>
      <w:bookmarkEnd w:id="67"/>
      <w:r w:rsidDel="00000000" w:rsidR="00000000" w:rsidRPr="00000000">
        <w:rPr>
          <w:rtl w:val="0"/>
        </w:rPr>
        <w:t xml:space="preserve">Felt (WIP)</w:t>
      </w:r>
    </w:p>
    <w:p w:rsidR="00000000" w:rsidDel="00000000" w:rsidP="00000000" w:rsidRDefault="00000000" w:rsidRPr="00000000" w14:paraId="0000084D">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4E">
      <w:pPr>
        <w:rPr/>
      </w:pPr>
      <w:r w:rsidDel="00000000" w:rsidR="00000000" w:rsidRPr="00000000">
        <w:rPr>
          <w:rtl w:val="0"/>
        </w:rPr>
        <w:tab/>
        <w:tab/>
        <w:t xml:space="preserve">Japanese speech quirks:</w:t>
      </w:r>
    </w:p>
    <w:p w:rsidR="00000000" w:rsidDel="00000000" w:rsidP="00000000" w:rsidRDefault="00000000" w:rsidRPr="00000000" w14:paraId="0000084F">
      <w:pPr>
        <w:numPr>
          <w:ilvl w:val="0"/>
          <w:numId w:val="5"/>
        </w:numPr>
        <w:ind w:left="2520" w:hanging="360"/>
      </w:pPr>
      <w:sdt>
        <w:sdtPr>
          <w:tag w:val="goog_rdk_640"/>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85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1">
      <w:pPr>
        <w:ind w:left="1440" w:firstLine="0"/>
        <w:rPr/>
      </w:pPr>
      <w:r w:rsidDel="00000000" w:rsidR="00000000" w:rsidRPr="00000000">
        <w:rPr>
          <w:rtl w:val="0"/>
        </w:rPr>
        <w:t xml:space="preserve">English speech quirks:</w:t>
      </w:r>
    </w:p>
    <w:p w:rsidR="00000000" w:rsidDel="00000000" w:rsidP="00000000" w:rsidRDefault="00000000" w:rsidRPr="00000000" w14:paraId="0000085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4">
      <w:pPr>
        <w:ind w:left="1440" w:firstLine="0"/>
        <w:rPr/>
      </w:pPr>
      <w:r w:rsidDel="00000000" w:rsidR="00000000" w:rsidRPr="00000000">
        <w:rPr>
          <w:rtl w:val="0"/>
        </w:rPr>
        <w:t xml:space="preserve">Notes:</w:t>
      </w:r>
    </w:p>
    <w:p w:rsidR="00000000" w:rsidDel="00000000" w:rsidP="00000000" w:rsidRDefault="00000000" w:rsidRPr="00000000" w14:paraId="00000855">
      <w:pPr>
        <w:numPr>
          <w:ilvl w:val="0"/>
          <w:numId w:val="5"/>
        </w:numPr>
        <w:ind w:left="2520" w:hanging="360"/>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pStyle w:val="Heading4"/>
        <w:rPr/>
      </w:pPr>
      <w:bookmarkStart w:colFirst="0" w:colLast="0" w:name="_heading=h.ncgarhx4flh" w:id="68"/>
      <w:bookmarkEnd w:id="68"/>
      <w:r w:rsidDel="00000000" w:rsidR="00000000" w:rsidRPr="00000000">
        <w:rPr>
          <w:rtl w:val="0"/>
        </w:rPr>
        <w:t xml:space="preserve">Flam Remendis</w:t>
      </w:r>
    </w:p>
    <w:p w:rsidR="00000000" w:rsidDel="00000000" w:rsidP="00000000" w:rsidRDefault="00000000" w:rsidRPr="00000000" w14:paraId="00000858">
      <w:pPr>
        <w:rPr/>
      </w:pPr>
      <w:sdt>
        <w:sdtPr>
          <w:tag w:val="goog_rdk_64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59">
      <w:pPr>
        <w:rPr/>
      </w:pPr>
      <w:r w:rsidDel="00000000" w:rsidR="00000000" w:rsidRPr="00000000">
        <w:rPr>
          <w:rtl w:val="0"/>
        </w:rPr>
        <w:tab/>
        <w:tab/>
        <w:t xml:space="preserve">Japanese speech quirks:</w:t>
      </w:r>
    </w:p>
    <w:p w:rsidR="00000000" w:rsidDel="00000000" w:rsidP="00000000" w:rsidRDefault="00000000" w:rsidRPr="00000000" w14:paraId="0000085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C">
      <w:pPr>
        <w:ind w:left="1440" w:firstLine="0"/>
        <w:rPr/>
      </w:pPr>
      <w:r w:rsidDel="00000000" w:rsidR="00000000" w:rsidRPr="00000000">
        <w:rPr>
          <w:rtl w:val="0"/>
        </w:rPr>
        <w:t xml:space="preserve">English speech quirks:</w:t>
      </w:r>
    </w:p>
    <w:p w:rsidR="00000000" w:rsidDel="00000000" w:rsidP="00000000" w:rsidRDefault="00000000" w:rsidRPr="00000000" w14:paraId="0000085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F">
      <w:pPr>
        <w:ind w:left="1440" w:firstLine="0"/>
        <w:rPr/>
      </w:pPr>
      <w:r w:rsidDel="00000000" w:rsidR="00000000" w:rsidRPr="00000000">
        <w:rPr>
          <w:rtl w:val="0"/>
        </w:rPr>
        <w:t xml:space="preserve">Notes:</w:t>
      </w:r>
    </w:p>
    <w:p w:rsidR="00000000" w:rsidDel="00000000" w:rsidP="00000000" w:rsidRDefault="00000000" w:rsidRPr="00000000" w14:paraId="00000860">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61">
      <w:pPr>
        <w:rPr>
          <w:b w:val="1"/>
        </w:rPr>
      </w:pPr>
      <w:r w:rsidDel="00000000" w:rsidR="00000000" w:rsidRPr="00000000">
        <w:rPr>
          <w:rtl w:val="0"/>
        </w:rPr>
      </w:r>
    </w:p>
    <w:p w:rsidR="00000000" w:rsidDel="00000000" w:rsidP="00000000" w:rsidRDefault="00000000" w:rsidRPr="00000000" w14:paraId="00000862">
      <w:pPr>
        <w:pStyle w:val="Heading4"/>
        <w:rPr/>
      </w:pPr>
      <w:bookmarkStart w:colFirst="0" w:colLast="0" w:name="_heading=h.1rlhfjunnzh4" w:id="69"/>
      <w:bookmarkEnd w:id="69"/>
      <w:r w:rsidDel="00000000" w:rsidR="00000000" w:rsidRPr="00000000">
        <w:rPr>
          <w:rtl w:val="0"/>
        </w:rPr>
        <w:t xml:space="preserve">Gaston (WIP)</w:t>
      </w:r>
    </w:p>
    <w:p w:rsidR="00000000" w:rsidDel="00000000" w:rsidP="00000000" w:rsidRDefault="00000000" w:rsidRPr="00000000" w14:paraId="00000863">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64">
      <w:pPr>
        <w:rPr/>
      </w:pPr>
      <w:r w:rsidDel="00000000" w:rsidR="00000000" w:rsidRPr="00000000">
        <w:rPr>
          <w:rtl w:val="0"/>
        </w:rPr>
        <w:tab/>
        <w:tab/>
        <w:t xml:space="preserve">Japanese speech quirks:</w:t>
      </w:r>
    </w:p>
    <w:p w:rsidR="00000000" w:rsidDel="00000000" w:rsidP="00000000" w:rsidRDefault="00000000" w:rsidRPr="00000000" w14:paraId="0000086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7">
      <w:pPr>
        <w:ind w:left="1440" w:firstLine="0"/>
        <w:rPr/>
      </w:pPr>
      <w:r w:rsidDel="00000000" w:rsidR="00000000" w:rsidRPr="00000000">
        <w:rPr>
          <w:rtl w:val="0"/>
        </w:rPr>
        <w:t xml:space="preserve">English speech quirks:</w:t>
      </w:r>
    </w:p>
    <w:p w:rsidR="00000000" w:rsidDel="00000000" w:rsidP="00000000" w:rsidRDefault="00000000" w:rsidRPr="00000000" w14:paraId="0000086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A">
      <w:pPr>
        <w:ind w:left="1440" w:firstLine="0"/>
        <w:rPr/>
      </w:pPr>
      <w:r w:rsidDel="00000000" w:rsidR="00000000" w:rsidRPr="00000000">
        <w:rPr>
          <w:rtl w:val="0"/>
        </w:rPr>
        <w:t xml:space="preserve">Notes:</w:t>
      </w:r>
    </w:p>
    <w:p w:rsidR="00000000" w:rsidDel="00000000" w:rsidP="00000000" w:rsidRDefault="00000000" w:rsidRPr="00000000" w14:paraId="0000086B">
      <w:pPr>
        <w:numPr>
          <w:ilvl w:val="0"/>
          <w:numId w:val="5"/>
        </w:numPr>
        <w:ind w:left="2520" w:hanging="360"/>
      </w:pPr>
      <w:sdt>
        <w:sdtPr>
          <w:tag w:val="goog_rdk_64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pStyle w:val="Heading4"/>
        <w:rPr/>
      </w:pPr>
      <w:bookmarkStart w:colFirst="0" w:colLast="0" w:name="_heading=h.gbrthcnxnw6t" w:id="70"/>
      <w:bookmarkEnd w:id="70"/>
      <w:r w:rsidDel="00000000" w:rsidR="00000000" w:rsidRPr="00000000">
        <w:rPr>
          <w:rtl w:val="0"/>
        </w:rPr>
        <w:t xml:space="preserve">Grassis Remendis</w:t>
      </w:r>
    </w:p>
    <w:p w:rsidR="00000000" w:rsidDel="00000000" w:rsidP="00000000" w:rsidRDefault="00000000" w:rsidRPr="00000000" w14:paraId="0000086E">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6F">
      <w:pPr>
        <w:rPr/>
      </w:pPr>
      <w:r w:rsidDel="00000000" w:rsidR="00000000" w:rsidRPr="00000000">
        <w:rPr>
          <w:rtl w:val="0"/>
        </w:rPr>
        <w:tab/>
        <w:tab/>
        <w:t xml:space="preserve">Japanese speech quirks:</w:t>
      </w:r>
    </w:p>
    <w:p w:rsidR="00000000" w:rsidDel="00000000" w:rsidP="00000000" w:rsidRDefault="00000000" w:rsidRPr="00000000" w14:paraId="0000087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2">
      <w:pPr>
        <w:ind w:left="1440" w:firstLine="0"/>
        <w:rPr/>
      </w:pPr>
      <w:r w:rsidDel="00000000" w:rsidR="00000000" w:rsidRPr="00000000">
        <w:rPr>
          <w:rtl w:val="0"/>
        </w:rPr>
        <w:t xml:space="preserve">English speech quirks:</w:t>
      </w:r>
    </w:p>
    <w:p w:rsidR="00000000" w:rsidDel="00000000" w:rsidP="00000000" w:rsidRDefault="00000000" w:rsidRPr="00000000" w14:paraId="0000087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5">
      <w:pPr>
        <w:ind w:left="1440" w:firstLine="0"/>
        <w:rPr/>
      </w:pPr>
      <w:r w:rsidDel="00000000" w:rsidR="00000000" w:rsidRPr="00000000">
        <w:rPr>
          <w:rtl w:val="0"/>
        </w:rPr>
        <w:t xml:space="preserve">Notes:</w:t>
      </w:r>
    </w:p>
    <w:p w:rsidR="00000000" w:rsidDel="00000000" w:rsidP="00000000" w:rsidRDefault="00000000" w:rsidRPr="00000000" w14:paraId="00000876">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77">
      <w:pPr>
        <w:rPr>
          <w:b w:val="1"/>
        </w:rPr>
      </w:pPr>
      <w:r w:rsidDel="00000000" w:rsidR="00000000" w:rsidRPr="00000000">
        <w:rPr>
          <w:rtl w:val="0"/>
        </w:rPr>
      </w:r>
    </w:p>
    <w:p w:rsidR="00000000" w:rsidDel="00000000" w:rsidP="00000000" w:rsidRDefault="00000000" w:rsidRPr="00000000" w14:paraId="00000878">
      <w:pPr>
        <w:pStyle w:val="Heading4"/>
        <w:rPr/>
      </w:pPr>
      <w:bookmarkStart w:colFirst="0" w:colLast="0" w:name="_heading=h.9zmlgdn1mmdy" w:id="71"/>
      <w:bookmarkEnd w:id="71"/>
      <w:r w:rsidDel="00000000" w:rsidR="00000000" w:rsidRPr="00000000">
        <w:rPr>
          <w:rtl w:val="0"/>
        </w:rPr>
        <w:t xml:space="preserve">Grimm Fauzen (WIP)</w:t>
      </w:r>
    </w:p>
    <w:p w:rsidR="00000000" w:rsidDel="00000000" w:rsidP="00000000" w:rsidRDefault="00000000" w:rsidRPr="00000000" w14:paraId="00000879">
      <w:pPr>
        <w:rPr/>
      </w:pPr>
      <w:sdt>
        <w:sdtPr>
          <w:tag w:val="goog_rdk_64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7A">
      <w:pPr>
        <w:rPr/>
      </w:pPr>
      <w:r w:rsidDel="00000000" w:rsidR="00000000" w:rsidRPr="00000000">
        <w:rPr>
          <w:rtl w:val="0"/>
        </w:rPr>
        <w:tab/>
        <w:tab/>
        <w:t xml:space="preserve">Japanese speech quirks:</w:t>
      </w:r>
    </w:p>
    <w:p w:rsidR="00000000" w:rsidDel="00000000" w:rsidP="00000000" w:rsidRDefault="00000000" w:rsidRPr="00000000" w14:paraId="0000087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C">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7D">
      <w:pPr>
        <w:ind w:left="1440" w:firstLine="0"/>
        <w:rPr/>
      </w:pPr>
      <w:r w:rsidDel="00000000" w:rsidR="00000000" w:rsidRPr="00000000">
        <w:rPr>
          <w:rtl w:val="0"/>
        </w:rPr>
        <w:t xml:space="preserve">English speech quirks:</w:t>
      </w:r>
    </w:p>
    <w:p w:rsidR="00000000" w:rsidDel="00000000" w:rsidP="00000000" w:rsidRDefault="00000000" w:rsidRPr="00000000" w14:paraId="0000087E">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7F">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pStyle w:val="Heading4"/>
        <w:rPr/>
      </w:pPr>
      <w:bookmarkStart w:colFirst="0" w:colLast="0" w:name="_heading=h.oph2lx8ibczj" w:id="72"/>
      <w:bookmarkEnd w:id="72"/>
      <w:r w:rsidDel="00000000" w:rsidR="00000000" w:rsidRPr="00000000">
        <w:rPr>
          <w:rtl w:val="0"/>
        </w:rPr>
        <w:t xml:space="preserve">Manfred Madison</w:t>
      </w:r>
    </w:p>
    <w:p w:rsidR="00000000" w:rsidDel="00000000" w:rsidP="00000000" w:rsidRDefault="00000000" w:rsidRPr="00000000" w14:paraId="00000882">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83">
      <w:pPr>
        <w:rPr/>
      </w:pPr>
      <w:r w:rsidDel="00000000" w:rsidR="00000000" w:rsidRPr="00000000">
        <w:rPr>
          <w:rtl w:val="0"/>
        </w:rPr>
        <w:tab/>
        <w:tab/>
        <w:t xml:space="preserve">Japanese speech quirks:</w:t>
      </w:r>
    </w:p>
    <w:p w:rsidR="00000000" w:rsidDel="00000000" w:rsidP="00000000" w:rsidRDefault="00000000" w:rsidRPr="00000000" w14:paraId="0000088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6">
      <w:pPr>
        <w:ind w:left="1440" w:firstLine="0"/>
        <w:rPr/>
      </w:pPr>
      <w:r w:rsidDel="00000000" w:rsidR="00000000" w:rsidRPr="00000000">
        <w:rPr>
          <w:rtl w:val="0"/>
        </w:rPr>
        <w:t xml:space="preserve">English speech quirks:</w:t>
      </w:r>
    </w:p>
    <w:p w:rsidR="00000000" w:rsidDel="00000000" w:rsidP="00000000" w:rsidRDefault="00000000" w:rsidRPr="00000000" w14:paraId="0000088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9">
      <w:pPr>
        <w:ind w:left="1440" w:firstLine="0"/>
        <w:rPr/>
      </w:pPr>
      <w:r w:rsidDel="00000000" w:rsidR="00000000" w:rsidRPr="00000000">
        <w:rPr>
          <w:rtl w:val="0"/>
        </w:rPr>
        <w:t xml:space="preserve">Notes:</w:t>
      </w:r>
    </w:p>
    <w:p w:rsidR="00000000" w:rsidDel="00000000" w:rsidP="00000000" w:rsidRDefault="00000000" w:rsidRPr="00000000" w14:paraId="0000088A">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88B">
      <w:pPr>
        <w:rPr>
          <w:b w:val="1"/>
        </w:rPr>
      </w:pPr>
      <w:r w:rsidDel="00000000" w:rsidR="00000000" w:rsidRPr="00000000">
        <w:rPr>
          <w:rtl w:val="0"/>
        </w:rPr>
      </w:r>
    </w:p>
    <w:p w:rsidR="00000000" w:rsidDel="00000000" w:rsidP="00000000" w:rsidRDefault="00000000" w:rsidRPr="00000000" w14:paraId="0000088C">
      <w:pPr>
        <w:pStyle w:val="Heading4"/>
        <w:rPr/>
      </w:pPr>
      <w:bookmarkStart w:colFirst="0" w:colLast="0" w:name="_heading=h.apv9lm3w9kqc" w:id="73"/>
      <w:bookmarkEnd w:id="73"/>
      <w:r w:rsidDel="00000000" w:rsidR="00000000" w:rsidRPr="00000000">
        <w:rPr>
          <w:rtl w:val="0"/>
        </w:rPr>
        <w:t xml:space="preserve">Rachins Hoffman (WIP)</w:t>
      </w:r>
    </w:p>
    <w:p w:rsidR="00000000" w:rsidDel="00000000" w:rsidP="00000000" w:rsidRDefault="00000000" w:rsidRPr="00000000" w14:paraId="0000088D">
      <w:pPr>
        <w:rPr/>
      </w:pPr>
      <w:sdt>
        <w:sdtPr>
          <w:tag w:val="goog_rdk_648"/>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8E">
      <w:pPr>
        <w:rPr/>
      </w:pPr>
      <w:r w:rsidDel="00000000" w:rsidR="00000000" w:rsidRPr="00000000">
        <w:rPr>
          <w:rtl w:val="0"/>
        </w:rPr>
        <w:tab/>
        <w:tab/>
        <w:t xml:space="preserve">Japanese speech quirks:</w:t>
      </w:r>
    </w:p>
    <w:p w:rsidR="00000000" w:rsidDel="00000000" w:rsidP="00000000" w:rsidRDefault="00000000" w:rsidRPr="00000000" w14:paraId="0000088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1">
      <w:pPr>
        <w:ind w:left="1440" w:firstLine="0"/>
        <w:rPr/>
      </w:pPr>
      <w:r w:rsidDel="00000000" w:rsidR="00000000" w:rsidRPr="00000000">
        <w:rPr>
          <w:rtl w:val="0"/>
        </w:rPr>
        <w:t xml:space="preserve">English speech quirks:</w:t>
      </w:r>
    </w:p>
    <w:p w:rsidR="00000000" w:rsidDel="00000000" w:rsidP="00000000" w:rsidRDefault="00000000" w:rsidRPr="00000000" w14:paraId="0000089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4">
      <w:pPr>
        <w:ind w:left="1440" w:firstLine="0"/>
        <w:rPr/>
      </w:pPr>
      <w:r w:rsidDel="00000000" w:rsidR="00000000" w:rsidRPr="00000000">
        <w:rPr>
          <w:rtl w:val="0"/>
        </w:rPr>
        <w:t xml:space="preserve">Notes:</w:t>
      </w:r>
    </w:p>
    <w:p w:rsidR="00000000" w:rsidDel="00000000" w:rsidP="00000000" w:rsidRDefault="00000000" w:rsidRPr="00000000" w14:paraId="00000895">
      <w:pPr>
        <w:numPr>
          <w:ilvl w:val="0"/>
          <w:numId w:val="5"/>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96">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97">
      <w:pPr>
        <w:rPr>
          <w:b w:val="1"/>
        </w:rPr>
      </w:pPr>
      <w:r w:rsidDel="00000000" w:rsidR="00000000" w:rsidRPr="00000000">
        <w:rPr>
          <w:rtl w:val="0"/>
        </w:rPr>
      </w:r>
    </w:p>
    <w:p w:rsidR="00000000" w:rsidDel="00000000" w:rsidP="00000000" w:rsidRDefault="00000000" w:rsidRPr="00000000" w14:paraId="00000898">
      <w:pPr>
        <w:pStyle w:val="Heading4"/>
        <w:rPr/>
      </w:pPr>
      <w:bookmarkStart w:colFirst="0" w:colLast="0" w:name="_heading=h.fqg5z5yizjtd" w:id="74"/>
      <w:bookmarkEnd w:id="74"/>
      <w:r w:rsidDel="00000000" w:rsidR="00000000" w:rsidRPr="00000000">
        <w:rPr>
          <w:rtl w:val="0"/>
        </w:rPr>
        <w:t xml:space="preserve">Reinhard van Astrea (WIP)</w:t>
      </w:r>
    </w:p>
    <w:p w:rsidR="00000000" w:rsidDel="00000000" w:rsidP="00000000" w:rsidRDefault="00000000" w:rsidRPr="00000000" w14:paraId="00000899">
      <w:pPr>
        <w:rPr/>
      </w:pPr>
      <w:sdt>
        <w:sdtPr>
          <w:tag w:val="goog_rdk_650"/>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9A">
      <w:pPr>
        <w:rPr/>
      </w:pPr>
      <w:r w:rsidDel="00000000" w:rsidR="00000000" w:rsidRPr="00000000">
        <w:rPr>
          <w:rtl w:val="0"/>
        </w:rPr>
        <w:tab/>
        <w:tab/>
        <w:t xml:space="preserve">Japanese speech quirks:</w:t>
      </w:r>
    </w:p>
    <w:p w:rsidR="00000000" w:rsidDel="00000000" w:rsidP="00000000" w:rsidRDefault="00000000" w:rsidRPr="00000000" w14:paraId="0000089B">
      <w:pPr>
        <w:numPr>
          <w:ilvl w:val="0"/>
          <w:numId w:val="5"/>
        </w:numPr>
        <w:ind w:left="2520" w:hanging="360"/>
      </w:pPr>
      <w:sdt>
        <w:sdtPr>
          <w:tag w:val="goog_rdk_65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9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D">
      <w:pPr>
        <w:ind w:left="1440" w:firstLine="0"/>
        <w:rPr/>
      </w:pPr>
      <w:r w:rsidDel="00000000" w:rsidR="00000000" w:rsidRPr="00000000">
        <w:rPr>
          <w:rtl w:val="0"/>
        </w:rPr>
        <w:t xml:space="preserve">English speech quirks:</w:t>
      </w:r>
    </w:p>
    <w:p w:rsidR="00000000" w:rsidDel="00000000" w:rsidP="00000000" w:rsidRDefault="00000000" w:rsidRPr="00000000" w14:paraId="0000089E">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9F">
      <w:pPr>
        <w:numPr>
          <w:ilvl w:val="0"/>
          <w:numId w:val="5"/>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A0">
      <w:pPr>
        <w:numPr>
          <w:ilvl w:val="0"/>
          <w:numId w:val="5"/>
        </w:numPr>
        <w:ind w:left="2520" w:hanging="360"/>
        <w:rPr>
          <w:u w:val="none"/>
        </w:rPr>
      </w:pPr>
      <w:sdt>
        <w:sdtPr>
          <w:tag w:val="goog_rdk_653"/>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pStyle w:val="Heading4"/>
        <w:rPr/>
      </w:pPr>
      <w:bookmarkStart w:colFirst="0" w:colLast="0" w:name="_heading=h.hznb8ixqayjz" w:id="75"/>
      <w:bookmarkEnd w:id="75"/>
      <w:r w:rsidDel="00000000" w:rsidR="00000000" w:rsidRPr="00000000">
        <w:rPr>
          <w:rtl w:val="0"/>
        </w:rPr>
        <w:t xml:space="preserve">Rom (aka Valga Cromwell) (WIP)</w:t>
      </w:r>
    </w:p>
    <w:p w:rsidR="00000000" w:rsidDel="00000000" w:rsidP="00000000" w:rsidRDefault="00000000" w:rsidRPr="00000000" w14:paraId="000008A3">
      <w:pPr>
        <w:rPr/>
      </w:pPr>
      <w:sdt>
        <w:sdtPr>
          <w:tag w:val="goog_rdk_654"/>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A4">
      <w:pPr>
        <w:rPr/>
      </w:pPr>
      <w:r w:rsidDel="00000000" w:rsidR="00000000" w:rsidRPr="00000000">
        <w:rPr>
          <w:rtl w:val="0"/>
        </w:rPr>
        <w:tab/>
        <w:tab/>
        <w:t xml:space="preserve">Japanese speech quirks:</w:t>
      </w:r>
    </w:p>
    <w:p w:rsidR="00000000" w:rsidDel="00000000" w:rsidP="00000000" w:rsidRDefault="00000000" w:rsidRPr="00000000" w14:paraId="000008A5">
      <w:pPr>
        <w:numPr>
          <w:ilvl w:val="0"/>
          <w:numId w:val="5"/>
        </w:numPr>
        <w:ind w:left="2520" w:hanging="360"/>
      </w:pPr>
      <w:sdt>
        <w:sdtPr>
          <w:tag w:val="goog_rdk_655"/>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8A6">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8A7">
      <w:pPr>
        <w:ind w:left="1440" w:firstLine="0"/>
        <w:rPr/>
      </w:pPr>
      <w:r w:rsidDel="00000000" w:rsidR="00000000" w:rsidRPr="00000000">
        <w:rPr>
          <w:rtl w:val="0"/>
        </w:rPr>
        <w:t xml:space="preserve">English speech quirks:</w:t>
      </w:r>
    </w:p>
    <w:p w:rsidR="00000000" w:rsidDel="00000000" w:rsidP="00000000" w:rsidRDefault="00000000" w:rsidRPr="00000000" w14:paraId="000008A8">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8A9">
      <w:pPr>
        <w:ind w:left="1440" w:firstLine="0"/>
        <w:rPr/>
      </w:pPr>
      <w:r w:rsidDel="00000000" w:rsidR="00000000" w:rsidRPr="00000000">
        <w:rPr>
          <w:rtl w:val="0"/>
        </w:rPr>
        <w:t xml:space="preserve">Notes:</w:t>
      </w:r>
    </w:p>
    <w:p w:rsidR="00000000" w:rsidDel="00000000" w:rsidP="00000000" w:rsidRDefault="00000000" w:rsidRPr="00000000" w14:paraId="000008AA">
      <w:pPr>
        <w:numPr>
          <w:ilvl w:val="0"/>
          <w:numId w:val="5"/>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AB">
      <w:pPr>
        <w:numPr>
          <w:ilvl w:val="0"/>
          <w:numId w:val="5"/>
        </w:numPr>
        <w:ind w:left="2520" w:hanging="360"/>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pStyle w:val="Heading4"/>
        <w:rPr/>
      </w:pPr>
      <w:bookmarkStart w:colFirst="0" w:colLast="0" w:name="_heading=h.ohi5dp4bf5" w:id="76"/>
      <w:bookmarkEnd w:id="76"/>
      <w:r w:rsidDel="00000000" w:rsidR="00000000" w:rsidRPr="00000000">
        <w:rPr>
          <w:rtl w:val="0"/>
        </w:rPr>
        <w:t xml:space="preserve">Toto</w:t>
      </w:r>
    </w:p>
    <w:p w:rsidR="00000000" w:rsidDel="00000000" w:rsidP="00000000" w:rsidRDefault="00000000" w:rsidRPr="00000000" w14:paraId="000008AE">
      <w:pPr>
        <w:rPr/>
      </w:pPr>
      <w:sdt>
        <w:sdtPr>
          <w:tag w:val="goog_rdk_657"/>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8AF">
      <w:pPr>
        <w:rPr/>
      </w:pPr>
      <w:r w:rsidDel="00000000" w:rsidR="00000000" w:rsidRPr="00000000">
        <w:rPr>
          <w:rtl w:val="0"/>
        </w:rPr>
        <w:tab/>
        <w:tab/>
        <w:t xml:space="preserve">Japanese speech quirks:</w:t>
      </w:r>
    </w:p>
    <w:p w:rsidR="00000000" w:rsidDel="00000000" w:rsidP="00000000" w:rsidRDefault="00000000" w:rsidRPr="00000000" w14:paraId="000008B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1">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8B2">
      <w:pPr>
        <w:ind w:left="1440" w:firstLine="0"/>
        <w:rPr/>
      </w:pPr>
      <w:r w:rsidDel="00000000" w:rsidR="00000000" w:rsidRPr="00000000">
        <w:rPr>
          <w:rtl w:val="0"/>
        </w:rPr>
        <w:t xml:space="preserve">English speech quirks:</w:t>
      </w:r>
    </w:p>
    <w:p w:rsidR="00000000" w:rsidDel="00000000" w:rsidP="00000000" w:rsidRDefault="00000000" w:rsidRPr="00000000" w14:paraId="000008B3">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8B4">
      <w:pPr>
        <w:ind w:left="1440" w:firstLine="0"/>
        <w:rPr/>
      </w:pPr>
      <w:r w:rsidDel="00000000" w:rsidR="00000000" w:rsidRPr="00000000">
        <w:rPr>
          <w:rtl w:val="0"/>
        </w:rPr>
        <w:t xml:space="preserve">Notes:</w:t>
      </w:r>
    </w:p>
    <w:p w:rsidR="00000000" w:rsidDel="00000000" w:rsidP="00000000" w:rsidRDefault="00000000" w:rsidRPr="00000000" w14:paraId="000008B5">
      <w:pPr>
        <w:numPr>
          <w:ilvl w:val="0"/>
          <w:numId w:val="5"/>
        </w:numPr>
        <w:ind w:left="2520" w:hanging="360"/>
      </w:pPr>
      <w:sdt>
        <w:sdtPr>
          <w:tag w:val="goog_rdk_658"/>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B6">
      <w:pPr>
        <w:rPr>
          <w:b w:val="1"/>
        </w:rPr>
      </w:pPr>
      <w:r w:rsidDel="00000000" w:rsidR="00000000" w:rsidRPr="00000000">
        <w:rPr>
          <w:rtl w:val="0"/>
        </w:rPr>
      </w:r>
    </w:p>
    <w:p w:rsidR="00000000" w:rsidDel="00000000" w:rsidP="00000000" w:rsidRDefault="00000000" w:rsidRPr="00000000" w14:paraId="000008B7">
      <w:pPr>
        <w:pStyle w:val="Heading3"/>
        <w:rPr/>
      </w:pPr>
      <w:bookmarkStart w:colFirst="0" w:colLast="0" w:name="_heading=h.9j8bav6tegac" w:id="77"/>
      <w:bookmarkEnd w:id="77"/>
      <w:r w:rsidDel="00000000" w:rsidR="00000000" w:rsidRPr="00000000">
        <w:rPr>
          <w:rtl w:val="0"/>
        </w:rPr>
        <w:t xml:space="preserve">Crusch Camp</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pStyle w:val="Heading4"/>
        <w:rPr/>
      </w:pPr>
      <w:bookmarkStart w:colFirst="0" w:colLast="0" w:name="_heading=h.21qkaaf9rxq3" w:id="78"/>
      <w:bookmarkEnd w:id="78"/>
      <w:r w:rsidDel="00000000" w:rsidR="00000000" w:rsidRPr="00000000">
        <w:rPr>
          <w:rtl w:val="0"/>
        </w:rPr>
        <w:t xml:space="preserve">Crusch Karsten (WIP)</w:t>
      </w:r>
    </w:p>
    <w:p w:rsidR="00000000" w:rsidDel="00000000" w:rsidP="00000000" w:rsidRDefault="00000000" w:rsidRPr="00000000" w14:paraId="000008BA">
      <w:pPr>
        <w:rPr/>
      </w:pPr>
      <w:sdt>
        <w:sdtPr>
          <w:tag w:val="goog_rdk_659"/>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8BB">
      <w:pPr>
        <w:rPr/>
      </w:pPr>
      <w:r w:rsidDel="00000000" w:rsidR="00000000" w:rsidRPr="00000000">
        <w:rPr>
          <w:rtl w:val="0"/>
        </w:rPr>
        <w:tab/>
        <w:tab/>
        <w:t xml:space="preserve">Japanese speech quirks:</w:t>
      </w:r>
    </w:p>
    <w:p w:rsidR="00000000" w:rsidDel="00000000" w:rsidP="00000000" w:rsidRDefault="00000000" w:rsidRPr="00000000" w14:paraId="000008B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E">
      <w:pPr>
        <w:ind w:left="1440" w:firstLine="0"/>
        <w:rPr/>
      </w:pPr>
      <w:r w:rsidDel="00000000" w:rsidR="00000000" w:rsidRPr="00000000">
        <w:rPr>
          <w:rtl w:val="0"/>
        </w:rPr>
        <w:t xml:space="preserve">English speech quirks:</w:t>
      </w:r>
    </w:p>
    <w:p w:rsidR="00000000" w:rsidDel="00000000" w:rsidP="00000000" w:rsidRDefault="00000000" w:rsidRPr="00000000" w14:paraId="000008B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1">
      <w:pPr>
        <w:ind w:left="1440" w:firstLine="0"/>
        <w:rPr/>
      </w:pPr>
      <w:r w:rsidDel="00000000" w:rsidR="00000000" w:rsidRPr="00000000">
        <w:rPr>
          <w:rtl w:val="0"/>
        </w:rPr>
        <w:t xml:space="preserve">Notes:</w:t>
      </w:r>
    </w:p>
    <w:p w:rsidR="00000000" w:rsidDel="00000000" w:rsidP="00000000" w:rsidRDefault="00000000" w:rsidRPr="00000000" w14:paraId="000008C2">
      <w:pPr>
        <w:jc w:val="left"/>
        <w:rPr/>
      </w:pPr>
      <w:r w:rsidDel="00000000" w:rsidR="00000000" w:rsidRPr="00000000">
        <w:rPr>
          <w:rtl w:val="0"/>
        </w:rPr>
      </w:r>
    </w:p>
    <w:p w:rsidR="00000000" w:rsidDel="00000000" w:rsidP="00000000" w:rsidRDefault="00000000" w:rsidRPr="00000000" w14:paraId="000008C3">
      <w:pPr>
        <w:pStyle w:val="Heading4"/>
        <w:ind w:left="720" w:firstLine="0"/>
        <w:rPr/>
      </w:pPr>
      <w:bookmarkStart w:colFirst="0" w:colLast="0" w:name="_heading=h.hs83gzncyv2m" w:id="79"/>
      <w:bookmarkEnd w:id="79"/>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C4">
      <w:pPr>
        <w:rPr/>
      </w:pPr>
      <w:sdt>
        <w:sdtPr>
          <w:tag w:val="goog_rdk_660"/>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8C5">
      <w:pPr>
        <w:rPr/>
      </w:pPr>
      <w:r w:rsidDel="00000000" w:rsidR="00000000" w:rsidRPr="00000000">
        <w:rPr>
          <w:rtl w:val="0"/>
        </w:rPr>
        <w:tab/>
        <w:tab/>
        <w:t xml:space="preserve">Japanese speech quirks:</w:t>
      </w:r>
    </w:p>
    <w:p w:rsidR="00000000" w:rsidDel="00000000" w:rsidP="00000000" w:rsidRDefault="00000000" w:rsidRPr="00000000" w14:paraId="000008C6">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8C7">
      <w:pPr>
        <w:numPr>
          <w:ilvl w:val="0"/>
          <w:numId w:val="1"/>
        </w:numPr>
        <w:ind w:left="2520" w:hanging="360"/>
      </w:pPr>
      <w:sdt>
        <w:sdtPr>
          <w:tag w:val="goog_rdk_662"/>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8C8">
      <w:pPr>
        <w:numPr>
          <w:ilvl w:val="0"/>
          <w:numId w:val="1"/>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8C9">
      <w:pPr>
        <w:ind w:left="1440" w:firstLine="0"/>
        <w:rPr/>
      </w:pPr>
      <w:r w:rsidDel="00000000" w:rsidR="00000000" w:rsidRPr="00000000">
        <w:rPr>
          <w:rtl w:val="0"/>
        </w:rPr>
        <w:t xml:space="preserve">English speech quirks:</w:t>
      </w:r>
    </w:p>
    <w:p w:rsidR="00000000" w:rsidDel="00000000" w:rsidP="00000000" w:rsidRDefault="00000000" w:rsidRPr="00000000" w14:paraId="000008CA">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8CB">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8CC">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8CD">
      <w:pPr>
        <w:numPr>
          <w:ilvl w:val="0"/>
          <w:numId w:val="1"/>
        </w:numPr>
        <w:ind w:left="2520" w:hanging="360"/>
      </w:pPr>
      <w:sdt>
        <w:sdtPr>
          <w:tag w:val="goog_rdk_664"/>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8CE">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8CF">
      <w:pPr>
        <w:ind w:left="1440" w:firstLine="0"/>
        <w:rPr/>
      </w:pPr>
      <w:r w:rsidDel="00000000" w:rsidR="00000000" w:rsidRPr="00000000">
        <w:rPr>
          <w:rtl w:val="0"/>
        </w:rPr>
        <w:t xml:space="preserve">Notes:</w:t>
      </w:r>
    </w:p>
    <w:p w:rsidR="00000000" w:rsidDel="00000000" w:rsidP="00000000" w:rsidRDefault="00000000" w:rsidRPr="00000000" w14:paraId="000008D0">
      <w:pPr>
        <w:numPr>
          <w:ilvl w:val="0"/>
          <w:numId w:val="1"/>
        </w:numPr>
        <w:ind w:left="2520" w:hanging="360"/>
      </w:pPr>
      <w:sdt>
        <w:sdtPr>
          <w:tag w:val="goog_rdk_665"/>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8D1">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8D2">
      <w:pPr>
        <w:numPr>
          <w:ilvl w:val="0"/>
          <w:numId w:val="1"/>
        </w:numPr>
        <w:ind w:left="2520" w:hanging="360"/>
      </w:pPr>
      <w:sdt>
        <w:sdtPr>
          <w:tag w:val="goog_rdk_666"/>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8D3">
      <w:pPr>
        <w:numPr>
          <w:ilvl w:val="0"/>
          <w:numId w:val="1"/>
        </w:numPr>
        <w:ind w:left="2520" w:hanging="360"/>
      </w:pPr>
      <w:sdt>
        <w:sdtPr>
          <w:tag w:val="goog_rdk_667"/>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8D4">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8D5">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8D6">
      <w:pPr>
        <w:rPr>
          <w:b w:val="1"/>
        </w:rPr>
      </w:pPr>
      <w:r w:rsidDel="00000000" w:rsidR="00000000" w:rsidRPr="00000000">
        <w:rPr>
          <w:rtl w:val="0"/>
        </w:rPr>
      </w:r>
    </w:p>
    <w:p w:rsidR="00000000" w:rsidDel="00000000" w:rsidP="00000000" w:rsidRDefault="00000000" w:rsidRPr="00000000" w14:paraId="000008D7">
      <w:pPr>
        <w:pStyle w:val="Heading4"/>
        <w:rPr/>
      </w:pPr>
      <w:bookmarkStart w:colFirst="0" w:colLast="0" w:name="_heading=h.7y2m6c2qs1t5" w:id="80"/>
      <w:bookmarkEnd w:id="80"/>
      <w:r w:rsidDel="00000000" w:rsidR="00000000" w:rsidRPr="00000000">
        <w:rPr>
          <w:rtl w:val="0"/>
        </w:rPr>
        <w:t xml:space="preserve">Wilhelm van Astrea (née Trias) (WIP)</w:t>
      </w:r>
    </w:p>
    <w:p w:rsidR="00000000" w:rsidDel="00000000" w:rsidP="00000000" w:rsidRDefault="00000000" w:rsidRPr="00000000" w14:paraId="000008D8">
      <w:pPr>
        <w:rPr/>
      </w:pPr>
      <w:sdt>
        <w:sdtPr>
          <w:tag w:val="goog_rdk_668"/>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8D9">
      <w:pPr>
        <w:rPr/>
      </w:pPr>
      <w:r w:rsidDel="00000000" w:rsidR="00000000" w:rsidRPr="00000000">
        <w:rPr>
          <w:rtl w:val="0"/>
        </w:rPr>
        <w:tab/>
        <w:tab/>
        <w:t xml:space="preserve">Japanese speech quirks:</w:t>
      </w:r>
    </w:p>
    <w:p w:rsidR="00000000" w:rsidDel="00000000" w:rsidP="00000000" w:rsidRDefault="00000000" w:rsidRPr="00000000" w14:paraId="000008DA">
      <w:pPr>
        <w:numPr>
          <w:ilvl w:val="0"/>
          <w:numId w:val="5"/>
        </w:numPr>
        <w:ind w:left="2520" w:hanging="360"/>
      </w:pPr>
      <w:sdt>
        <w:sdtPr>
          <w:tag w:val="goog_rdk_669"/>
        </w:sdtPr>
        <w:sdtContent>
          <w:r w:rsidDel="00000000" w:rsidR="00000000" w:rsidRPr="00000000">
            <w:rPr>
              <w:rFonts w:ascii="Arial Unicode MS" w:cs="Arial Unicode MS" w:eastAsia="Arial Unicode MS" w:hAnsi="Arial Unicode MS"/>
              <w:rtl w:val="0"/>
            </w:rPr>
            <w:t xml:space="preserve">First person pronoun – “私(Old Wilhelm) 俺(Young Wilhelm)”</w:t>
          </w:r>
        </w:sdtContent>
      </w:sdt>
    </w:p>
    <w:p w:rsidR="00000000" w:rsidDel="00000000" w:rsidP="00000000" w:rsidRDefault="00000000" w:rsidRPr="00000000" w14:paraId="000008D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C">
      <w:pPr>
        <w:ind w:left="1440" w:firstLine="0"/>
        <w:rPr/>
      </w:pPr>
      <w:r w:rsidDel="00000000" w:rsidR="00000000" w:rsidRPr="00000000">
        <w:rPr>
          <w:rtl w:val="0"/>
        </w:rPr>
        <w:t xml:space="preserve">English speech quirks:</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F">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8E0">
      <w:pPr>
        <w:rPr>
          <w:b w:val="1"/>
        </w:rPr>
      </w:pPr>
      <w:r w:rsidDel="00000000" w:rsidR="00000000" w:rsidRPr="00000000">
        <w:rPr>
          <w:rtl w:val="0"/>
        </w:rPr>
      </w:r>
    </w:p>
    <w:p w:rsidR="00000000" w:rsidDel="00000000" w:rsidP="00000000" w:rsidRDefault="00000000" w:rsidRPr="00000000" w14:paraId="000008E1">
      <w:pPr>
        <w:rPr>
          <w:b w:val="1"/>
        </w:rPr>
      </w:pPr>
      <w:r w:rsidDel="00000000" w:rsidR="00000000" w:rsidRPr="00000000">
        <w:rPr>
          <w:rtl w:val="0"/>
        </w:rPr>
      </w:r>
    </w:p>
    <w:p w:rsidR="00000000" w:rsidDel="00000000" w:rsidP="00000000" w:rsidRDefault="00000000" w:rsidRPr="00000000" w14:paraId="000008E2">
      <w:pPr>
        <w:pStyle w:val="Heading3"/>
        <w:rPr>
          <w:b w:val="1"/>
          <w:sz w:val="28"/>
          <w:szCs w:val="28"/>
        </w:rPr>
      </w:pPr>
      <w:bookmarkStart w:colFirst="0" w:colLast="0" w:name="_heading=h.clnqnlkvip0" w:id="81"/>
      <w:bookmarkEnd w:id="81"/>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pStyle w:val="Heading4"/>
        <w:rPr/>
      </w:pPr>
      <w:bookmarkStart w:colFirst="0" w:colLast="0" w:name="_heading=h.496wefvxi6xz" w:id="82"/>
      <w:bookmarkEnd w:id="82"/>
      <w:r w:rsidDel="00000000" w:rsidR="00000000" w:rsidRPr="00000000">
        <w:rPr>
          <w:rtl w:val="0"/>
        </w:rPr>
        <w:t xml:space="preserve">Archi (WIP)</w:t>
      </w:r>
    </w:p>
    <w:p w:rsidR="00000000" w:rsidDel="00000000" w:rsidP="00000000" w:rsidRDefault="00000000" w:rsidRPr="00000000" w14:paraId="000008E5">
      <w:pPr>
        <w:rPr/>
      </w:pPr>
      <w:r w:rsidDel="00000000" w:rsidR="00000000" w:rsidRPr="00000000">
        <w:rPr>
          <w:rtl w:val="0"/>
        </w:rPr>
        <w:tab/>
        <w:tab/>
        <w:t xml:space="preserve">Name in Japanese:</w:t>
      </w:r>
    </w:p>
    <w:p w:rsidR="00000000" w:rsidDel="00000000" w:rsidP="00000000" w:rsidRDefault="00000000" w:rsidRPr="00000000" w14:paraId="000008E6">
      <w:pPr>
        <w:rPr/>
      </w:pPr>
      <w:r w:rsidDel="00000000" w:rsidR="00000000" w:rsidRPr="00000000">
        <w:rPr>
          <w:rtl w:val="0"/>
        </w:rPr>
        <w:tab/>
        <w:tab/>
        <w:t xml:space="preserve">Japanese speech quirks:</w:t>
      </w:r>
    </w:p>
    <w:p w:rsidR="00000000" w:rsidDel="00000000" w:rsidP="00000000" w:rsidRDefault="00000000" w:rsidRPr="00000000" w14:paraId="000008E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9">
      <w:pPr>
        <w:ind w:left="1440" w:firstLine="0"/>
        <w:rPr/>
      </w:pPr>
      <w:r w:rsidDel="00000000" w:rsidR="00000000" w:rsidRPr="00000000">
        <w:rPr>
          <w:rtl w:val="0"/>
        </w:rPr>
        <w:t xml:space="preserve">English speech quirks:</w:t>
      </w:r>
    </w:p>
    <w:p w:rsidR="00000000" w:rsidDel="00000000" w:rsidP="00000000" w:rsidRDefault="00000000" w:rsidRPr="00000000" w14:paraId="000008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C">
      <w:pPr>
        <w:ind w:left="1440" w:firstLine="0"/>
        <w:rPr/>
      </w:pPr>
      <w:r w:rsidDel="00000000" w:rsidR="00000000" w:rsidRPr="00000000">
        <w:rPr>
          <w:rtl w:val="0"/>
        </w:rPr>
        <w:t xml:space="preserve">Notes:</w:t>
      </w:r>
    </w:p>
    <w:p w:rsidR="00000000" w:rsidDel="00000000" w:rsidP="00000000" w:rsidRDefault="00000000" w:rsidRPr="00000000" w14:paraId="000008ED">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EE">
      <w:pPr>
        <w:rPr>
          <w:b w:val="1"/>
        </w:rPr>
      </w:pPr>
      <w:r w:rsidDel="00000000" w:rsidR="00000000" w:rsidRPr="00000000">
        <w:rPr>
          <w:rtl w:val="0"/>
        </w:rPr>
      </w:r>
    </w:p>
    <w:p w:rsidR="00000000" w:rsidDel="00000000" w:rsidP="00000000" w:rsidRDefault="00000000" w:rsidRPr="00000000" w14:paraId="000008EF">
      <w:pPr>
        <w:pStyle w:val="Heading4"/>
        <w:rPr/>
      </w:pPr>
      <w:bookmarkStart w:colFirst="0" w:colLast="0" w:name="_heading=h.sq63kz37k451" w:id="83"/>
      <w:bookmarkEnd w:id="83"/>
      <w:r w:rsidDel="00000000" w:rsidR="00000000" w:rsidRPr="00000000">
        <w:rPr>
          <w:rtl w:val="0"/>
        </w:rPr>
        <w:t xml:space="preserve">Fortuna (WIP)</w:t>
      </w:r>
    </w:p>
    <w:p w:rsidR="00000000" w:rsidDel="00000000" w:rsidP="00000000" w:rsidRDefault="00000000" w:rsidRPr="00000000" w14:paraId="000008F0">
      <w:pPr>
        <w:rPr/>
      </w:pPr>
      <w:r w:rsidDel="00000000" w:rsidR="00000000" w:rsidRPr="00000000">
        <w:rPr>
          <w:rtl w:val="0"/>
        </w:rPr>
        <w:tab/>
        <w:tab/>
        <w:t xml:space="preserve">Name in Japanese:</w:t>
      </w:r>
    </w:p>
    <w:p w:rsidR="00000000" w:rsidDel="00000000" w:rsidP="00000000" w:rsidRDefault="00000000" w:rsidRPr="00000000" w14:paraId="000008F1">
      <w:pPr>
        <w:rPr/>
      </w:pPr>
      <w:r w:rsidDel="00000000" w:rsidR="00000000" w:rsidRPr="00000000">
        <w:rPr>
          <w:rtl w:val="0"/>
        </w:rPr>
        <w:tab/>
        <w:tab/>
        <w:t xml:space="preserve">Japanese speech quirks:</w:t>
      </w:r>
    </w:p>
    <w:p w:rsidR="00000000" w:rsidDel="00000000" w:rsidP="00000000" w:rsidRDefault="00000000" w:rsidRPr="00000000" w14:paraId="000008F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F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4">
      <w:pPr>
        <w:ind w:left="1440" w:firstLine="0"/>
        <w:rPr/>
      </w:pPr>
      <w:r w:rsidDel="00000000" w:rsidR="00000000" w:rsidRPr="00000000">
        <w:rPr>
          <w:rtl w:val="0"/>
        </w:rPr>
        <w:t xml:space="preserve">English speech quirks:</w:t>
      </w:r>
    </w:p>
    <w:p w:rsidR="00000000" w:rsidDel="00000000" w:rsidP="00000000" w:rsidRDefault="00000000" w:rsidRPr="00000000" w14:paraId="000008F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F7">
      <w:pPr>
        <w:ind w:left="1440" w:firstLine="0"/>
        <w:rPr/>
      </w:pPr>
      <w:r w:rsidDel="00000000" w:rsidR="00000000" w:rsidRPr="00000000">
        <w:rPr>
          <w:rtl w:val="0"/>
        </w:rPr>
        <w:t xml:space="preserve">Notes:</w:t>
      </w:r>
    </w:p>
    <w:p w:rsidR="00000000" w:rsidDel="00000000" w:rsidP="00000000" w:rsidRDefault="00000000" w:rsidRPr="00000000" w14:paraId="000008F8">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F9">
      <w:pPr>
        <w:rPr>
          <w:b w:val="1"/>
        </w:rPr>
      </w:pPr>
      <w:r w:rsidDel="00000000" w:rsidR="00000000" w:rsidRPr="00000000">
        <w:rPr>
          <w:rtl w:val="0"/>
        </w:rPr>
      </w:r>
    </w:p>
    <w:p w:rsidR="00000000" w:rsidDel="00000000" w:rsidP="00000000" w:rsidRDefault="00000000" w:rsidRPr="00000000" w14:paraId="000008FA">
      <w:pPr>
        <w:pStyle w:val="Heading4"/>
        <w:ind w:left="720" w:firstLine="0"/>
        <w:rPr>
          <w:sz w:val="22"/>
          <w:szCs w:val="22"/>
        </w:rPr>
      </w:pPr>
      <w:bookmarkStart w:colFirst="0" w:colLast="0" w:name="_heading=h.cvoi2jq3jx3n" w:id="84"/>
      <w:bookmarkEnd w:id="84"/>
      <w:r w:rsidDel="00000000" w:rsidR="00000000" w:rsidRPr="00000000">
        <w:rPr>
          <w:sz w:val="22"/>
          <w:szCs w:val="22"/>
          <w:rtl w:val="0"/>
        </w:rPr>
        <w:t xml:space="preserve">Reid Astrea (WIP)</w:t>
      </w:r>
    </w:p>
    <w:p w:rsidR="00000000" w:rsidDel="00000000" w:rsidP="00000000" w:rsidRDefault="00000000" w:rsidRPr="00000000" w14:paraId="000008FB">
      <w:pPr>
        <w:rPr/>
      </w:pPr>
      <w:sdt>
        <w:sdtPr>
          <w:tag w:val="goog_rdk_670"/>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8FC">
      <w:pPr>
        <w:rPr/>
      </w:pPr>
      <w:r w:rsidDel="00000000" w:rsidR="00000000" w:rsidRPr="00000000">
        <w:rPr>
          <w:rtl w:val="0"/>
        </w:rPr>
        <w:tab/>
        <w:tab/>
        <w:t xml:space="preserve">Japanese speech quirks:</w:t>
      </w:r>
    </w:p>
    <w:p w:rsidR="00000000" w:rsidDel="00000000" w:rsidP="00000000" w:rsidRDefault="00000000" w:rsidRPr="00000000" w14:paraId="000008FD">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FE">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8FF">
      <w:pPr>
        <w:ind w:left="1440" w:firstLine="0"/>
        <w:rPr/>
      </w:pPr>
      <w:r w:rsidDel="00000000" w:rsidR="00000000" w:rsidRPr="00000000">
        <w:rPr>
          <w:rtl w:val="0"/>
        </w:rPr>
        <w:t xml:space="preserve">English speech quirks:</w:t>
      </w:r>
    </w:p>
    <w:p w:rsidR="00000000" w:rsidDel="00000000" w:rsidP="00000000" w:rsidRDefault="00000000" w:rsidRPr="00000000" w14:paraId="00000900">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01">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02">
      <w:pPr>
        <w:ind w:left="1440" w:firstLine="0"/>
        <w:rPr/>
      </w:pPr>
      <w:r w:rsidDel="00000000" w:rsidR="00000000" w:rsidRPr="00000000">
        <w:rPr>
          <w:rtl w:val="0"/>
        </w:rPr>
        <w:t xml:space="preserve">Notes:</w:t>
      </w:r>
    </w:p>
    <w:p w:rsidR="00000000" w:rsidDel="00000000" w:rsidP="00000000" w:rsidRDefault="00000000" w:rsidRPr="00000000" w14:paraId="00000903">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04">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05">
      <w:pPr>
        <w:numPr>
          <w:ilvl w:val="0"/>
          <w:numId w:val="5"/>
        </w:numPr>
        <w:ind w:left="2520" w:hanging="360"/>
        <w:rPr/>
      </w:pPr>
      <w:sdt>
        <w:sdtPr>
          <w:tag w:val="goog_rdk_676"/>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06">
      <w:pPr>
        <w:numPr>
          <w:ilvl w:val="0"/>
          <w:numId w:val="5"/>
        </w:numPr>
        <w:ind w:left="2520" w:hanging="360"/>
        <w:rPr/>
      </w:pPr>
      <w:sdt>
        <w:sdtPr>
          <w:tag w:val="goog_rdk_677"/>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07">
      <w:pPr>
        <w:numPr>
          <w:ilvl w:val="0"/>
          <w:numId w:val="5"/>
        </w:numPr>
        <w:ind w:left="2520" w:hanging="360"/>
        <w:rPr/>
      </w:pPr>
      <w:sdt>
        <w:sdtPr>
          <w:tag w:val="goog_rdk_678"/>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pStyle w:val="Heading4"/>
        <w:rPr/>
      </w:pPr>
      <w:bookmarkStart w:colFirst="0" w:colLast="0" w:name="_heading=h.6nddreww6r3v" w:id="85"/>
      <w:bookmarkEnd w:id="85"/>
      <w:r w:rsidDel="00000000" w:rsidR="00000000" w:rsidRPr="00000000">
        <w:rPr>
          <w:rtl w:val="0"/>
        </w:rPr>
        <w:t xml:space="preserve">Volcanica</w:t>
      </w:r>
    </w:p>
    <w:p w:rsidR="00000000" w:rsidDel="00000000" w:rsidP="00000000" w:rsidRDefault="00000000" w:rsidRPr="00000000" w14:paraId="0000090A">
      <w:pPr>
        <w:rPr/>
      </w:pPr>
      <w:sdt>
        <w:sdtPr>
          <w:tag w:val="goog_rdk_679"/>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0B">
      <w:pPr>
        <w:rPr/>
      </w:pPr>
      <w:r w:rsidDel="00000000" w:rsidR="00000000" w:rsidRPr="00000000">
        <w:rPr>
          <w:rtl w:val="0"/>
        </w:rPr>
        <w:tab/>
        <w:tab/>
        <w:t xml:space="preserve">Japanese speech quirks:</w:t>
      </w:r>
    </w:p>
    <w:p w:rsidR="00000000" w:rsidDel="00000000" w:rsidP="00000000" w:rsidRDefault="00000000" w:rsidRPr="00000000" w14:paraId="0000090C">
      <w:pPr>
        <w:numPr>
          <w:ilvl w:val="0"/>
          <w:numId w:val="5"/>
        </w:numPr>
        <w:ind w:left="2520" w:hanging="360"/>
        <w:rPr/>
      </w:pPr>
      <w:sdt>
        <w:sdtPr>
          <w:tag w:val="goog_rdk_68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0D">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0E">
      <w:pPr>
        <w:ind w:left="1440" w:firstLine="0"/>
        <w:rPr/>
      </w:pPr>
      <w:r w:rsidDel="00000000" w:rsidR="00000000" w:rsidRPr="00000000">
        <w:rPr>
          <w:rtl w:val="0"/>
        </w:rPr>
        <w:t xml:space="preserve">English speech quirks:</w:t>
      </w:r>
    </w:p>
    <w:p w:rsidR="00000000" w:rsidDel="00000000" w:rsidP="00000000" w:rsidRDefault="00000000" w:rsidRPr="00000000" w14:paraId="0000090F">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10">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11">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12">
      <w:pPr>
        <w:ind w:left="1440" w:firstLine="0"/>
        <w:rPr/>
      </w:pPr>
      <w:r w:rsidDel="00000000" w:rsidR="00000000" w:rsidRPr="00000000">
        <w:rPr>
          <w:rtl w:val="0"/>
        </w:rPr>
        <w:t xml:space="preserve">Notes:</w:t>
      </w:r>
    </w:p>
    <w:p w:rsidR="00000000" w:rsidDel="00000000" w:rsidP="00000000" w:rsidRDefault="00000000" w:rsidRPr="00000000" w14:paraId="00000913">
      <w:pPr>
        <w:numPr>
          <w:ilvl w:val="0"/>
          <w:numId w:val="5"/>
        </w:numPr>
        <w:ind w:left="2520" w:hanging="360"/>
        <w:rPr/>
      </w:pPr>
      <w:sdt>
        <w:sdtPr>
          <w:tag w:val="goog_rdk_681"/>
        </w:sdtPr>
        <w:sdtContent>
          <w:r w:rsidDel="00000000" w:rsidR="00000000" w:rsidRPr="00000000">
            <w:rPr>
              <w:rFonts w:ascii="Arial Unicode MS" w:cs="Arial Unicode MS" w:eastAsia="Arial Unicode MS" w:hAnsi="Arial Unicode MS"/>
              <w:rtl w:val="0"/>
            </w:rPr>
            <w:t xml:space="preserve">Also known as the Divine Dragon (神龍)</w:t>
          </w:r>
        </w:sdtContent>
      </w:sdt>
      <w:r w:rsidDel="00000000" w:rsidR="00000000" w:rsidRPr="00000000">
        <w:rPr>
          <w:rtl w:val="0"/>
        </w:rPr>
      </w:r>
    </w:p>
    <w:p w:rsidR="00000000" w:rsidDel="00000000" w:rsidP="00000000" w:rsidRDefault="00000000" w:rsidRPr="00000000" w14:paraId="00000914">
      <w:pPr>
        <w:rPr>
          <w:b w:val="1"/>
        </w:rPr>
      </w:pPr>
      <w:r w:rsidDel="00000000" w:rsidR="00000000" w:rsidRPr="00000000">
        <w:rPr>
          <w:rtl w:val="0"/>
        </w:rPr>
      </w:r>
    </w:p>
    <w:p w:rsidR="00000000" w:rsidDel="00000000" w:rsidP="00000000" w:rsidRDefault="00000000" w:rsidRPr="00000000" w14:paraId="00000915">
      <w:pPr>
        <w:pStyle w:val="Heading4"/>
        <w:rPr/>
      </w:pPr>
      <w:bookmarkStart w:colFirst="0" w:colLast="0" w:name="_heading=h.tlzkse6ebh4y" w:id="86"/>
      <w:bookmarkEnd w:id="86"/>
      <w:r w:rsidDel="00000000" w:rsidR="00000000" w:rsidRPr="00000000">
        <w:rPr>
          <w:rtl w:val="0"/>
        </w:rPr>
        <w:t xml:space="preserve">Hayden Garo</w:t>
      </w:r>
    </w:p>
    <w:p w:rsidR="00000000" w:rsidDel="00000000" w:rsidP="00000000" w:rsidRDefault="00000000" w:rsidRPr="00000000" w14:paraId="00000916">
      <w:pPr>
        <w:rPr/>
      </w:pPr>
      <w:sdt>
        <w:sdtPr>
          <w:tag w:val="goog_rdk_682"/>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17">
      <w:pPr>
        <w:rPr/>
      </w:pPr>
      <w:r w:rsidDel="00000000" w:rsidR="00000000" w:rsidRPr="00000000">
        <w:rPr>
          <w:rtl w:val="0"/>
        </w:rPr>
        <w:tab/>
        <w:tab/>
        <w:t xml:space="preserve">Japanese speech quirks:</w:t>
      </w:r>
    </w:p>
    <w:p w:rsidR="00000000" w:rsidDel="00000000" w:rsidP="00000000" w:rsidRDefault="00000000" w:rsidRPr="00000000" w14:paraId="00000918">
      <w:pPr>
        <w:numPr>
          <w:ilvl w:val="0"/>
          <w:numId w:val="5"/>
        </w:numPr>
        <w:ind w:left="2520" w:hanging="360"/>
      </w:pPr>
      <w:sdt>
        <w:sdtPr>
          <w:tag w:val="goog_rdk_683"/>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19">
      <w:pPr>
        <w:ind w:left="1440" w:firstLine="0"/>
        <w:rPr/>
      </w:pPr>
      <w:r w:rsidDel="00000000" w:rsidR="00000000" w:rsidRPr="00000000">
        <w:rPr>
          <w:rtl w:val="0"/>
        </w:rPr>
        <w:t xml:space="preserve">English speech quirks:</w:t>
      </w:r>
    </w:p>
    <w:p w:rsidR="00000000" w:rsidDel="00000000" w:rsidP="00000000" w:rsidRDefault="00000000" w:rsidRPr="00000000" w14:paraId="0000091A">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1B">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1C">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1D">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1E">
      <w:pPr>
        <w:ind w:left="1440" w:firstLine="0"/>
        <w:rPr/>
      </w:pPr>
      <w:r w:rsidDel="00000000" w:rsidR="00000000" w:rsidRPr="00000000">
        <w:rPr>
          <w:rtl w:val="0"/>
        </w:rPr>
        <w:t xml:space="preserve">Notes:</w:t>
      </w:r>
    </w:p>
    <w:p w:rsidR="00000000" w:rsidDel="00000000" w:rsidP="00000000" w:rsidRDefault="00000000" w:rsidRPr="00000000" w14:paraId="0000091F">
      <w:pPr>
        <w:numPr>
          <w:ilvl w:val="0"/>
          <w:numId w:val="5"/>
        </w:numPr>
        <w:ind w:left="2520" w:hanging="360"/>
      </w:pPr>
      <w:sdt>
        <w:sdtPr>
          <w:tag w:val="goog_rdk_684"/>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20">
      <w:pPr>
        <w:numPr>
          <w:ilvl w:val="0"/>
          <w:numId w:val="5"/>
        </w:numPr>
        <w:ind w:left="2520" w:hanging="360"/>
        <w:rPr>
          <w:u w:val="none"/>
        </w:rPr>
      </w:pPr>
      <w:sdt>
        <w:sdtPr>
          <w:tag w:val="goog_rdk_685"/>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21">
      <w:pPr>
        <w:numPr>
          <w:ilvl w:val="0"/>
          <w:numId w:val="5"/>
        </w:numPr>
        <w:ind w:left="2520" w:hanging="360"/>
        <w:rPr>
          <w:u w:val="none"/>
        </w:rPr>
      </w:pPr>
      <w:sdt>
        <w:sdtPr>
          <w:tag w:val="goog_rdk_686"/>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22">
      <w:pPr>
        <w:rPr>
          <w:b w:val="1"/>
        </w:rPr>
      </w:pPr>
      <w:r w:rsidDel="00000000" w:rsidR="00000000" w:rsidRPr="00000000">
        <w:rPr>
          <w:rtl w:val="0"/>
        </w:rPr>
      </w:r>
    </w:p>
    <w:p w:rsidR="00000000" w:rsidDel="00000000" w:rsidP="00000000" w:rsidRDefault="00000000" w:rsidRPr="00000000" w14:paraId="00000923">
      <w:pPr>
        <w:rPr>
          <w:b w:val="1"/>
        </w:rPr>
      </w:pPr>
      <w:r w:rsidDel="00000000" w:rsidR="00000000" w:rsidRPr="00000000">
        <w:rPr>
          <w:rtl w:val="0"/>
        </w:rPr>
      </w:r>
    </w:p>
    <w:p w:rsidR="00000000" w:rsidDel="00000000" w:rsidP="00000000" w:rsidRDefault="00000000" w:rsidRPr="00000000" w14:paraId="00000924">
      <w:pPr>
        <w:pStyle w:val="Heading2"/>
        <w:rPr>
          <w:b w:val="1"/>
          <w:sz w:val="28"/>
          <w:szCs w:val="28"/>
        </w:rPr>
      </w:pPr>
      <w:bookmarkStart w:colFirst="0" w:colLast="0" w:name="_heading=h.rauox6snibxq" w:id="87"/>
      <w:bookmarkEnd w:id="87"/>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25">
      <w:pPr>
        <w:rPr>
          <w:b w:val="1"/>
        </w:rPr>
      </w:pPr>
      <w:r w:rsidDel="00000000" w:rsidR="00000000" w:rsidRPr="00000000">
        <w:rPr>
          <w:rtl w:val="0"/>
        </w:rPr>
      </w:r>
    </w:p>
    <w:p w:rsidR="00000000" w:rsidDel="00000000" w:rsidP="00000000" w:rsidRDefault="00000000" w:rsidRPr="00000000" w14:paraId="00000926">
      <w:pPr>
        <w:pStyle w:val="Heading3"/>
        <w:rPr/>
      </w:pPr>
      <w:bookmarkStart w:colFirst="0" w:colLast="0" w:name="_heading=h.mbhoirynf0ol" w:id="88"/>
      <w:bookmarkEnd w:id="88"/>
      <w:r w:rsidDel="00000000" w:rsidR="00000000" w:rsidRPr="00000000">
        <w:rPr>
          <w:rtl w:val="0"/>
        </w:rPr>
        <w:t xml:space="preserve">High Government and Nobility</w:t>
      </w:r>
    </w:p>
    <w:p w:rsidR="00000000" w:rsidDel="00000000" w:rsidP="00000000" w:rsidRDefault="00000000" w:rsidRPr="00000000" w14:paraId="00000927">
      <w:pPr>
        <w:rPr>
          <w:b w:val="1"/>
        </w:rPr>
      </w:pPr>
      <w:r w:rsidDel="00000000" w:rsidR="00000000" w:rsidRPr="00000000">
        <w:rPr>
          <w:rtl w:val="0"/>
        </w:rPr>
      </w:r>
    </w:p>
    <w:p w:rsidR="00000000" w:rsidDel="00000000" w:rsidP="00000000" w:rsidRDefault="00000000" w:rsidRPr="00000000" w14:paraId="00000928">
      <w:pPr>
        <w:pStyle w:val="Heading4"/>
        <w:rPr/>
      </w:pPr>
      <w:bookmarkStart w:colFirst="0" w:colLast="0" w:name="_heading=h.hghkdytk819o" w:id="89"/>
      <w:bookmarkEnd w:id="89"/>
      <w:r w:rsidDel="00000000" w:rsidR="00000000" w:rsidRPr="00000000">
        <w:rPr>
          <w:rtl w:val="0"/>
        </w:rPr>
        <w:t xml:space="preserve">Berstetz Fondalfon</w:t>
      </w:r>
    </w:p>
    <w:p w:rsidR="00000000" w:rsidDel="00000000" w:rsidP="00000000" w:rsidRDefault="00000000" w:rsidRPr="00000000" w14:paraId="00000929">
      <w:pPr>
        <w:rPr/>
      </w:pPr>
      <w:sdt>
        <w:sdtPr>
          <w:tag w:val="goog_rdk_687"/>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2A">
      <w:pPr>
        <w:ind w:left="720" w:firstLine="720"/>
        <w:rPr/>
      </w:pPr>
      <w:r w:rsidDel="00000000" w:rsidR="00000000" w:rsidRPr="00000000">
        <w:rPr>
          <w:rtl w:val="0"/>
        </w:rPr>
        <w:t xml:space="preserve">Japanese speech quirks:</w:t>
      </w:r>
    </w:p>
    <w:p w:rsidR="00000000" w:rsidDel="00000000" w:rsidP="00000000" w:rsidRDefault="00000000" w:rsidRPr="00000000" w14:paraId="0000092B">
      <w:pPr>
        <w:numPr>
          <w:ilvl w:val="0"/>
          <w:numId w:val="5"/>
        </w:numPr>
        <w:ind w:left="2520" w:hanging="360"/>
        <w:rPr/>
      </w:pPr>
      <w:sdt>
        <w:sdtPr>
          <w:tag w:val="goog_rdk_688"/>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2C">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2D">
      <w:pPr>
        <w:ind w:left="720" w:firstLine="720"/>
        <w:rPr/>
      </w:pPr>
      <w:r w:rsidDel="00000000" w:rsidR="00000000" w:rsidRPr="00000000">
        <w:rPr>
          <w:rtl w:val="0"/>
        </w:rPr>
        <w:t xml:space="preserve">English speech quirks:</w:t>
      </w:r>
    </w:p>
    <w:p w:rsidR="00000000" w:rsidDel="00000000" w:rsidP="00000000" w:rsidRDefault="00000000" w:rsidRPr="00000000" w14:paraId="0000092E">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2F">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30">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31">
      <w:pPr>
        <w:ind w:left="720" w:firstLine="720"/>
        <w:rPr/>
      </w:pPr>
      <w:r w:rsidDel="00000000" w:rsidR="00000000" w:rsidRPr="00000000">
        <w:rPr>
          <w:rtl w:val="0"/>
        </w:rPr>
        <w:t xml:space="preserve">Notes:</w:t>
      </w:r>
    </w:p>
    <w:p w:rsidR="00000000" w:rsidDel="00000000" w:rsidP="00000000" w:rsidRDefault="00000000" w:rsidRPr="00000000" w14:paraId="0000093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33">
      <w:pPr>
        <w:rPr>
          <w:b w:val="1"/>
        </w:rPr>
      </w:pPr>
      <w:r w:rsidDel="00000000" w:rsidR="00000000" w:rsidRPr="00000000">
        <w:rPr>
          <w:rtl w:val="0"/>
        </w:rPr>
      </w:r>
    </w:p>
    <w:p w:rsidR="00000000" w:rsidDel="00000000" w:rsidP="00000000" w:rsidRDefault="00000000" w:rsidRPr="00000000" w14:paraId="00000934">
      <w:pPr>
        <w:pStyle w:val="Heading4"/>
        <w:rPr/>
      </w:pPr>
      <w:bookmarkStart w:colFirst="0" w:colLast="0" w:name="_heading=h.msydmox6z87j" w:id="90"/>
      <w:bookmarkEnd w:id="90"/>
      <w:r w:rsidDel="00000000" w:rsidR="00000000" w:rsidRPr="00000000">
        <w:rPr>
          <w:rtl w:val="0"/>
        </w:rPr>
        <w:t xml:space="preserve">Lamia Godwin</w:t>
      </w:r>
    </w:p>
    <w:p w:rsidR="00000000" w:rsidDel="00000000" w:rsidP="00000000" w:rsidRDefault="00000000" w:rsidRPr="00000000" w14:paraId="00000935">
      <w:pPr>
        <w:rPr/>
      </w:pPr>
      <w:sdt>
        <w:sdtPr>
          <w:tag w:val="goog_rdk_689"/>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36">
      <w:pPr>
        <w:rPr/>
      </w:pPr>
      <w:r w:rsidDel="00000000" w:rsidR="00000000" w:rsidRPr="00000000">
        <w:rPr>
          <w:rtl w:val="0"/>
        </w:rPr>
        <w:tab/>
        <w:tab/>
        <w:t xml:space="preserve">Japanese speech quirks:</w:t>
      </w:r>
    </w:p>
    <w:p w:rsidR="00000000" w:rsidDel="00000000" w:rsidP="00000000" w:rsidRDefault="00000000" w:rsidRPr="00000000" w14:paraId="00000937">
      <w:pPr>
        <w:numPr>
          <w:ilvl w:val="0"/>
          <w:numId w:val="5"/>
        </w:numPr>
        <w:ind w:left="2520" w:hanging="360"/>
        <w:rPr/>
      </w:pPr>
      <w:sdt>
        <w:sdtPr>
          <w:tag w:val="goog_rdk_69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38">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39">
      <w:pPr>
        <w:numPr>
          <w:ilvl w:val="0"/>
          <w:numId w:val="5"/>
        </w:numPr>
        <w:ind w:left="2520" w:hanging="360"/>
        <w:rPr/>
      </w:pPr>
      <w:sdt>
        <w:sdtPr>
          <w:tag w:val="goog_rdk_691"/>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3A">
      <w:pPr>
        <w:ind w:left="1440" w:firstLine="0"/>
        <w:rPr/>
      </w:pPr>
      <w:r w:rsidDel="00000000" w:rsidR="00000000" w:rsidRPr="00000000">
        <w:rPr>
          <w:rtl w:val="0"/>
        </w:rPr>
        <w:t xml:space="preserve">English speech quirks:</w:t>
      </w:r>
    </w:p>
    <w:p w:rsidR="00000000" w:rsidDel="00000000" w:rsidP="00000000" w:rsidRDefault="00000000" w:rsidRPr="00000000" w14:paraId="0000093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3C">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3D">
      <w:pPr>
        <w:ind w:left="1440" w:firstLine="0"/>
        <w:rPr/>
      </w:pPr>
      <w:r w:rsidDel="00000000" w:rsidR="00000000" w:rsidRPr="00000000">
        <w:rPr>
          <w:rtl w:val="0"/>
        </w:rPr>
        <w:t xml:space="preserve">Notes:</w:t>
      </w:r>
    </w:p>
    <w:p w:rsidR="00000000" w:rsidDel="00000000" w:rsidP="00000000" w:rsidRDefault="00000000" w:rsidRPr="00000000" w14:paraId="0000093E">
      <w:pPr>
        <w:numPr>
          <w:ilvl w:val="0"/>
          <w:numId w:val="5"/>
        </w:numPr>
        <w:ind w:left="2520" w:hanging="360"/>
        <w:rPr/>
      </w:pPr>
      <w:sdt>
        <w:sdtPr>
          <w:tag w:val="goog_rdk_692"/>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3F">
      <w:pPr>
        <w:rPr>
          <w:b w:val="1"/>
        </w:rPr>
      </w:pPr>
      <w:r w:rsidDel="00000000" w:rsidR="00000000" w:rsidRPr="00000000">
        <w:rPr>
          <w:rtl w:val="0"/>
        </w:rPr>
      </w:r>
    </w:p>
    <w:p w:rsidR="00000000" w:rsidDel="00000000" w:rsidP="00000000" w:rsidRDefault="00000000" w:rsidRPr="00000000" w14:paraId="00000940">
      <w:pPr>
        <w:pStyle w:val="Heading4"/>
        <w:rPr/>
      </w:pPr>
      <w:bookmarkStart w:colFirst="0" w:colLast="0" w:name="_heading=h.is9ahgrsmtfw" w:id="91"/>
      <w:bookmarkEnd w:id="91"/>
      <w:r w:rsidDel="00000000" w:rsidR="00000000" w:rsidRPr="00000000">
        <w:rPr>
          <w:rtl w:val="0"/>
        </w:rPr>
        <w:t xml:space="preserve">Murkia Vollachia</w:t>
      </w:r>
    </w:p>
    <w:p w:rsidR="00000000" w:rsidDel="00000000" w:rsidP="00000000" w:rsidRDefault="00000000" w:rsidRPr="00000000" w14:paraId="00000941">
      <w:pPr>
        <w:rPr/>
      </w:pPr>
      <w:sdt>
        <w:sdtPr>
          <w:tag w:val="goog_rdk_693"/>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42">
      <w:pPr>
        <w:ind w:left="720" w:firstLine="720"/>
        <w:rPr/>
      </w:pPr>
      <w:r w:rsidDel="00000000" w:rsidR="00000000" w:rsidRPr="00000000">
        <w:rPr>
          <w:rtl w:val="0"/>
        </w:rPr>
        <w:t xml:space="preserve">Notes:</w:t>
      </w:r>
    </w:p>
    <w:p w:rsidR="00000000" w:rsidDel="00000000" w:rsidP="00000000" w:rsidRDefault="00000000" w:rsidRPr="00000000" w14:paraId="00000943">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44">
      <w:pPr>
        <w:numPr>
          <w:ilvl w:val="0"/>
          <w:numId w:val="5"/>
        </w:numPr>
        <w:ind w:left="2520" w:hanging="360"/>
        <w:rPr/>
      </w:pPr>
      <w:sdt>
        <w:sdtPr>
          <w:tag w:val="goog_rdk_694"/>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45">
      <w:pPr>
        <w:rPr>
          <w:b w:val="1"/>
        </w:rPr>
      </w:pPr>
      <w:r w:rsidDel="00000000" w:rsidR="00000000" w:rsidRPr="00000000">
        <w:rPr>
          <w:rtl w:val="0"/>
        </w:rPr>
      </w:r>
    </w:p>
    <w:p w:rsidR="00000000" w:rsidDel="00000000" w:rsidP="00000000" w:rsidRDefault="00000000" w:rsidRPr="00000000" w14:paraId="00000946">
      <w:pPr>
        <w:pStyle w:val="Heading4"/>
        <w:rPr/>
      </w:pPr>
      <w:bookmarkStart w:colFirst="0" w:colLast="0" w:name="_heading=h.owwf0djxn6ge" w:id="92"/>
      <w:bookmarkEnd w:id="92"/>
      <w:r w:rsidDel="00000000" w:rsidR="00000000" w:rsidRPr="00000000">
        <w:rPr>
          <w:rtl w:val="0"/>
        </w:rPr>
        <w:t xml:space="preserve">Serena Dracroy</w:t>
      </w:r>
    </w:p>
    <w:p w:rsidR="00000000" w:rsidDel="00000000" w:rsidP="00000000" w:rsidRDefault="00000000" w:rsidRPr="00000000" w14:paraId="00000947">
      <w:pPr>
        <w:rPr/>
      </w:pPr>
      <w:sdt>
        <w:sdtPr>
          <w:tag w:val="goog_rdk_695"/>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48">
      <w:pPr>
        <w:ind w:left="720" w:firstLine="720"/>
        <w:rPr/>
      </w:pPr>
      <w:r w:rsidDel="00000000" w:rsidR="00000000" w:rsidRPr="00000000">
        <w:rPr>
          <w:rtl w:val="0"/>
        </w:rPr>
        <w:t xml:space="preserve">Japanese speech quirks:</w:t>
      </w:r>
    </w:p>
    <w:p w:rsidR="00000000" w:rsidDel="00000000" w:rsidP="00000000" w:rsidRDefault="00000000" w:rsidRPr="00000000" w14:paraId="00000949">
      <w:pPr>
        <w:numPr>
          <w:ilvl w:val="0"/>
          <w:numId w:val="5"/>
        </w:numPr>
        <w:ind w:left="2520" w:hanging="360"/>
        <w:rPr/>
      </w:pPr>
      <w:sdt>
        <w:sdtPr>
          <w:tag w:val="goog_rdk_69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4A">
      <w:pPr>
        <w:ind w:left="720" w:firstLine="720"/>
        <w:rPr/>
      </w:pPr>
      <w:r w:rsidDel="00000000" w:rsidR="00000000" w:rsidRPr="00000000">
        <w:rPr>
          <w:rtl w:val="0"/>
        </w:rPr>
        <w:t xml:space="preserve">English speech quirks:</w:t>
      </w:r>
    </w:p>
    <w:p w:rsidR="00000000" w:rsidDel="00000000" w:rsidP="00000000" w:rsidRDefault="00000000" w:rsidRPr="00000000" w14:paraId="0000094B">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4C">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4D">
      <w:pPr>
        <w:ind w:left="720" w:firstLine="720"/>
        <w:rPr/>
      </w:pPr>
      <w:r w:rsidDel="00000000" w:rsidR="00000000" w:rsidRPr="00000000">
        <w:rPr>
          <w:rtl w:val="0"/>
        </w:rPr>
        <w:t xml:space="preserve">Notes:</w:t>
      </w:r>
    </w:p>
    <w:p w:rsidR="00000000" w:rsidDel="00000000" w:rsidP="00000000" w:rsidRDefault="00000000" w:rsidRPr="00000000" w14:paraId="0000094E">
      <w:pPr>
        <w:numPr>
          <w:ilvl w:val="0"/>
          <w:numId w:val="5"/>
        </w:numPr>
        <w:ind w:left="2520" w:hanging="360"/>
        <w:rPr/>
      </w:pPr>
      <w:sdt>
        <w:sdtPr>
          <w:tag w:val="goog_rdk_697"/>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4F">
      <w:pPr>
        <w:ind w:left="0" w:firstLine="0"/>
        <w:rPr/>
      </w:pPr>
      <w:r w:rsidDel="00000000" w:rsidR="00000000" w:rsidRPr="00000000">
        <w:rPr>
          <w:rtl w:val="0"/>
        </w:rPr>
      </w:r>
    </w:p>
    <w:p w:rsidR="00000000" w:rsidDel="00000000" w:rsidP="00000000" w:rsidRDefault="00000000" w:rsidRPr="00000000" w14:paraId="00000950">
      <w:pPr>
        <w:pStyle w:val="Heading4"/>
        <w:rPr/>
      </w:pPr>
      <w:bookmarkStart w:colFirst="0" w:colLast="0" w:name="_heading=h.ltnskes1ye30" w:id="93"/>
      <w:bookmarkEnd w:id="93"/>
      <w:r w:rsidDel="00000000" w:rsidR="00000000" w:rsidRPr="00000000">
        <w:rPr>
          <w:rtl w:val="0"/>
        </w:rPr>
        <w:t xml:space="preserve">Stride Vollachia (WIP)</w:t>
      </w:r>
    </w:p>
    <w:p w:rsidR="00000000" w:rsidDel="00000000" w:rsidP="00000000" w:rsidRDefault="00000000" w:rsidRPr="00000000" w14:paraId="00000951">
      <w:pPr>
        <w:rPr/>
      </w:pPr>
      <w:sdt>
        <w:sdtPr>
          <w:tag w:val="goog_rdk_698"/>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52">
      <w:pPr>
        <w:rPr/>
      </w:pPr>
      <w:r w:rsidDel="00000000" w:rsidR="00000000" w:rsidRPr="00000000">
        <w:rPr>
          <w:rtl w:val="0"/>
        </w:rPr>
        <w:tab/>
        <w:tab/>
        <w:t xml:space="preserve">Japanese speech quirks:</w:t>
      </w:r>
    </w:p>
    <w:p w:rsidR="00000000" w:rsidDel="00000000" w:rsidP="00000000" w:rsidRDefault="00000000" w:rsidRPr="00000000" w14:paraId="00000953">
      <w:pPr>
        <w:numPr>
          <w:ilvl w:val="0"/>
          <w:numId w:val="5"/>
        </w:numPr>
        <w:ind w:left="2520" w:hanging="360"/>
        <w:rPr/>
      </w:pPr>
      <w:sdt>
        <w:sdtPr>
          <w:tag w:val="goog_rdk_699"/>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54">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55">
      <w:pPr>
        <w:ind w:left="1440" w:firstLine="0"/>
        <w:rPr/>
      </w:pPr>
      <w:r w:rsidDel="00000000" w:rsidR="00000000" w:rsidRPr="00000000">
        <w:rPr>
          <w:rtl w:val="0"/>
        </w:rPr>
        <w:t xml:space="preserve">English speech quirks:</w:t>
      </w:r>
    </w:p>
    <w:p w:rsidR="00000000" w:rsidDel="00000000" w:rsidP="00000000" w:rsidRDefault="00000000" w:rsidRPr="00000000" w14:paraId="00000956">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57">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58">
      <w:pPr>
        <w:ind w:left="1440" w:firstLine="0"/>
        <w:rPr/>
      </w:pPr>
      <w:r w:rsidDel="00000000" w:rsidR="00000000" w:rsidRPr="00000000">
        <w:rPr>
          <w:rtl w:val="0"/>
        </w:rPr>
        <w:t xml:space="preserve">Notes:</w:t>
      </w:r>
    </w:p>
    <w:p w:rsidR="00000000" w:rsidDel="00000000" w:rsidP="00000000" w:rsidRDefault="00000000" w:rsidRPr="00000000" w14:paraId="0000095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pStyle w:val="Heading4"/>
        <w:rPr/>
      </w:pPr>
      <w:bookmarkStart w:colFirst="0" w:colLast="0" w:name="_heading=h.y9cm1tsccw6s" w:id="94"/>
      <w:bookmarkEnd w:id="94"/>
      <w:r w:rsidDel="00000000" w:rsidR="00000000" w:rsidRPr="00000000">
        <w:rPr>
          <w:rtl w:val="0"/>
        </w:rPr>
        <w:t xml:space="preserve">Ubilk</w:t>
      </w:r>
    </w:p>
    <w:p w:rsidR="00000000" w:rsidDel="00000000" w:rsidP="00000000" w:rsidRDefault="00000000" w:rsidRPr="00000000" w14:paraId="0000095C">
      <w:pPr>
        <w:rPr/>
      </w:pPr>
      <w:r w:rsidDel="00000000" w:rsidR="00000000" w:rsidRPr="00000000">
        <w:rPr>
          <w:rtl w:val="0"/>
        </w:rPr>
        <w:tab/>
        <w:tab/>
        <w:t xml:space="preserve">Name in Japanese: </w:t>
      </w:r>
      <w:sdt>
        <w:sdtPr>
          <w:tag w:val="goog_rdk_700"/>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5D">
      <w:pPr>
        <w:rPr/>
      </w:pPr>
      <w:r w:rsidDel="00000000" w:rsidR="00000000" w:rsidRPr="00000000">
        <w:rPr>
          <w:rtl w:val="0"/>
        </w:rPr>
        <w:tab/>
        <w:tab/>
        <w:t xml:space="preserve">Japanese speech quirks:</w:t>
      </w:r>
    </w:p>
    <w:p w:rsidR="00000000" w:rsidDel="00000000" w:rsidP="00000000" w:rsidRDefault="00000000" w:rsidRPr="00000000" w14:paraId="0000095E">
      <w:pPr>
        <w:numPr>
          <w:ilvl w:val="0"/>
          <w:numId w:val="5"/>
        </w:numPr>
        <w:ind w:left="2520" w:hanging="360"/>
        <w:rPr/>
      </w:pPr>
      <w:sdt>
        <w:sdtPr>
          <w:tag w:val="goog_rdk_701"/>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5F">
      <w:pPr>
        <w:numPr>
          <w:ilvl w:val="0"/>
          <w:numId w:val="5"/>
        </w:numPr>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60">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61">
      <w:pPr>
        <w:ind w:left="1440" w:firstLine="0"/>
        <w:rPr/>
      </w:pPr>
      <w:r w:rsidDel="00000000" w:rsidR="00000000" w:rsidRPr="00000000">
        <w:rPr>
          <w:rtl w:val="0"/>
        </w:rPr>
        <w:t xml:space="preserve">English speech quirks:</w:t>
      </w:r>
    </w:p>
    <w:p w:rsidR="00000000" w:rsidDel="00000000" w:rsidP="00000000" w:rsidRDefault="00000000" w:rsidRPr="00000000" w14:paraId="00000962">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63">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64">
      <w:pPr>
        <w:numPr>
          <w:ilvl w:val="0"/>
          <w:numId w:val="5"/>
        </w:numPr>
        <w:ind w:left="2520" w:hanging="360"/>
        <w:rPr/>
      </w:pPr>
      <w:sdt>
        <w:sdtPr>
          <w:tag w:val="goog_rdk_703"/>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65">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04"/>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66">
      <w:pPr>
        <w:ind w:left="1440" w:firstLine="0"/>
        <w:rPr/>
      </w:pPr>
      <w:r w:rsidDel="00000000" w:rsidR="00000000" w:rsidRPr="00000000">
        <w:rPr>
          <w:rtl w:val="0"/>
        </w:rPr>
        <w:t xml:space="preserve">Notes:</w:t>
      </w:r>
    </w:p>
    <w:p w:rsidR="00000000" w:rsidDel="00000000" w:rsidP="00000000" w:rsidRDefault="00000000" w:rsidRPr="00000000" w14:paraId="0000096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pStyle w:val="Heading4"/>
        <w:rPr/>
      </w:pPr>
      <w:bookmarkStart w:colFirst="0" w:colLast="0" w:name="_heading=h.gjhlnzelq8d5" w:id="95"/>
      <w:bookmarkEnd w:id="95"/>
      <w:r w:rsidDel="00000000" w:rsidR="00000000" w:rsidRPr="00000000">
        <w:rPr>
          <w:rtl w:val="0"/>
        </w:rPr>
        <w:t xml:space="preserve">Vincent Vollachia (aka Abel)</w:t>
      </w:r>
    </w:p>
    <w:p w:rsidR="00000000" w:rsidDel="00000000" w:rsidP="00000000" w:rsidRDefault="00000000" w:rsidRPr="00000000" w14:paraId="0000096A">
      <w:pPr>
        <w:rPr/>
      </w:pPr>
      <w:sdt>
        <w:sdtPr>
          <w:tag w:val="goog_rdk_705"/>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96B">
      <w:pPr>
        <w:rPr/>
      </w:pPr>
      <w:r w:rsidDel="00000000" w:rsidR="00000000" w:rsidRPr="00000000">
        <w:rPr>
          <w:rtl w:val="0"/>
        </w:rPr>
        <w:tab/>
        <w:tab/>
        <w:t xml:space="preserve">Japanese speech quirks:</w:t>
      </w:r>
    </w:p>
    <w:p w:rsidR="00000000" w:rsidDel="00000000" w:rsidP="00000000" w:rsidRDefault="00000000" w:rsidRPr="00000000" w14:paraId="0000096C">
      <w:pPr>
        <w:widowControl w:val="0"/>
        <w:numPr>
          <w:ilvl w:val="0"/>
          <w:numId w:val="5"/>
        </w:numPr>
        <w:spacing w:line="240" w:lineRule="auto"/>
        <w:ind w:left="2520" w:hanging="360"/>
        <w:rPr/>
      </w:pPr>
      <w:sdt>
        <w:sdtPr>
          <w:tag w:val="goog_rdk_706"/>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96D">
      <w:pPr>
        <w:numPr>
          <w:ilvl w:val="0"/>
          <w:numId w:val="5"/>
        </w:numPr>
        <w:ind w:left="2520" w:hanging="360"/>
      </w:pPr>
      <w:sdt>
        <w:sdtPr>
          <w:tag w:val="goog_rdk_707"/>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96E">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96F">
      <w:pPr>
        <w:ind w:left="1440" w:firstLine="0"/>
        <w:rPr/>
      </w:pPr>
      <w:r w:rsidDel="00000000" w:rsidR="00000000" w:rsidRPr="00000000">
        <w:rPr>
          <w:rtl w:val="0"/>
        </w:rPr>
        <w:t xml:space="preserve">English speech quirks:</w:t>
      </w:r>
    </w:p>
    <w:p w:rsidR="00000000" w:rsidDel="00000000" w:rsidP="00000000" w:rsidRDefault="00000000" w:rsidRPr="00000000" w14:paraId="00000970">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971">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72">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973">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974">
      <w:pPr>
        <w:ind w:left="1440" w:firstLine="0"/>
        <w:rPr/>
      </w:pPr>
      <w:r w:rsidDel="00000000" w:rsidR="00000000" w:rsidRPr="00000000">
        <w:rPr>
          <w:rtl w:val="0"/>
        </w:rPr>
        <w:t xml:space="preserve">Notes:</w:t>
      </w:r>
    </w:p>
    <w:p w:rsidR="00000000" w:rsidDel="00000000" w:rsidP="00000000" w:rsidRDefault="00000000" w:rsidRPr="00000000" w14:paraId="00000975">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976">
      <w:pPr>
        <w:numPr>
          <w:ilvl w:val="0"/>
          <w:numId w:val="5"/>
        </w:numPr>
        <w:ind w:left="2520" w:hanging="360"/>
        <w:rPr/>
      </w:pPr>
      <w:sdt>
        <w:sdtPr>
          <w:tag w:val="goog_rdk_708"/>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977">
      <w:pPr>
        <w:numPr>
          <w:ilvl w:val="0"/>
          <w:numId w:val="5"/>
        </w:numPr>
        <w:ind w:left="2520" w:hanging="360"/>
        <w:rPr>
          <w:u w:val="none"/>
        </w:rPr>
      </w:pPr>
      <w:sdt>
        <w:sdtPr>
          <w:tag w:val="goog_rdk_709"/>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978">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979">
      <w:pPr>
        <w:numPr>
          <w:ilvl w:val="1"/>
          <w:numId w:val="5"/>
        </w:numPr>
        <w:ind w:left="3240" w:hanging="360"/>
        <w:rPr/>
      </w:pPr>
      <w:sdt>
        <w:sdtPr>
          <w:tag w:val="goog_rdk_710"/>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97A">
      <w:pPr>
        <w:numPr>
          <w:ilvl w:val="1"/>
          <w:numId w:val="5"/>
        </w:numPr>
        <w:ind w:left="3240" w:hanging="360"/>
        <w:rPr/>
      </w:pPr>
      <w:sdt>
        <w:sdtPr>
          <w:tag w:val="goog_rdk_711"/>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97B">
      <w:pPr>
        <w:ind w:left="3240" w:firstLine="0"/>
        <w:rPr/>
      </w:pPr>
      <w:r w:rsidDel="00000000" w:rsidR="00000000" w:rsidRPr="00000000">
        <w:rPr>
          <w:rtl w:val="0"/>
        </w:rPr>
      </w:r>
    </w:p>
    <w:p w:rsidR="00000000" w:rsidDel="00000000" w:rsidP="00000000" w:rsidRDefault="00000000" w:rsidRPr="00000000" w14:paraId="0000097C">
      <w:pPr>
        <w:pStyle w:val="Heading4"/>
        <w:rPr/>
      </w:pPr>
      <w:bookmarkStart w:colFirst="0" w:colLast="0" w:name="_heading=h.bn2urnv3ry7g" w:id="96"/>
      <w:bookmarkEnd w:id="96"/>
      <w:r w:rsidDel="00000000" w:rsidR="00000000" w:rsidRPr="00000000">
        <w:rPr>
          <w:rtl w:val="0"/>
        </w:rPr>
        <w:t xml:space="preserve">Eugard Vollachia</w:t>
      </w:r>
    </w:p>
    <w:p w:rsidR="00000000" w:rsidDel="00000000" w:rsidP="00000000" w:rsidRDefault="00000000" w:rsidRPr="00000000" w14:paraId="0000097D">
      <w:pPr>
        <w:rPr/>
      </w:pPr>
      <w:sdt>
        <w:sdtPr>
          <w:tag w:val="goog_rdk_712"/>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97E">
      <w:pPr>
        <w:rPr/>
      </w:pPr>
      <w:r w:rsidDel="00000000" w:rsidR="00000000" w:rsidRPr="00000000">
        <w:rPr>
          <w:rtl w:val="0"/>
        </w:rPr>
        <w:tab/>
        <w:tab/>
        <w:t xml:space="preserve">Japanese speech quirks:</w:t>
      </w:r>
    </w:p>
    <w:p w:rsidR="00000000" w:rsidDel="00000000" w:rsidP="00000000" w:rsidRDefault="00000000" w:rsidRPr="00000000" w14:paraId="0000097F">
      <w:pPr>
        <w:numPr>
          <w:ilvl w:val="0"/>
          <w:numId w:val="5"/>
        </w:numPr>
        <w:ind w:left="2520" w:hanging="360"/>
      </w:pPr>
      <w:sdt>
        <w:sdtPr>
          <w:tag w:val="goog_rdk_713"/>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80">
      <w:pPr>
        <w:widowControl w:val="0"/>
        <w:numPr>
          <w:ilvl w:val="0"/>
          <w:numId w:val="5"/>
        </w:numPr>
        <w:spacing w:line="240" w:lineRule="auto"/>
        <w:ind w:left="2520" w:hanging="360"/>
      </w:pPr>
      <w:sdt>
        <w:sdtPr>
          <w:tag w:val="goog_rdk_714"/>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981">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982">
      <w:pPr>
        <w:ind w:left="1440" w:firstLine="0"/>
        <w:rPr/>
      </w:pPr>
      <w:r w:rsidDel="00000000" w:rsidR="00000000" w:rsidRPr="00000000">
        <w:rPr>
          <w:rtl w:val="0"/>
        </w:rPr>
        <w:t xml:space="preserve">English speech quirks:</w:t>
      </w:r>
    </w:p>
    <w:p w:rsidR="00000000" w:rsidDel="00000000" w:rsidP="00000000" w:rsidRDefault="00000000" w:rsidRPr="00000000" w14:paraId="00000983">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984">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985">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986">
      <w:pPr>
        <w:ind w:left="1440" w:firstLine="0"/>
        <w:rPr/>
      </w:pPr>
      <w:r w:rsidDel="00000000" w:rsidR="00000000" w:rsidRPr="00000000">
        <w:rPr>
          <w:rtl w:val="0"/>
        </w:rPr>
        <w:t xml:space="preserve">Notes:</w:t>
      </w:r>
    </w:p>
    <w:p w:rsidR="00000000" w:rsidDel="00000000" w:rsidP="00000000" w:rsidRDefault="00000000" w:rsidRPr="00000000" w14:paraId="00000987">
      <w:pPr>
        <w:numPr>
          <w:ilvl w:val="0"/>
          <w:numId w:val="5"/>
        </w:numPr>
        <w:ind w:left="2520" w:hanging="360"/>
      </w:pPr>
      <w:sdt>
        <w:sdtPr>
          <w:tag w:val="goog_rdk_715"/>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988">
      <w:pPr>
        <w:numPr>
          <w:ilvl w:val="0"/>
          <w:numId w:val="5"/>
        </w:numPr>
        <w:ind w:left="2520" w:hanging="360"/>
        <w:rPr>
          <w:u w:val="none"/>
        </w:rPr>
      </w:pPr>
      <w:sdt>
        <w:sdtPr>
          <w:tag w:val="goog_rdk_716"/>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b w:val="1"/>
        </w:rPr>
      </w:pPr>
      <w:r w:rsidDel="00000000" w:rsidR="00000000" w:rsidRPr="00000000">
        <w:rPr>
          <w:rtl w:val="0"/>
        </w:rPr>
      </w:r>
    </w:p>
    <w:p w:rsidR="00000000" w:rsidDel="00000000" w:rsidP="00000000" w:rsidRDefault="00000000" w:rsidRPr="00000000" w14:paraId="0000098B">
      <w:pPr>
        <w:pStyle w:val="Heading3"/>
        <w:rPr/>
      </w:pPr>
      <w:bookmarkStart w:colFirst="0" w:colLast="0" w:name="_heading=h.au4cpjkbsfqu" w:id="97"/>
      <w:bookmarkEnd w:id="97"/>
      <w:r w:rsidDel="00000000" w:rsidR="00000000" w:rsidRPr="00000000">
        <w:rPr>
          <w:rtl w:val="0"/>
        </w:rPr>
        <w:t xml:space="preserve">Nine Divine Generals</w:t>
      </w:r>
    </w:p>
    <w:p w:rsidR="00000000" w:rsidDel="00000000" w:rsidP="00000000" w:rsidRDefault="00000000" w:rsidRPr="00000000" w14:paraId="0000098C">
      <w:pPr>
        <w:rPr>
          <w:b w:val="1"/>
        </w:rPr>
      </w:pPr>
      <w:r w:rsidDel="00000000" w:rsidR="00000000" w:rsidRPr="00000000">
        <w:rPr>
          <w:rtl w:val="0"/>
        </w:rPr>
      </w:r>
    </w:p>
    <w:p w:rsidR="00000000" w:rsidDel="00000000" w:rsidP="00000000" w:rsidRDefault="00000000" w:rsidRPr="00000000" w14:paraId="0000098D">
      <w:pPr>
        <w:pStyle w:val="Heading4"/>
        <w:ind w:left="720" w:firstLine="0"/>
        <w:rPr/>
      </w:pPr>
      <w:bookmarkStart w:colFirst="0" w:colLast="0" w:name="_heading=h.yzeq2hapns3k" w:id="98"/>
      <w:bookmarkEnd w:id="98"/>
      <w:r w:rsidDel="00000000" w:rsidR="00000000" w:rsidRPr="00000000">
        <w:rPr>
          <w:rtl w:val="0"/>
        </w:rPr>
        <w:t xml:space="preserve">Arakiya</w:t>
      </w:r>
    </w:p>
    <w:p w:rsidR="00000000" w:rsidDel="00000000" w:rsidP="00000000" w:rsidRDefault="00000000" w:rsidRPr="00000000" w14:paraId="0000098E">
      <w:pPr>
        <w:rPr/>
      </w:pPr>
      <w:sdt>
        <w:sdtPr>
          <w:tag w:val="goog_rdk_717"/>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98F">
      <w:pPr>
        <w:rPr/>
      </w:pPr>
      <w:r w:rsidDel="00000000" w:rsidR="00000000" w:rsidRPr="00000000">
        <w:rPr>
          <w:rtl w:val="0"/>
        </w:rPr>
        <w:tab/>
        <w:tab/>
        <w:t xml:space="preserve">Japanese speech quirks:</w:t>
      </w:r>
    </w:p>
    <w:p w:rsidR="00000000" w:rsidDel="00000000" w:rsidP="00000000" w:rsidRDefault="00000000" w:rsidRPr="00000000" w14:paraId="00000990">
      <w:pPr>
        <w:numPr>
          <w:ilvl w:val="0"/>
          <w:numId w:val="5"/>
        </w:numPr>
        <w:ind w:left="2520" w:hanging="360"/>
        <w:rPr/>
      </w:pPr>
      <w:sdt>
        <w:sdtPr>
          <w:tag w:val="goog_rdk_718"/>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991">
      <w:pPr>
        <w:ind w:left="1440" w:firstLine="0"/>
        <w:rPr/>
      </w:pPr>
      <w:r w:rsidDel="00000000" w:rsidR="00000000" w:rsidRPr="00000000">
        <w:rPr>
          <w:rtl w:val="0"/>
        </w:rPr>
        <w:t xml:space="preserve">English speech quirks:</w:t>
      </w:r>
    </w:p>
    <w:p w:rsidR="00000000" w:rsidDel="00000000" w:rsidP="00000000" w:rsidRDefault="00000000" w:rsidRPr="00000000" w14:paraId="00000992">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993">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994">
      <w:pPr>
        <w:ind w:left="1440" w:firstLine="0"/>
        <w:rPr/>
      </w:pPr>
      <w:r w:rsidDel="00000000" w:rsidR="00000000" w:rsidRPr="00000000">
        <w:rPr>
          <w:rtl w:val="0"/>
        </w:rPr>
        <w:t xml:space="preserve">Notes:</w:t>
      </w:r>
    </w:p>
    <w:p w:rsidR="00000000" w:rsidDel="00000000" w:rsidP="00000000" w:rsidRDefault="00000000" w:rsidRPr="00000000" w14:paraId="00000995">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96">
      <w:pPr>
        <w:rPr>
          <w:b w:val="1"/>
        </w:rPr>
      </w:pPr>
      <w:r w:rsidDel="00000000" w:rsidR="00000000" w:rsidRPr="00000000">
        <w:rPr>
          <w:rtl w:val="0"/>
        </w:rPr>
      </w:r>
    </w:p>
    <w:p w:rsidR="00000000" w:rsidDel="00000000" w:rsidP="00000000" w:rsidRDefault="00000000" w:rsidRPr="00000000" w14:paraId="00000997">
      <w:pPr>
        <w:pStyle w:val="Heading4"/>
        <w:ind w:left="720" w:firstLine="0"/>
        <w:rPr/>
      </w:pPr>
      <w:bookmarkStart w:colFirst="0" w:colLast="0" w:name="_heading=h.c0zv5mmqgool" w:id="99"/>
      <w:bookmarkEnd w:id="99"/>
      <w:r w:rsidDel="00000000" w:rsidR="00000000" w:rsidRPr="00000000">
        <w:rPr>
          <w:rtl w:val="0"/>
        </w:rPr>
        <w:t xml:space="preserve">Balleroy Temeglyph</w:t>
      </w:r>
    </w:p>
    <w:p w:rsidR="00000000" w:rsidDel="00000000" w:rsidP="00000000" w:rsidRDefault="00000000" w:rsidRPr="00000000" w14:paraId="00000998">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999">
      <w:pPr>
        <w:ind w:left="720" w:firstLine="720"/>
        <w:rPr/>
      </w:pPr>
      <w:r w:rsidDel="00000000" w:rsidR="00000000" w:rsidRPr="00000000">
        <w:rPr>
          <w:rtl w:val="0"/>
        </w:rPr>
        <w:t xml:space="preserve">Japanese speech quirks:</w:t>
      </w:r>
    </w:p>
    <w:p w:rsidR="00000000" w:rsidDel="00000000" w:rsidP="00000000" w:rsidRDefault="00000000" w:rsidRPr="00000000" w14:paraId="0000099A">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99B">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99C">
      <w:pPr>
        <w:ind w:left="720" w:firstLine="720"/>
        <w:rPr/>
      </w:pPr>
      <w:r w:rsidDel="00000000" w:rsidR="00000000" w:rsidRPr="00000000">
        <w:rPr>
          <w:rtl w:val="0"/>
        </w:rPr>
        <w:t xml:space="preserve">English speech quirks:</w:t>
      </w:r>
    </w:p>
    <w:p w:rsidR="00000000" w:rsidDel="00000000" w:rsidP="00000000" w:rsidRDefault="00000000" w:rsidRPr="00000000" w14:paraId="0000099D">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99E">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99F">
      <w:pPr>
        <w:ind w:left="720" w:firstLine="720"/>
        <w:rPr/>
      </w:pPr>
      <w:r w:rsidDel="00000000" w:rsidR="00000000" w:rsidRPr="00000000">
        <w:rPr>
          <w:rtl w:val="0"/>
        </w:rPr>
        <w:t xml:space="preserve">Notes:</w:t>
      </w:r>
    </w:p>
    <w:p w:rsidR="00000000" w:rsidDel="00000000" w:rsidP="00000000" w:rsidRDefault="00000000" w:rsidRPr="00000000" w14:paraId="000009A0">
      <w:pPr>
        <w:numPr>
          <w:ilvl w:val="0"/>
          <w:numId w:val="5"/>
        </w:numPr>
        <w:ind w:left="2520" w:hanging="360"/>
        <w:rPr/>
      </w:pPr>
      <w:sdt>
        <w:sdtPr>
          <w:tag w:val="goog_rdk_721"/>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22"/>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9A1">
      <w:pPr>
        <w:rPr>
          <w:b w:val="1"/>
        </w:rPr>
      </w:pPr>
      <w:r w:rsidDel="00000000" w:rsidR="00000000" w:rsidRPr="00000000">
        <w:rPr>
          <w:rtl w:val="0"/>
        </w:rPr>
      </w:r>
    </w:p>
    <w:p w:rsidR="00000000" w:rsidDel="00000000" w:rsidP="00000000" w:rsidRDefault="00000000" w:rsidRPr="00000000" w14:paraId="000009A2">
      <w:pPr>
        <w:pStyle w:val="Heading4"/>
        <w:ind w:left="720" w:firstLine="0"/>
        <w:rPr/>
      </w:pPr>
      <w:bookmarkStart w:colFirst="0" w:colLast="0" w:name="_heading=h.bdrb2dex443n" w:id="100"/>
      <w:bookmarkEnd w:id="100"/>
      <w:r w:rsidDel="00000000" w:rsidR="00000000" w:rsidRPr="00000000">
        <w:rPr>
          <w:rtl w:val="0"/>
        </w:rPr>
        <w:t xml:space="preserve">Cecilus Segmunt</w:t>
      </w:r>
    </w:p>
    <w:p w:rsidR="00000000" w:rsidDel="00000000" w:rsidP="00000000" w:rsidRDefault="00000000" w:rsidRPr="00000000" w14:paraId="000009A3">
      <w:pPr>
        <w:rPr/>
      </w:pPr>
      <w:sdt>
        <w:sdtPr>
          <w:tag w:val="goog_rdk_723"/>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9A4">
      <w:pPr>
        <w:ind w:left="720" w:firstLine="720"/>
        <w:rPr/>
      </w:pPr>
      <w:r w:rsidDel="00000000" w:rsidR="00000000" w:rsidRPr="00000000">
        <w:rPr>
          <w:rtl w:val="0"/>
        </w:rPr>
        <w:t xml:space="preserve">Japanese speech quirks:</w:t>
      </w:r>
    </w:p>
    <w:p w:rsidR="00000000" w:rsidDel="00000000" w:rsidP="00000000" w:rsidRDefault="00000000" w:rsidRPr="00000000" w14:paraId="000009A5">
      <w:pPr>
        <w:numPr>
          <w:ilvl w:val="0"/>
          <w:numId w:val="5"/>
        </w:numPr>
        <w:ind w:left="2520" w:hanging="360"/>
        <w:rPr/>
      </w:pPr>
      <w:sdt>
        <w:sdtPr>
          <w:tag w:val="goog_rdk_724"/>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A6">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9A7">
      <w:pPr>
        <w:rPr/>
      </w:pPr>
      <w:r w:rsidDel="00000000" w:rsidR="00000000" w:rsidRPr="00000000">
        <w:rPr>
          <w:rtl w:val="0"/>
        </w:rPr>
        <w:tab/>
        <w:tab/>
        <w:t xml:space="preserve">English speech quirks:</w:t>
      </w:r>
    </w:p>
    <w:p w:rsidR="00000000" w:rsidDel="00000000" w:rsidP="00000000" w:rsidRDefault="00000000" w:rsidRPr="00000000" w14:paraId="000009A8">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9A9">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9AA">
      <w:pPr>
        <w:numPr>
          <w:ilvl w:val="0"/>
          <w:numId w:val="5"/>
        </w:numPr>
        <w:ind w:left="2520" w:hanging="360"/>
        <w:rPr/>
      </w:pPr>
      <w:sdt>
        <w:sdtPr>
          <w:tag w:val="goog_rdk_725"/>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9AB">
      <w:pPr>
        <w:numPr>
          <w:ilvl w:val="0"/>
          <w:numId w:val="5"/>
        </w:numPr>
        <w:ind w:left="2520" w:hanging="360"/>
        <w:rPr/>
      </w:pPr>
      <w:sdt>
        <w:sdtPr>
          <w:tag w:val="goog_rdk_726"/>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9AC">
      <w:pPr>
        <w:numPr>
          <w:ilvl w:val="0"/>
          <w:numId w:val="5"/>
        </w:numPr>
        <w:ind w:left="2520" w:hanging="360"/>
        <w:rPr>
          <w:u w:val="none"/>
        </w:rPr>
      </w:pPr>
      <w:sdt>
        <w:sdtPr>
          <w:tag w:val="goog_rdk_727"/>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9AD">
      <w:pPr>
        <w:ind w:left="720" w:firstLine="720"/>
        <w:rPr/>
      </w:pPr>
      <w:r w:rsidDel="00000000" w:rsidR="00000000" w:rsidRPr="00000000">
        <w:rPr>
          <w:rtl w:val="0"/>
        </w:rPr>
        <w:t xml:space="preserve">Notes:</w:t>
      </w:r>
    </w:p>
    <w:p w:rsidR="00000000" w:rsidDel="00000000" w:rsidP="00000000" w:rsidRDefault="00000000" w:rsidRPr="00000000" w14:paraId="000009AE">
      <w:pPr>
        <w:numPr>
          <w:ilvl w:val="0"/>
          <w:numId w:val="5"/>
        </w:numPr>
        <w:ind w:left="2520" w:hanging="360"/>
        <w:rPr/>
      </w:pPr>
      <w:sdt>
        <w:sdtPr>
          <w:tag w:val="goog_rdk_728"/>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pStyle w:val="Heading4"/>
        <w:ind w:left="720" w:firstLine="0"/>
        <w:rPr/>
      </w:pPr>
      <w:bookmarkStart w:colFirst="0" w:colLast="0" w:name="_heading=h.8il3vnwlsx5x" w:id="101"/>
      <w:bookmarkEnd w:id="101"/>
      <w:r w:rsidDel="00000000" w:rsidR="00000000" w:rsidRPr="00000000">
        <w:rPr>
          <w:rtl w:val="0"/>
        </w:rPr>
        <w:t xml:space="preserve">Chisha Gold</w:t>
      </w:r>
    </w:p>
    <w:p w:rsidR="00000000" w:rsidDel="00000000" w:rsidP="00000000" w:rsidRDefault="00000000" w:rsidRPr="00000000" w14:paraId="000009B1">
      <w:pPr>
        <w:rPr/>
      </w:pPr>
      <w:sdt>
        <w:sdtPr>
          <w:tag w:val="goog_rdk_729"/>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9B2">
      <w:pPr>
        <w:rPr/>
      </w:pPr>
      <w:r w:rsidDel="00000000" w:rsidR="00000000" w:rsidRPr="00000000">
        <w:rPr>
          <w:rtl w:val="0"/>
        </w:rPr>
        <w:tab/>
        <w:tab/>
        <w:t xml:space="preserve">Japanese speech quirks:</w:t>
      </w:r>
    </w:p>
    <w:p w:rsidR="00000000" w:rsidDel="00000000" w:rsidP="00000000" w:rsidRDefault="00000000" w:rsidRPr="00000000" w14:paraId="000009B3">
      <w:pPr>
        <w:numPr>
          <w:ilvl w:val="0"/>
          <w:numId w:val="2"/>
        </w:numPr>
        <w:ind w:left="2880" w:hanging="360"/>
        <w:rPr>
          <w:rFonts w:ascii="Noto Sans Symbols" w:cs="Noto Sans Symbols" w:eastAsia="Noto Sans Symbols" w:hAnsi="Noto Sans Symbols"/>
        </w:rPr>
      </w:pPr>
      <w:sdt>
        <w:sdtPr>
          <w:tag w:val="goog_rdk_730"/>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9B4">
      <w:pPr>
        <w:numPr>
          <w:ilvl w:val="0"/>
          <w:numId w:val="2"/>
        </w:numPr>
        <w:ind w:left="2880" w:hanging="360"/>
        <w:rPr/>
      </w:pPr>
      <w:sdt>
        <w:sdtPr>
          <w:tag w:val="goog_rdk_731"/>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9B5">
      <w:pPr>
        <w:numPr>
          <w:ilvl w:val="0"/>
          <w:numId w:val="2"/>
        </w:numPr>
        <w:ind w:left="2880" w:hanging="360"/>
        <w:rPr/>
      </w:pPr>
      <w:sdt>
        <w:sdtPr>
          <w:tag w:val="goog_rdk_732"/>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9B6">
      <w:pPr>
        <w:ind w:left="1440" w:firstLine="0"/>
        <w:rPr/>
      </w:pPr>
      <w:r w:rsidDel="00000000" w:rsidR="00000000" w:rsidRPr="00000000">
        <w:rPr>
          <w:rtl w:val="0"/>
        </w:rPr>
        <w:t xml:space="preserve">English speech quirks:</w:t>
      </w:r>
    </w:p>
    <w:p w:rsidR="00000000" w:rsidDel="00000000" w:rsidP="00000000" w:rsidRDefault="00000000" w:rsidRPr="00000000" w14:paraId="000009B7">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9B8">
      <w:pPr>
        <w:numPr>
          <w:ilvl w:val="0"/>
          <w:numId w:val="2"/>
        </w:numPr>
        <w:ind w:left="2880" w:hanging="360"/>
        <w:rPr/>
      </w:pPr>
      <w:sdt>
        <w:sdtPr>
          <w:tag w:val="goog_rdk_733"/>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9B9">
      <w:pPr>
        <w:numPr>
          <w:ilvl w:val="1"/>
          <w:numId w:val="2"/>
        </w:numPr>
        <w:ind w:left="3600" w:hanging="360"/>
        <w:rPr/>
      </w:pPr>
      <w:sdt>
        <w:sdtPr>
          <w:tag w:val="goog_rdk_734"/>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9BA">
      <w:pPr>
        <w:ind w:left="720" w:firstLine="720"/>
        <w:rPr/>
      </w:pPr>
      <w:r w:rsidDel="00000000" w:rsidR="00000000" w:rsidRPr="00000000">
        <w:rPr>
          <w:rtl w:val="0"/>
        </w:rPr>
        <w:t xml:space="preserve">Notes:</w:t>
      </w:r>
    </w:p>
    <w:p w:rsidR="00000000" w:rsidDel="00000000" w:rsidP="00000000" w:rsidRDefault="00000000" w:rsidRPr="00000000" w14:paraId="000009BB">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9BC">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pStyle w:val="Heading4"/>
        <w:ind w:left="720" w:firstLine="0"/>
        <w:rPr/>
      </w:pPr>
      <w:bookmarkStart w:colFirst="0" w:colLast="0" w:name="_heading=h.p17ofutp96d2" w:id="102"/>
      <w:bookmarkEnd w:id="102"/>
      <w:r w:rsidDel="00000000" w:rsidR="00000000" w:rsidRPr="00000000">
        <w:rPr>
          <w:rtl w:val="0"/>
        </w:rPr>
        <w:t xml:space="preserve">Goz Ralfon</w:t>
      </w:r>
    </w:p>
    <w:p w:rsidR="00000000" w:rsidDel="00000000" w:rsidP="00000000" w:rsidRDefault="00000000" w:rsidRPr="00000000" w14:paraId="000009BF">
      <w:pPr>
        <w:rPr/>
      </w:pPr>
      <w:sdt>
        <w:sdtPr>
          <w:tag w:val="goog_rdk_736"/>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9C0">
      <w:pPr>
        <w:ind w:left="720" w:firstLine="720"/>
        <w:rPr/>
      </w:pPr>
      <w:r w:rsidDel="00000000" w:rsidR="00000000" w:rsidRPr="00000000">
        <w:rPr>
          <w:rtl w:val="0"/>
        </w:rPr>
        <w:t xml:space="preserve">Japanese speech quirks:</w:t>
      </w:r>
    </w:p>
    <w:p w:rsidR="00000000" w:rsidDel="00000000" w:rsidP="00000000" w:rsidRDefault="00000000" w:rsidRPr="00000000" w14:paraId="000009C1">
      <w:pPr>
        <w:numPr>
          <w:ilvl w:val="0"/>
          <w:numId w:val="5"/>
        </w:numPr>
        <w:ind w:left="2520" w:hanging="360"/>
        <w:rPr/>
      </w:pPr>
      <w:sdt>
        <w:sdtPr>
          <w:tag w:val="goog_rdk_737"/>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9C2">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9C3">
      <w:pPr>
        <w:ind w:left="1440" w:firstLine="0"/>
        <w:rPr/>
      </w:pPr>
      <w:r w:rsidDel="00000000" w:rsidR="00000000" w:rsidRPr="00000000">
        <w:rPr>
          <w:rtl w:val="0"/>
        </w:rPr>
        <w:t xml:space="preserve">English speech quirks:</w:t>
      </w:r>
    </w:p>
    <w:p w:rsidR="00000000" w:rsidDel="00000000" w:rsidP="00000000" w:rsidRDefault="00000000" w:rsidRPr="00000000" w14:paraId="000009C4">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C5">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9C6">
      <w:pPr>
        <w:ind w:left="720" w:firstLine="720"/>
        <w:rPr/>
      </w:pPr>
      <w:r w:rsidDel="00000000" w:rsidR="00000000" w:rsidRPr="00000000">
        <w:rPr>
          <w:rtl w:val="0"/>
        </w:rPr>
        <w:t xml:space="preserve">Notes:</w:t>
      </w:r>
    </w:p>
    <w:p w:rsidR="00000000" w:rsidDel="00000000" w:rsidP="00000000" w:rsidRDefault="00000000" w:rsidRPr="00000000" w14:paraId="000009C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pStyle w:val="Heading4"/>
        <w:ind w:left="720" w:firstLine="0"/>
        <w:rPr/>
      </w:pPr>
      <w:bookmarkStart w:colFirst="0" w:colLast="0" w:name="_heading=h.r44htbpwc0o6" w:id="103"/>
      <w:bookmarkEnd w:id="103"/>
      <w:r w:rsidDel="00000000" w:rsidR="00000000" w:rsidRPr="00000000">
        <w:rPr>
          <w:rtl w:val="0"/>
        </w:rPr>
        <w:t xml:space="preserve">Groovy Gumlet</w:t>
      </w:r>
    </w:p>
    <w:p w:rsidR="00000000" w:rsidDel="00000000" w:rsidP="00000000" w:rsidRDefault="00000000" w:rsidRPr="00000000" w14:paraId="000009CA">
      <w:pPr>
        <w:rPr/>
      </w:pPr>
      <w:sdt>
        <w:sdtPr>
          <w:tag w:val="goog_rdk_738"/>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9CB">
      <w:pPr>
        <w:ind w:left="720" w:firstLine="720"/>
        <w:rPr/>
      </w:pPr>
      <w:r w:rsidDel="00000000" w:rsidR="00000000" w:rsidRPr="00000000">
        <w:rPr>
          <w:rtl w:val="0"/>
        </w:rPr>
        <w:t xml:space="preserve">Japanese speech quirks:</w:t>
      </w:r>
    </w:p>
    <w:p w:rsidR="00000000" w:rsidDel="00000000" w:rsidP="00000000" w:rsidRDefault="00000000" w:rsidRPr="00000000" w14:paraId="000009CC">
      <w:pPr>
        <w:numPr>
          <w:ilvl w:val="0"/>
          <w:numId w:val="5"/>
        </w:numPr>
        <w:ind w:left="2520" w:hanging="360"/>
        <w:rPr/>
      </w:pPr>
      <w:sdt>
        <w:sdtPr>
          <w:tag w:val="goog_rdk_739"/>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CD">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9CE">
      <w:pPr>
        <w:ind w:left="1440" w:firstLine="0"/>
        <w:rPr/>
      </w:pPr>
      <w:r w:rsidDel="00000000" w:rsidR="00000000" w:rsidRPr="00000000">
        <w:rPr>
          <w:rtl w:val="0"/>
        </w:rPr>
        <w:t xml:space="preserve">English speech quirks:</w:t>
      </w:r>
    </w:p>
    <w:p w:rsidR="00000000" w:rsidDel="00000000" w:rsidP="00000000" w:rsidRDefault="00000000" w:rsidRPr="00000000" w14:paraId="000009CF">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9D0">
      <w:pPr>
        <w:numPr>
          <w:ilvl w:val="0"/>
          <w:numId w:val="5"/>
        </w:numPr>
        <w:ind w:left="2520" w:hanging="360"/>
        <w:rPr/>
      </w:pPr>
      <w:sdt>
        <w:sdtPr>
          <w:tag w:val="goog_rdk_741"/>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9D1">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D2">
      <w:pPr>
        <w:widowControl w:val="0"/>
        <w:numPr>
          <w:ilvl w:val="0"/>
          <w:numId w:val="5"/>
        </w:numPr>
        <w:spacing w:line="240" w:lineRule="auto"/>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9D3">
      <w:pPr>
        <w:ind w:left="720" w:firstLine="720"/>
        <w:rPr/>
      </w:pPr>
      <w:r w:rsidDel="00000000" w:rsidR="00000000" w:rsidRPr="00000000">
        <w:rPr>
          <w:rtl w:val="0"/>
        </w:rPr>
        <w:t xml:space="preserve">Notes:</w:t>
      </w:r>
    </w:p>
    <w:p w:rsidR="00000000" w:rsidDel="00000000" w:rsidP="00000000" w:rsidRDefault="00000000" w:rsidRPr="00000000" w14:paraId="000009D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pStyle w:val="Heading4"/>
        <w:ind w:left="720" w:firstLine="0"/>
        <w:rPr/>
      </w:pPr>
      <w:bookmarkStart w:colFirst="0" w:colLast="0" w:name="_heading=h.rnf4sr714n0u" w:id="104"/>
      <w:bookmarkEnd w:id="104"/>
      <w:r w:rsidDel="00000000" w:rsidR="00000000" w:rsidRPr="00000000">
        <w:rPr>
          <w:rtl w:val="0"/>
        </w:rPr>
        <w:t xml:space="preserve">Madelyn Eschart</w:t>
      </w:r>
    </w:p>
    <w:p w:rsidR="00000000" w:rsidDel="00000000" w:rsidP="00000000" w:rsidRDefault="00000000" w:rsidRPr="00000000" w14:paraId="000009D7">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9D8">
      <w:pPr>
        <w:ind w:firstLine="720"/>
        <w:rPr/>
      </w:pPr>
      <w:r w:rsidDel="00000000" w:rsidR="00000000" w:rsidRPr="00000000">
        <w:rPr>
          <w:rtl w:val="0"/>
        </w:rPr>
        <w:tab/>
        <w:t xml:space="preserve">Japanese speech quirks:</w:t>
      </w:r>
    </w:p>
    <w:p w:rsidR="00000000" w:rsidDel="00000000" w:rsidP="00000000" w:rsidRDefault="00000000" w:rsidRPr="00000000" w14:paraId="000009D9">
      <w:pPr>
        <w:numPr>
          <w:ilvl w:val="0"/>
          <w:numId w:val="5"/>
        </w:numPr>
        <w:ind w:left="2520" w:hanging="360"/>
        <w:rPr/>
      </w:pPr>
      <w:sdt>
        <w:sdtPr>
          <w:tag w:val="goog_rdk_744"/>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9DA">
      <w:pPr>
        <w:numPr>
          <w:ilvl w:val="0"/>
          <w:numId w:val="5"/>
        </w:numPr>
        <w:ind w:left="2520" w:hanging="360"/>
        <w:rPr/>
      </w:pPr>
      <w:sdt>
        <w:sdtPr>
          <w:tag w:val="goog_rdk_745"/>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9DB">
      <w:pPr>
        <w:ind w:left="1440" w:firstLine="0"/>
        <w:rPr/>
      </w:pPr>
      <w:r w:rsidDel="00000000" w:rsidR="00000000" w:rsidRPr="00000000">
        <w:rPr>
          <w:rtl w:val="0"/>
        </w:rPr>
        <w:t xml:space="preserve">English speech quirks:</w:t>
      </w:r>
    </w:p>
    <w:p w:rsidR="00000000" w:rsidDel="00000000" w:rsidP="00000000" w:rsidRDefault="00000000" w:rsidRPr="00000000" w14:paraId="000009DC">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9DD">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9DE">
      <w:pPr>
        <w:numPr>
          <w:ilvl w:val="0"/>
          <w:numId w:val="5"/>
        </w:numPr>
        <w:ind w:left="2520" w:hanging="360"/>
        <w:rPr/>
      </w:pPr>
      <w:sdt>
        <w:sdtPr>
          <w:tag w:val="goog_rdk_746"/>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9DF">
      <w:pPr>
        <w:ind w:left="720" w:firstLine="720"/>
        <w:rPr/>
      </w:pPr>
      <w:r w:rsidDel="00000000" w:rsidR="00000000" w:rsidRPr="00000000">
        <w:rPr>
          <w:rtl w:val="0"/>
        </w:rPr>
        <w:t xml:space="preserve">Notes:</w:t>
      </w:r>
    </w:p>
    <w:p w:rsidR="00000000" w:rsidDel="00000000" w:rsidP="00000000" w:rsidRDefault="00000000" w:rsidRPr="00000000" w14:paraId="000009E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pStyle w:val="Heading4"/>
        <w:ind w:left="720" w:firstLine="0"/>
        <w:rPr/>
      </w:pPr>
      <w:bookmarkStart w:colFirst="0" w:colLast="0" w:name="_heading=h.mnxfsaaomgzl" w:id="105"/>
      <w:bookmarkEnd w:id="105"/>
      <w:r w:rsidDel="00000000" w:rsidR="00000000" w:rsidRPr="00000000">
        <w:rPr>
          <w:rtl w:val="0"/>
        </w:rPr>
        <w:t xml:space="preserve">Moguro Hagane</w:t>
      </w:r>
    </w:p>
    <w:p w:rsidR="00000000" w:rsidDel="00000000" w:rsidP="00000000" w:rsidRDefault="00000000" w:rsidRPr="00000000" w14:paraId="000009E3">
      <w:pPr>
        <w:rPr/>
      </w:pPr>
      <w:sdt>
        <w:sdtPr>
          <w:tag w:val="goog_rdk_747"/>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9E4">
      <w:pPr>
        <w:ind w:left="720" w:firstLine="720"/>
        <w:rPr/>
      </w:pPr>
      <w:r w:rsidDel="00000000" w:rsidR="00000000" w:rsidRPr="00000000">
        <w:rPr>
          <w:rtl w:val="0"/>
        </w:rPr>
        <w:t xml:space="preserve">Japanese speech quirks:</w:t>
      </w:r>
    </w:p>
    <w:p w:rsidR="00000000" w:rsidDel="00000000" w:rsidP="00000000" w:rsidRDefault="00000000" w:rsidRPr="00000000" w14:paraId="000009E5">
      <w:pPr>
        <w:numPr>
          <w:ilvl w:val="0"/>
          <w:numId w:val="5"/>
        </w:numPr>
        <w:ind w:left="2520" w:hanging="360"/>
        <w:rPr/>
      </w:pPr>
      <w:sdt>
        <w:sdtPr>
          <w:tag w:val="goog_rdk_74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E6">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9E7">
      <w:pPr>
        <w:ind w:left="720" w:firstLine="720"/>
        <w:rPr/>
      </w:pPr>
      <w:r w:rsidDel="00000000" w:rsidR="00000000" w:rsidRPr="00000000">
        <w:rPr>
          <w:rtl w:val="0"/>
        </w:rPr>
        <w:t xml:space="preserve">English speech quirks:</w:t>
      </w:r>
    </w:p>
    <w:p w:rsidR="00000000" w:rsidDel="00000000" w:rsidP="00000000" w:rsidRDefault="00000000" w:rsidRPr="00000000" w14:paraId="000009E8">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E9">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9EA">
      <w:pPr>
        <w:ind w:left="720" w:firstLine="720"/>
        <w:rPr/>
      </w:pPr>
      <w:r w:rsidDel="00000000" w:rsidR="00000000" w:rsidRPr="00000000">
        <w:rPr>
          <w:rtl w:val="0"/>
        </w:rPr>
        <w:t xml:space="preserve">Notes:</w:t>
      </w:r>
    </w:p>
    <w:p w:rsidR="00000000" w:rsidDel="00000000" w:rsidP="00000000" w:rsidRDefault="00000000" w:rsidRPr="00000000" w14:paraId="000009E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pStyle w:val="Heading4"/>
        <w:ind w:left="720" w:firstLine="0"/>
        <w:rPr/>
      </w:pPr>
      <w:bookmarkStart w:colFirst="0" w:colLast="0" w:name="_heading=h.y71niukag7b5" w:id="106"/>
      <w:bookmarkEnd w:id="106"/>
      <w:r w:rsidDel="00000000" w:rsidR="00000000" w:rsidRPr="00000000">
        <w:rPr>
          <w:rtl w:val="0"/>
        </w:rPr>
        <w:t xml:space="preserve">Olbart Dunklekenn</w:t>
      </w:r>
    </w:p>
    <w:p w:rsidR="00000000" w:rsidDel="00000000" w:rsidP="00000000" w:rsidRDefault="00000000" w:rsidRPr="00000000" w14:paraId="000009EE">
      <w:pPr>
        <w:rPr/>
      </w:pPr>
      <w:sdt>
        <w:sdtPr>
          <w:tag w:val="goog_rdk_749"/>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9EF">
      <w:pPr>
        <w:rPr/>
      </w:pPr>
      <w:r w:rsidDel="00000000" w:rsidR="00000000" w:rsidRPr="00000000">
        <w:rPr>
          <w:rtl w:val="0"/>
        </w:rPr>
        <w:tab/>
        <w:tab/>
        <w:t xml:space="preserve">Japanese speech quirks:</w:t>
      </w:r>
    </w:p>
    <w:p w:rsidR="00000000" w:rsidDel="00000000" w:rsidP="00000000" w:rsidRDefault="00000000" w:rsidRPr="00000000" w14:paraId="000009F0">
      <w:pPr>
        <w:numPr>
          <w:ilvl w:val="0"/>
          <w:numId w:val="5"/>
        </w:numPr>
        <w:ind w:left="2520" w:hanging="360"/>
        <w:rPr/>
      </w:pPr>
      <w:sdt>
        <w:sdtPr>
          <w:tag w:val="goog_rdk_750"/>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9F1">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9F2">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9F3">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9F4">
      <w:pPr>
        <w:ind w:left="1440" w:firstLine="0"/>
        <w:rPr/>
      </w:pPr>
      <w:r w:rsidDel="00000000" w:rsidR="00000000" w:rsidRPr="00000000">
        <w:rPr>
          <w:rtl w:val="0"/>
        </w:rPr>
        <w:t xml:space="preserve">English speech quirks:</w:t>
      </w:r>
    </w:p>
    <w:p w:rsidR="00000000" w:rsidDel="00000000" w:rsidP="00000000" w:rsidRDefault="00000000" w:rsidRPr="00000000" w14:paraId="000009F5">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9F6">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9F7">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9F8">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9F9">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9FA">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9FB">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9FC">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9FD">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9FE">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9FF">
      <w:pPr>
        <w:ind w:left="1440" w:firstLine="0"/>
        <w:rPr/>
      </w:pPr>
      <w:r w:rsidDel="00000000" w:rsidR="00000000" w:rsidRPr="00000000">
        <w:rPr>
          <w:rtl w:val="0"/>
        </w:rPr>
        <w:t xml:space="preserve">Notes:</w:t>
      </w:r>
    </w:p>
    <w:p w:rsidR="00000000" w:rsidDel="00000000" w:rsidP="00000000" w:rsidRDefault="00000000" w:rsidRPr="00000000" w14:paraId="00000A00">
      <w:pPr>
        <w:numPr>
          <w:ilvl w:val="0"/>
          <w:numId w:val="5"/>
        </w:numPr>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pStyle w:val="Heading4"/>
        <w:ind w:left="720" w:firstLine="0"/>
        <w:rPr/>
      </w:pPr>
      <w:bookmarkStart w:colFirst="0" w:colLast="0" w:name="_heading=h.8skae1kq6o5w" w:id="107"/>
      <w:bookmarkEnd w:id="107"/>
      <w:r w:rsidDel="00000000" w:rsidR="00000000" w:rsidRPr="00000000">
        <w:rPr>
          <w:rtl w:val="0"/>
        </w:rPr>
        <w:t xml:space="preserve">Yorna Mishigure</w:t>
      </w:r>
    </w:p>
    <w:p w:rsidR="00000000" w:rsidDel="00000000" w:rsidP="00000000" w:rsidRDefault="00000000" w:rsidRPr="00000000" w14:paraId="00000A03">
      <w:pPr>
        <w:rPr/>
      </w:pPr>
      <w:sdt>
        <w:sdtPr>
          <w:tag w:val="goog_rdk_757"/>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04">
      <w:pPr>
        <w:rPr/>
      </w:pPr>
      <w:r w:rsidDel="00000000" w:rsidR="00000000" w:rsidRPr="00000000">
        <w:rPr>
          <w:rtl w:val="0"/>
        </w:rPr>
        <w:tab/>
        <w:tab/>
        <w:t xml:space="preserve">Japanese speech quirks:</w:t>
      </w:r>
    </w:p>
    <w:p w:rsidR="00000000" w:rsidDel="00000000" w:rsidP="00000000" w:rsidRDefault="00000000" w:rsidRPr="00000000" w14:paraId="00000A05">
      <w:pPr>
        <w:numPr>
          <w:ilvl w:val="0"/>
          <w:numId w:val="5"/>
        </w:numPr>
        <w:ind w:left="2520" w:hanging="360"/>
        <w:rPr/>
      </w:pPr>
      <w:sdt>
        <w:sdtPr>
          <w:tag w:val="goog_rdk_758"/>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06">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07">
      <w:pPr>
        <w:numPr>
          <w:ilvl w:val="0"/>
          <w:numId w:val="5"/>
        </w:numPr>
        <w:ind w:left="2520" w:hanging="360"/>
        <w:rPr/>
      </w:pPr>
      <w:sdt>
        <w:sdtPr>
          <w:tag w:val="goog_rdk_760"/>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08">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09">
      <w:pPr>
        <w:ind w:left="1440" w:firstLine="0"/>
        <w:rPr/>
      </w:pPr>
      <w:r w:rsidDel="00000000" w:rsidR="00000000" w:rsidRPr="00000000">
        <w:rPr>
          <w:rtl w:val="0"/>
        </w:rPr>
        <w:t xml:space="preserve">English speech quirks:</w:t>
      </w:r>
    </w:p>
    <w:p w:rsidR="00000000" w:rsidDel="00000000" w:rsidP="00000000" w:rsidRDefault="00000000" w:rsidRPr="00000000" w14:paraId="00000A0A">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0B">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0C">
      <w:pPr>
        <w:numPr>
          <w:ilvl w:val="0"/>
          <w:numId w:val="5"/>
        </w:numPr>
        <w:ind w:left="2520" w:hanging="360"/>
        <w:rPr/>
      </w:pPr>
      <w:sdt>
        <w:sdtPr>
          <w:tag w:val="goog_rdk_761"/>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0D">
      <w:pPr>
        <w:ind w:left="2520" w:firstLine="0"/>
        <w:rPr/>
      </w:pPr>
      <w:r w:rsidDel="00000000" w:rsidR="00000000" w:rsidRPr="00000000">
        <w:rPr>
          <w:rtl w:val="0"/>
        </w:rPr>
      </w:r>
    </w:p>
    <w:p w:rsidR="00000000" w:rsidDel="00000000" w:rsidP="00000000" w:rsidRDefault="00000000" w:rsidRPr="00000000" w14:paraId="00000A0E">
      <w:pPr>
        <w:ind w:left="1440" w:firstLine="0"/>
        <w:rPr/>
      </w:pPr>
      <w:r w:rsidDel="00000000" w:rsidR="00000000" w:rsidRPr="00000000">
        <w:rPr>
          <w:rtl w:val="0"/>
        </w:rPr>
        <w:t xml:space="preserve">Notes:</w:t>
      </w:r>
    </w:p>
    <w:p w:rsidR="00000000" w:rsidDel="00000000" w:rsidP="00000000" w:rsidRDefault="00000000" w:rsidRPr="00000000" w14:paraId="00000A0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pStyle w:val="Heading3"/>
        <w:rPr/>
      </w:pPr>
      <w:bookmarkStart w:colFirst="0" w:colLast="0" w:name="_heading=h.f1tuzb58u1gz" w:id="108"/>
      <w:bookmarkEnd w:id="108"/>
      <w:r w:rsidDel="00000000" w:rsidR="00000000" w:rsidRPr="00000000">
        <w:rPr>
          <w:rtl w:val="0"/>
        </w:rPr>
        <w:t xml:space="preserve">Other Military</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pStyle w:val="Heading4"/>
        <w:ind w:firstLine="720"/>
        <w:rPr/>
      </w:pPr>
      <w:bookmarkStart w:colFirst="0" w:colLast="0" w:name="_heading=h.q22cvu8bts2k" w:id="109"/>
      <w:bookmarkEnd w:id="109"/>
      <w:r w:rsidDel="00000000" w:rsidR="00000000" w:rsidRPr="00000000">
        <w:rPr>
          <w:rtl w:val="0"/>
        </w:rPr>
        <w:t xml:space="preserve">Gudda Dialmo (WIP)</w:t>
      </w:r>
    </w:p>
    <w:p w:rsidR="00000000" w:rsidDel="00000000" w:rsidP="00000000" w:rsidRDefault="00000000" w:rsidRPr="00000000" w14:paraId="00000A15">
      <w:pPr>
        <w:rPr/>
      </w:pPr>
      <w:sdt>
        <w:sdtPr>
          <w:tag w:val="goog_rdk_762"/>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16">
      <w:pPr>
        <w:ind w:left="720" w:firstLine="720"/>
        <w:rPr/>
      </w:pPr>
      <w:r w:rsidDel="00000000" w:rsidR="00000000" w:rsidRPr="00000000">
        <w:rPr>
          <w:rtl w:val="0"/>
        </w:rPr>
        <w:t xml:space="preserve">Notes:</w:t>
      </w:r>
    </w:p>
    <w:p w:rsidR="00000000" w:rsidDel="00000000" w:rsidP="00000000" w:rsidRDefault="00000000" w:rsidRPr="00000000" w14:paraId="00000A17">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pStyle w:val="Heading4"/>
        <w:ind w:left="720" w:firstLine="0"/>
        <w:rPr/>
      </w:pPr>
      <w:bookmarkStart w:colFirst="0" w:colLast="0" w:name="_heading=h.yxi95ynw0xyb" w:id="110"/>
      <w:bookmarkEnd w:id="110"/>
      <w:r w:rsidDel="00000000" w:rsidR="00000000" w:rsidRPr="00000000">
        <w:rPr>
          <w:rtl w:val="0"/>
        </w:rPr>
        <w:t xml:space="preserve">Jamal Aurélie</w:t>
      </w:r>
    </w:p>
    <w:p w:rsidR="00000000" w:rsidDel="00000000" w:rsidP="00000000" w:rsidRDefault="00000000" w:rsidRPr="00000000" w14:paraId="00000A1A">
      <w:pPr>
        <w:rPr/>
      </w:pPr>
      <w:sdt>
        <w:sdtPr>
          <w:tag w:val="goog_rdk_764"/>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1B">
      <w:pPr>
        <w:rPr/>
      </w:pPr>
      <w:r w:rsidDel="00000000" w:rsidR="00000000" w:rsidRPr="00000000">
        <w:rPr>
          <w:rtl w:val="0"/>
        </w:rPr>
        <w:tab/>
        <w:tab/>
        <w:t xml:space="preserve">Japanese speech quirks:</w:t>
      </w:r>
    </w:p>
    <w:p w:rsidR="00000000" w:rsidDel="00000000" w:rsidP="00000000" w:rsidRDefault="00000000" w:rsidRPr="00000000" w14:paraId="00000A1C">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1D">
      <w:pPr>
        <w:ind w:left="1440" w:firstLine="0"/>
        <w:rPr/>
      </w:pPr>
      <w:r w:rsidDel="00000000" w:rsidR="00000000" w:rsidRPr="00000000">
        <w:rPr>
          <w:rtl w:val="0"/>
        </w:rPr>
        <w:t xml:space="preserve">English speech quirks:</w:t>
      </w:r>
    </w:p>
    <w:p w:rsidR="00000000" w:rsidDel="00000000" w:rsidP="00000000" w:rsidRDefault="00000000" w:rsidRPr="00000000" w14:paraId="00000A1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1F">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20">
      <w:pPr>
        <w:ind w:left="1440" w:firstLine="0"/>
        <w:rPr/>
      </w:pPr>
      <w:r w:rsidDel="00000000" w:rsidR="00000000" w:rsidRPr="00000000">
        <w:rPr>
          <w:rtl w:val="0"/>
        </w:rPr>
        <w:t xml:space="preserve">Notes:</w:t>
      </w:r>
    </w:p>
    <w:p w:rsidR="00000000" w:rsidDel="00000000" w:rsidP="00000000" w:rsidRDefault="00000000" w:rsidRPr="00000000" w14:paraId="00000A21">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22">
      <w:pPr>
        <w:rPr>
          <w:b w:val="1"/>
        </w:rPr>
      </w:pPr>
      <w:r w:rsidDel="00000000" w:rsidR="00000000" w:rsidRPr="00000000">
        <w:rPr>
          <w:rtl w:val="0"/>
        </w:rPr>
      </w:r>
    </w:p>
    <w:p w:rsidR="00000000" w:rsidDel="00000000" w:rsidP="00000000" w:rsidRDefault="00000000" w:rsidRPr="00000000" w14:paraId="00000A23">
      <w:pPr>
        <w:pStyle w:val="Heading4"/>
        <w:ind w:left="720" w:firstLine="0"/>
        <w:rPr/>
      </w:pPr>
      <w:bookmarkStart w:colFirst="0" w:colLast="0" w:name="_heading=h.nwkdzj2la8ca" w:id="111"/>
      <w:bookmarkEnd w:id="111"/>
      <w:r w:rsidDel="00000000" w:rsidR="00000000" w:rsidRPr="00000000">
        <w:rPr>
          <w:rtl w:val="0"/>
        </w:rPr>
        <w:t xml:space="preserve">Kafma Irulux</w:t>
      </w:r>
    </w:p>
    <w:p w:rsidR="00000000" w:rsidDel="00000000" w:rsidP="00000000" w:rsidRDefault="00000000" w:rsidRPr="00000000" w14:paraId="00000A24">
      <w:pPr>
        <w:rPr/>
      </w:pPr>
      <w:sdt>
        <w:sdtPr>
          <w:tag w:val="goog_rdk_766"/>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25">
      <w:pPr>
        <w:rPr/>
      </w:pPr>
      <w:r w:rsidDel="00000000" w:rsidR="00000000" w:rsidRPr="00000000">
        <w:rPr>
          <w:rtl w:val="0"/>
        </w:rPr>
        <w:tab/>
        <w:tab/>
        <w:t xml:space="preserve">Japanese speech quirks:</w:t>
      </w:r>
    </w:p>
    <w:p w:rsidR="00000000" w:rsidDel="00000000" w:rsidP="00000000" w:rsidRDefault="00000000" w:rsidRPr="00000000" w14:paraId="00000A26">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27">
      <w:pPr>
        <w:ind w:left="1440" w:firstLine="0"/>
        <w:rPr/>
      </w:pPr>
      <w:r w:rsidDel="00000000" w:rsidR="00000000" w:rsidRPr="00000000">
        <w:rPr>
          <w:rtl w:val="0"/>
        </w:rPr>
        <w:t xml:space="preserve">English speech quirks:</w:t>
      </w:r>
    </w:p>
    <w:p w:rsidR="00000000" w:rsidDel="00000000" w:rsidP="00000000" w:rsidRDefault="00000000" w:rsidRPr="00000000" w14:paraId="00000A2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29">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2A">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2B">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2C">
      <w:pPr>
        <w:ind w:left="1440" w:firstLine="0"/>
        <w:rPr/>
      </w:pPr>
      <w:r w:rsidDel="00000000" w:rsidR="00000000" w:rsidRPr="00000000">
        <w:rPr>
          <w:rtl w:val="0"/>
        </w:rPr>
        <w:t xml:space="preserve">Notes:</w:t>
      </w:r>
    </w:p>
    <w:p w:rsidR="00000000" w:rsidDel="00000000" w:rsidP="00000000" w:rsidRDefault="00000000" w:rsidRPr="00000000" w14:paraId="00000A2D">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pStyle w:val="Heading4"/>
        <w:ind w:left="720" w:firstLine="0"/>
        <w:rPr/>
      </w:pPr>
      <w:bookmarkStart w:colFirst="0" w:colLast="0" w:name="_heading=h.lqv4q61z37x" w:id="112"/>
      <w:bookmarkEnd w:id="112"/>
      <w:r w:rsidDel="00000000" w:rsidR="00000000" w:rsidRPr="00000000">
        <w:rPr>
          <w:rtl w:val="0"/>
        </w:rPr>
        <w:t xml:space="preserve">Miles</w:t>
      </w:r>
    </w:p>
    <w:p w:rsidR="00000000" w:rsidDel="00000000" w:rsidP="00000000" w:rsidRDefault="00000000" w:rsidRPr="00000000" w14:paraId="00000A30">
      <w:pPr>
        <w:rPr/>
      </w:pPr>
      <w:sdt>
        <w:sdtPr>
          <w:tag w:val="goog_rdk_768"/>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31">
      <w:pPr>
        <w:ind w:left="720" w:firstLine="720"/>
        <w:rPr/>
      </w:pPr>
      <w:r w:rsidDel="00000000" w:rsidR="00000000" w:rsidRPr="00000000">
        <w:rPr>
          <w:rtl w:val="0"/>
        </w:rPr>
        <w:t xml:space="preserve">Japanese speech quirks:</w:t>
      </w:r>
    </w:p>
    <w:p w:rsidR="00000000" w:rsidDel="00000000" w:rsidP="00000000" w:rsidRDefault="00000000" w:rsidRPr="00000000" w14:paraId="00000A32">
      <w:pPr>
        <w:numPr>
          <w:ilvl w:val="0"/>
          <w:numId w:val="5"/>
        </w:numPr>
        <w:ind w:left="2520" w:hanging="360"/>
        <w:rPr/>
      </w:pPr>
      <w:sdt>
        <w:sdtPr>
          <w:tag w:val="goog_rdk_769"/>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33">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34">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35">
      <w:pPr>
        <w:ind w:left="720" w:firstLine="720"/>
        <w:rPr/>
      </w:pPr>
      <w:r w:rsidDel="00000000" w:rsidR="00000000" w:rsidRPr="00000000">
        <w:rPr>
          <w:rtl w:val="0"/>
        </w:rPr>
        <w:t xml:space="preserve">English speech quirks:</w:t>
      </w:r>
    </w:p>
    <w:p w:rsidR="00000000" w:rsidDel="00000000" w:rsidP="00000000" w:rsidRDefault="00000000" w:rsidRPr="00000000" w14:paraId="00000A36">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37">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38">
      <w:pPr>
        <w:ind w:left="720" w:firstLine="720"/>
        <w:rPr/>
      </w:pPr>
      <w:r w:rsidDel="00000000" w:rsidR="00000000" w:rsidRPr="00000000">
        <w:rPr>
          <w:rtl w:val="0"/>
        </w:rPr>
        <w:t xml:space="preserve">Notes:</w:t>
      </w:r>
    </w:p>
    <w:p w:rsidR="00000000" w:rsidDel="00000000" w:rsidP="00000000" w:rsidRDefault="00000000" w:rsidRPr="00000000" w14:paraId="00000A39">
      <w:pPr>
        <w:numPr>
          <w:ilvl w:val="0"/>
          <w:numId w:val="5"/>
        </w:numPr>
        <w:ind w:left="2520" w:hanging="360"/>
        <w:rPr/>
      </w:pPr>
      <w:sdt>
        <w:sdtPr>
          <w:tag w:val="goog_rdk_771"/>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3A">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pStyle w:val="Heading4"/>
        <w:ind w:left="720" w:firstLine="0"/>
        <w:rPr/>
      </w:pPr>
      <w:bookmarkStart w:colFirst="0" w:colLast="0" w:name="_heading=h.i5chcj1n7qkw" w:id="113"/>
      <w:bookmarkEnd w:id="113"/>
      <w:r w:rsidDel="00000000" w:rsidR="00000000" w:rsidRPr="00000000">
        <w:rPr>
          <w:rtl w:val="0"/>
        </w:rPr>
        <w:t xml:space="preserve">Todd Fang</w:t>
      </w:r>
    </w:p>
    <w:p w:rsidR="00000000" w:rsidDel="00000000" w:rsidP="00000000" w:rsidRDefault="00000000" w:rsidRPr="00000000" w14:paraId="00000A3D">
      <w:pPr>
        <w:rPr/>
      </w:pPr>
      <w:sdt>
        <w:sdtPr>
          <w:tag w:val="goog_rdk_773"/>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3E">
      <w:pPr>
        <w:rPr/>
      </w:pPr>
      <w:r w:rsidDel="00000000" w:rsidR="00000000" w:rsidRPr="00000000">
        <w:rPr>
          <w:rtl w:val="0"/>
        </w:rPr>
        <w:tab/>
        <w:tab/>
        <w:t xml:space="preserve">Japanese speech quirks:</w:t>
      </w:r>
    </w:p>
    <w:p w:rsidR="00000000" w:rsidDel="00000000" w:rsidP="00000000" w:rsidRDefault="00000000" w:rsidRPr="00000000" w14:paraId="00000A3F">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40">
      <w:pPr>
        <w:numPr>
          <w:ilvl w:val="0"/>
          <w:numId w:val="5"/>
        </w:numPr>
        <w:ind w:left="2520" w:hanging="360"/>
        <w:rPr/>
      </w:pPr>
      <w:sdt>
        <w:sdtPr>
          <w:tag w:val="goog_rdk_775"/>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41">
      <w:pPr>
        <w:ind w:left="1440" w:firstLine="0"/>
        <w:rPr/>
      </w:pPr>
      <w:r w:rsidDel="00000000" w:rsidR="00000000" w:rsidRPr="00000000">
        <w:rPr>
          <w:rtl w:val="0"/>
        </w:rPr>
        <w:t xml:space="preserve">English speech quirks:</w:t>
      </w:r>
    </w:p>
    <w:p w:rsidR="00000000" w:rsidDel="00000000" w:rsidP="00000000" w:rsidRDefault="00000000" w:rsidRPr="00000000" w14:paraId="00000A4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43">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44">
      <w:pPr>
        <w:numPr>
          <w:ilvl w:val="0"/>
          <w:numId w:val="5"/>
        </w:numPr>
        <w:ind w:left="2520" w:hanging="360"/>
        <w:rPr/>
      </w:pPr>
      <w:sdt>
        <w:sdtPr>
          <w:tag w:val="goog_rdk_776"/>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45">
      <w:pPr>
        <w:ind w:left="1440" w:firstLine="0"/>
        <w:rPr/>
      </w:pPr>
      <w:r w:rsidDel="00000000" w:rsidR="00000000" w:rsidRPr="00000000">
        <w:rPr>
          <w:rtl w:val="0"/>
        </w:rPr>
        <w:t xml:space="preserve">Notes:</w:t>
      </w:r>
    </w:p>
    <w:p w:rsidR="00000000" w:rsidDel="00000000" w:rsidP="00000000" w:rsidRDefault="00000000" w:rsidRPr="00000000" w14:paraId="00000A46">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47">
      <w:pPr>
        <w:numPr>
          <w:ilvl w:val="0"/>
          <w:numId w:val="5"/>
        </w:numPr>
        <w:ind w:left="2520" w:hanging="360"/>
        <w:rPr/>
      </w:pPr>
      <w:sdt>
        <w:sdtPr>
          <w:tag w:val="goog_rdk_778"/>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pStyle w:val="Heading4"/>
        <w:ind w:left="720" w:firstLine="0"/>
        <w:rPr/>
      </w:pPr>
      <w:bookmarkStart w:colFirst="0" w:colLast="0" w:name="_heading=h.qhy5kndij9ni" w:id="114"/>
      <w:bookmarkEnd w:id="114"/>
      <w:r w:rsidDel="00000000" w:rsidR="00000000" w:rsidRPr="00000000">
        <w:rPr>
          <w:rtl w:val="0"/>
        </w:rPr>
        <w:t xml:space="preserve">Zikr Osman</w:t>
      </w:r>
    </w:p>
    <w:p w:rsidR="00000000" w:rsidDel="00000000" w:rsidP="00000000" w:rsidRDefault="00000000" w:rsidRPr="00000000" w14:paraId="00000A4A">
      <w:pPr>
        <w:rPr/>
      </w:pPr>
      <w:sdt>
        <w:sdtPr>
          <w:tag w:val="goog_rdk_779"/>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4B">
      <w:pPr>
        <w:rPr/>
      </w:pPr>
      <w:r w:rsidDel="00000000" w:rsidR="00000000" w:rsidRPr="00000000">
        <w:rPr>
          <w:rtl w:val="0"/>
        </w:rPr>
        <w:tab/>
        <w:tab/>
        <w:t xml:space="preserve">Japanese speech quirks:</w:t>
      </w:r>
    </w:p>
    <w:p w:rsidR="00000000" w:rsidDel="00000000" w:rsidP="00000000" w:rsidRDefault="00000000" w:rsidRPr="00000000" w14:paraId="00000A4C">
      <w:pPr>
        <w:numPr>
          <w:ilvl w:val="0"/>
          <w:numId w:val="5"/>
        </w:numPr>
        <w:ind w:left="2520" w:hanging="360"/>
        <w:rPr/>
      </w:pPr>
      <w:sdt>
        <w:sdtPr>
          <w:tag w:val="goog_rdk_78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4D">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4E">
      <w:pPr>
        <w:ind w:left="1440" w:firstLine="0"/>
        <w:rPr/>
      </w:pPr>
      <w:r w:rsidDel="00000000" w:rsidR="00000000" w:rsidRPr="00000000">
        <w:rPr>
          <w:rtl w:val="0"/>
        </w:rPr>
        <w:t xml:space="preserve">English speech quirks:</w:t>
      </w:r>
    </w:p>
    <w:p w:rsidR="00000000" w:rsidDel="00000000" w:rsidP="00000000" w:rsidRDefault="00000000" w:rsidRPr="00000000" w14:paraId="00000A4F">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50">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51">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52">
      <w:pPr>
        <w:ind w:left="1440" w:firstLine="0"/>
        <w:rPr/>
      </w:pPr>
      <w:r w:rsidDel="00000000" w:rsidR="00000000" w:rsidRPr="00000000">
        <w:rPr>
          <w:rtl w:val="0"/>
        </w:rPr>
        <w:t xml:space="preserve">Notes:</w:t>
      </w:r>
    </w:p>
    <w:p w:rsidR="00000000" w:rsidDel="00000000" w:rsidP="00000000" w:rsidRDefault="00000000" w:rsidRPr="00000000" w14:paraId="00000A5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pStyle w:val="Heading3"/>
        <w:rPr/>
      </w:pPr>
      <w:bookmarkStart w:colFirst="0" w:colLast="0" w:name="_heading=h.d6mxfn7eci23" w:id="115"/>
      <w:bookmarkEnd w:id="115"/>
      <w:r w:rsidDel="00000000" w:rsidR="00000000" w:rsidRPr="00000000">
        <w:rPr>
          <w:rtl w:val="0"/>
        </w:rPr>
        <w:t xml:space="preserve">People of Shudraq</w:t>
      </w:r>
    </w:p>
    <w:p w:rsidR="00000000" w:rsidDel="00000000" w:rsidP="00000000" w:rsidRDefault="00000000" w:rsidRPr="00000000" w14:paraId="00000A57">
      <w:pPr>
        <w:ind w:left="1440" w:firstLine="0"/>
        <w:rPr/>
      </w:pPr>
      <w:r w:rsidDel="00000000" w:rsidR="00000000" w:rsidRPr="00000000">
        <w:rPr>
          <w:rtl w:val="0"/>
        </w:rPr>
      </w:r>
    </w:p>
    <w:p w:rsidR="00000000" w:rsidDel="00000000" w:rsidP="00000000" w:rsidRDefault="00000000" w:rsidRPr="00000000" w14:paraId="00000A58">
      <w:pPr>
        <w:pStyle w:val="Heading4"/>
        <w:ind w:left="720" w:firstLine="0"/>
        <w:rPr/>
      </w:pPr>
      <w:bookmarkStart w:colFirst="0" w:colLast="0" w:name="_heading=h.opmfwq8s4fk3" w:id="116"/>
      <w:bookmarkEnd w:id="116"/>
      <w:r w:rsidDel="00000000" w:rsidR="00000000" w:rsidRPr="00000000">
        <w:rPr>
          <w:rtl w:val="0"/>
        </w:rPr>
        <w:t xml:space="preserve">Holly Shudraq</w:t>
      </w:r>
    </w:p>
    <w:p w:rsidR="00000000" w:rsidDel="00000000" w:rsidP="00000000" w:rsidRDefault="00000000" w:rsidRPr="00000000" w14:paraId="00000A59">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5A">
      <w:pPr>
        <w:rPr/>
      </w:pPr>
      <w:r w:rsidDel="00000000" w:rsidR="00000000" w:rsidRPr="00000000">
        <w:rPr>
          <w:rtl w:val="0"/>
        </w:rPr>
        <w:tab/>
        <w:tab/>
        <w:t xml:space="preserve">Japanese speech quirks:</w:t>
      </w:r>
    </w:p>
    <w:p w:rsidR="00000000" w:rsidDel="00000000" w:rsidP="00000000" w:rsidRDefault="00000000" w:rsidRPr="00000000" w14:paraId="00000A5B">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5C">
      <w:pPr>
        <w:numPr>
          <w:ilvl w:val="0"/>
          <w:numId w:val="5"/>
        </w:numPr>
        <w:ind w:left="2520" w:hanging="360"/>
        <w:rPr/>
      </w:pPr>
      <w:sdt>
        <w:sdtPr>
          <w:tag w:val="goog_rdk_784"/>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5D">
      <w:pPr>
        <w:ind w:left="1440" w:firstLine="0"/>
        <w:rPr/>
      </w:pPr>
      <w:r w:rsidDel="00000000" w:rsidR="00000000" w:rsidRPr="00000000">
        <w:rPr>
          <w:rtl w:val="0"/>
        </w:rPr>
        <w:t xml:space="preserve">English speech quirks:</w:t>
      </w:r>
    </w:p>
    <w:p w:rsidR="00000000" w:rsidDel="00000000" w:rsidP="00000000" w:rsidRDefault="00000000" w:rsidRPr="00000000" w14:paraId="00000A5E">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5F">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85"/>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60">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61">
      <w:pPr>
        <w:ind w:left="1440" w:firstLine="0"/>
        <w:rPr/>
      </w:pPr>
      <w:r w:rsidDel="00000000" w:rsidR="00000000" w:rsidRPr="00000000">
        <w:rPr>
          <w:rtl w:val="0"/>
        </w:rPr>
        <w:t xml:space="preserve">Notes:</w:t>
      </w:r>
    </w:p>
    <w:p w:rsidR="00000000" w:rsidDel="00000000" w:rsidP="00000000" w:rsidRDefault="00000000" w:rsidRPr="00000000" w14:paraId="00000A6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3">
      <w:pPr>
        <w:ind w:left="0" w:firstLine="0"/>
        <w:rPr/>
      </w:pPr>
      <w:r w:rsidDel="00000000" w:rsidR="00000000" w:rsidRPr="00000000">
        <w:rPr>
          <w:rtl w:val="0"/>
        </w:rPr>
      </w:r>
    </w:p>
    <w:p w:rsidR="00000000" w:rsidDel="00000000" w:rsidP="00000000" w:rsidRDefault="00000000" w:rsidRPr="00000000" w14:paraId="00000A64">
      <w:pPr>
        <w:pStyle w:val="Heading4"/>
        <w:ind w:left="720" w:firstLine="0"/>
        <w:rPr/>
      </w:pPr>
      <w:bookmarkStart w:colFirst="0" w:colLast="0" w:name="_heading=h.jlqvcimemb1g" w:id="117"/>
      <w:bookmarkEnd w:id="117"/>
      <w:r w:rsidDel="00000000" w:rsidR="00000000" w:rsidRPr="00000000">
        <w:rPr>
          <w:rtl w:val="0"/>
        </w:rPr>
        <w:t xml:space="preserve">Kuna Shudraq</w:t>
      </w:r>
    </w:p>
    <w:p w:rsidR="00000000" w:rsidDel="00000000" w:rsidP="00000000" w:rsidRDefault="00000000" w:rsidRPr="00000000" w14:paraId="00000A65">
      <w:pPr>
        <w:rPr/>
      </w:pPr>
      <w:sdt>
        <w:sdtPr>
          <w:tag w:val="goog_rdk_786"/>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66">
      <w:pPr>
        <w:rPr/>
      </w:pPr>
      <w:r w:rsidDel="00000000" w:rsidR="00000000" w:rsidRPr="00000000">
        <w:rPr>
          <w:rtl w:val="0"/>
        </w:rPr>
        <w:tab/>
        <w:tab/>
        <w:t xml:space="preserve">Japanese speech quirks:</w:t>
      </w:r>
    </w:p>
    <w:p w:rsidR="00000000" w:rsidDel="00000000" w:rsidP="00000000" w:rsidRDefault="00000000" w:rsidRPr="00000000" w14:paraId="00000A67">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A68">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69">
      <w:pPr>
        <w:ind w:left="1440" w:firstLine="0"/>
        <w:rPr/>
      </w:pPr>
      <w:r w:rsidDel="00000000" w:rsidR="00000000" w:rsidRPr="00000000">
        <w:rPr>
          <w:rtl w:val="0"/>
        </w:rPr>
        <w:t xml:space="preserve">English speech quirks:</w:t>
      </w:r>
    </w:p>
    <w:p w:rsidR="00000000" w:rsidDel="00000000" w:rsidP="00000000" w:rsidRDefault="00000000" w:rsidRPr="00000000" w14:paraId="00000A6A">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6B">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6C">
      <w:pPr>
        <w:ind w:left="1440" w:firstLine="0"/>
        <w:rPr/>
      </w:pPr>
      <w:r w:rsidDel="00000000" w:rsidR="00000000" w:rsidRPr="00000000">
        <w:rPr>
          <w:rtl w:val="0"/>
        </w:rPr>
        <w:t xml:space="preserve">Notes:</w:t>
      </w:r>
    </w:p>
    <w:p w:rsidR="00000000" w:rsidDel="00000000" w:rsidP="00000000" w:rsidRDefault="00000000" w:rsidRPr="00000000" w14:paraId="00000A6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E">
      <w:pPr>
        <w:ind w:left="0" w:firstLine="0"/>
        <w:rPr/>
      </w:pPr>
      <w:r w:rsidDel="00000000" w:rsidR="00000000" w:rsidRPr="00000000">
        <w:rPr>
          <w:rtl w:val="0"/>
        </w:rPr>
      </w:r>
    </w:p>
    <w:p w:rsidR="00000000" w:rsidDel="00000000" w:rsidP="00000000" w:rsidRDefault="00000000" w:rsidRPr="00000000" w14:paraId="00000A6F">
      <w:pPr>
        <w:pStyle w:val="Heading4"/>
        <w:ind w:left="720" w:firstLine="0"/>
        <w:rPr/>
      </w:pPr>
      <w:bookmarkStart w:colFirst="0" w:colLast="0" w:name="_heading=h.a6ckrk12a90k" w:id="118"/>
      <w:bookmarkEnd w:id="118"/>
      <w:r w:rsidDel="00000000" w:rsidR="00000000" w:rsidRPr="00000000">
        <w:rPr>
          <w:rtl w:val="0"/>
        </w:rPr>
        <w:t xml:space="preserve">Mariuli Shudraq</w:t>
      </w:r>
    </w:p>
    <w:p w:rsidR="00000000" w:rsidDel="00000000" w:rsidP="00000000" w:rsidRDefault="00000000" w:rsidRPr="00000000" w14:paraId="00000A70">
      <w:pPr>
        <w:rPr/>
      </w:pPr>
      <w:sdt>
        <w:sdtPr>
          <w:tag w:val="goog_rdk_788"/>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A71">
      <w:pPr>
        <w:rPr/>
      </w:pPr>
      <w:r w:rsidDel="00000000" w:rsidR="00000000" w:rsidRPr="00000000">
        <w:rPr>
          <w:rtl w:val="0"/>
        </w:rPr>
        <w:tab/>
        <w:tab/>
        <w:t xml:space="preserve">Japanese speech quirks:</w:t>
      </w:r>
    </w:p>
    <w:p w:rsidR="00000000" w:rsidDel="00000000" w:rsidP="00000000" w:rsidRDefault="00000000" w:rsidRPr="00000000" w14:paraId="00000A72">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73">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74">
      <w:pPr>
        <w:ind w:left="1440" w:firstLine="0"/>
        <w:rPr/>
      </w:pPr>
      <w:r w:rsidDel="00000000" w:rsidR="00000000" w:rsidRPr="00000000">
        <w:rPr>
          <w:rtl w:val="0"/>
        </w:rPr>
        <w:t xml:space="preserve">English speech quirks:</w:t>
      </w:r>
    </w:p>
    <w:p w:rsidR="00000000" w:rsidDel="00000000" w:rsidP="00000000" w:rsidRDefault="00000000" w:rsidRPr="00000000" w14:paraId="00000A75">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7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77">
      <w:pPr>
        <w:ind w:left="1440" w:firstLine="0"/>
        <w:rPr/>
      </w:pPr>
      <w:r w:rsidDel="00000000" w:rsidR="00000000" w:rsidRPr="00000000">
        <w:rPr>
          <w:rtl w:val="0"/>
        </w:rPr>
        <w:t xml:space="preserve">Notes:</w:t>
      </w:r>
    </w:p>
    <w:p w:rsidR="00000000" w:rsidDel="00000000" w:rsidP="00000000" w:rsidRDefault="00000000" w:rsidRPr="00000000" w14:paraId="00000A7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9">
      <w:pPr>
        <w:ind w:left="0" w:firstLine="0"/>
        <w:rPr/>
      </w:pPr>
      <w:r w:rsidDel="00000000" w:rsidR="00000000" w:rsidRPr="00000000">
        <w:rPr>
          <w:rtl w:val="0"/>
        </w:rPr>
      </w:r>
    </w:p>
    <w:p w:rsidR="00000000" w:rsidDel="00000000" w:rsidP="00000000" w:rsidRDefault="00000000" w:rsidRPr="00000000" w14:paraId="00000A7A">
      <w:pPr>
        <w:pStyle w:val="Heading4"/>
        <w:ind w:left="720" w:firstLine="0"/>
        <w:rPr/>
      </w:pPr>
      <w:bookmarkStart w:colFirst="0" w:colLast="0" w:name="_heading=h.34qvdfptmiya" w:id="119"/>
      <w:bookmarkEnd w:id="119"/>
      <w:r w:rsidDel="00000000" w:rsidR="00000000" w:rsidRPr="00000000">
        <w:rPr>
          <w:rtl w:val="0"/>
        </w:rPr>
        <w:t xml:space="preserve">Mizelda Shudraq</w:t>
      </w:r>
    </w:p>
    <w:p w:rsidR="00000000" w:rsidDel="00000000" w:rsidP="00000000" w:rsidRDefault="00000000" w:rsidRPr="00000000" w14:paraId="00000A7B">
      <w:pPr>
        <w:rPr/>
      </w:pPr>
      <w:sdt>
        <w:sdtPr>
          <w:tag w:val="goog_rdk_789"/>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A7C">
      <w:pPr>
        <w:rPr/>
      </w:pPr>
      <w:r w:rsidDel="00000000" w:rsidR="00000000" w:rsidRPr="00000000">
        <w:rPr>
          <w:rtl w:val="0"/>
        </w:rPr>
        <w:tab/>
        <w:tab/>
        <w:t xml:space="preserve">Japanese speech quirks:</w:t>
      </w:r>
    </w:p>
    <w:p w:rsidR="00000000" w:rsidDel="00000000" w:rsidP="00000000" w:rsidRDefault="00000000" w:rsidRPr="00000000" w14:paraId="00000A7D">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7E">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7F">
      <w:pPr>
        <w:ind w:left="1440" w:firstLine="0"/>
        <w:rPr/>
      </w:pPr>
      <w:r w:rsidDel="00000000" w:rsidR="00000000" w:rsidRPr="00000000">
        <w:rPr>
          <w:rtl w:val="0"/>
        </w:rPr>
        <w:t xml:space="preserve">English speech quirks:</w:t>
      </w:r>
    </w:p>
    <w:p w:rsidR="00000000" w:rsidDel="00000000" w:rsidP="00000000" w:rsidRDefault="00000000" w:rsidRPr="00000000" w14:paraId="00000A80">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8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82">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83">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A84">
      <w:pPr>
        <w:ind w:left="1440" w:firstLine="0"/>
        <w:rPr/>
      </w:pPr>
      <w:r w:rsidDel="00000000" w:rsidR="00000000" w:rsidRPr="00000000">
        <w:rPr>
          <w:rtl w:val="0"/>
        </w:rPr>
        <w:t xml:space="preserve">Notes:</w:t>
      </w:r>
    </w:p>
    <w:p w:rsidR="00000000" w:rsidDel="00000000" w:rsidP="00000000" w:rsidRDefault="00000000" w:rsidRPr="00000000" w14:paraId="00000A8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86">
      <w:pPr>
        <w:ind w:left="0" w:firstLine="0"/>
        <w:rPr/>
      </w:pPr>
      <w:r w:rsidDel="00000000" w:rsidR="00000000" w:rsidRPr="00000000">
        <w:rPr>
          <w:rtl w:val="0"/>
        </w:rPr>
      </w:r>
    </w:p>
    <w:p w:rsidR="00000000" w:rsidDel="00000000" w:rsidP="00000000" w:rsidRDefault="00000000" w:rsidRPr="00000000" w14:paraId="00000A87">
      <w:pPr>
        <w:pStyle w:val="Heading4"/>
        <w:ind w:left="720" w:firstLine="0"/>
        <w:rPr/>
      </w:pPr>
      <w:bookmarkStart w:colFirst="0" w:colLast="0" w:name="_heading=h.us4bbz9d0vou" w:id="120"/>
      <w:bookmarkEnd w:id="120"/>
      <w:r w:rsidDel="00000000" w:rsidR="00000000" w:rsidRPr="00000000">
        <w:rPr>
          <w:rtl w:val="0"/>
        </w:rPr>
        <w:t xml:space="preserve">Taritta Shudraq</w:t>
      </w:r>
    </w:p>
    <w:p w:rsidR="00000000" w:rsidDel="00000000" w:rsidP="00000000" w:rsidRDefault="00000000" w:rsidRPr="00000000" w14:paraId="00000A88">
      <w:pPr>
        <w:rPr/>
      </w:pPr>
      <w:sdt>
        <w:sdtPr>
          <w:tag w:val="goog_rdk_790"/>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A89">
      <w:pPr>
        <w:rPr/>
      </w:pPr>
      <w:r w:rsidDel="00000000" w:rsidR="00000000" w:rsidRPr="00000000">
        <w:rPr>
          <w:rtl w:val="0"/>
        </w:rPr>
        <w:tab/>
        <w:tab/>
        <w:t xml:space="preserve">Japanese speech quirks:</w:t>
      </w:r>
    </w:p>
    <w:p w:rsidR="00000000" w:rsidDel="00000000" w:rsidP="00000000" w:rsidRDefault="00000000" w:rsidRPr="00000000" w14:paraId="00000A8A">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8B">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8C">
      <w:pPr>
        <w:ind w:left="1440" w:firstLine="0"/>
        <w:rPr/>
      </w:pPr>
      <w:r w:rsidDel="00000000" w:rsidR="00000000" w:rsidRPr="00000000">
        <w:rPr>
          <w:rtl w:val="0"/>
        </w:rPr>
        <w:t xml:space="preserve">English speech quirks:</w:t>
      </w:r>
    </w:p>
    <w:p w:rsidR="00000000" w:rsidDel="00000000" w:rsidP="00000000" w:rsidRDefault="00000000" w:rsidRPr="00000000" w14:paraId="00000A8D">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8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8F">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A90">
      <w:pPr>
        <w:ind w:left="1440" w:firstLine="0"/>
        <w:rPr/>
      </w:pPr>
      <w:r w:rsidDel="00000000" w:rsidR="00000000" w:rsidRPr="00000000">
        <w:rPr>
          <w:rtl w:val="0"/>
        </w:rPr>
        <w:t xml:space="preserve">Notes:</w:t>
      </w:r>
    </w:p>
    <w:p w:rsidR="00000000" w:rsidDel="00000000" w:rsidP="00000000" w:rsidRDefault="00000000" w:rsidRPr="00000000" w14:paraId="00000A9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92">
      <w:pPr>
        <w:ind w:left="0" w:firstLine="0"/>
        <w:rPr/>
      </w:pPr>
      <w:r w:rsidDel="00000000" w:rsidR="00000000" w:rsidRPr="00000000">
        <w:rPr>
          <w:rtl w:val="0"/>
        </w:rPr>
      </w:r>
    </w:p>
    <w:p w:rsidR="00000000" w:rsidDel="00000000" w:rsidP="00000000" w:rsidRDefault="00000000" w:rsidRPr="00000000" w14:paraId="00000A93">
      <w:pPr>
        <w:pStyle w:val="Heading4"/>
        <w:ind w:left="720" w:firstLine="0"/>
        <w:rPr/>
      </w:pPr>
      <w:bookmarkStart w:colFirst="0" w:colLast="0" w:name="_heading=h.a85cqef0bwl0" w:id="121"/>
      <w:bookmarkEnd w:id="121"/>
      <w:r w:rsidDel="00000000" w:rsidR="00000000" w:rsidRPr="00000000">
        <w:rPr>
          <w:rtl w:val="0"/>
        </w:rPr>
        <w:t xml:space="preserve">Utakata Shudraq</w:t>
      </w:r>
    </w:p>
    <w:p w:rsidR="00000000" w:rsidDel="00000000" w:rsidP="00000000" w:rsidRDefault="00000000" w:rsidRPr="00000000" w14:paraId="00000A94">
      <w:pPr>
        <w:rPr/>
      </w:pPr>
      <w:sdt>
        <w:sdtPr>
          <w:tag w:val="goog_rdk_792"/>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A95">
      <w:pPr>
        <w:rPr/>
      </w:pPr>
      <w:r w:rsidDel="00000000" w:rsidR="00000000" w:rsidRPr="00000000">
        <w:rPr>
          <w:rtl w:val="0"/>
        </w:rPr>
        <w:tab/>
        <w:tab/>
        <w:t xml:space="preserve">Japanese speech quirks:</w:t>
      </w:r>
    </w:p>
    <w:p w:rsidR="00000000" w:rsidDel="00000000" w:rsidP="00000000" w:rsidRDefault="00000000" w:rsidRPr="00000000" w14:paraId="00000A96">
      <w:pPr>
        <w:numPr>
          <w:ilvl w:val="0"/>
          <w:numId w:val="5"/>
        </w:numPr>
        <w:ind w:left="2520" w:hanging="360"/>
        <w:rPr/>
      </w:pPr>
      <w:sdt>
        <w:sdtPr>
          <w:tag w:val="goog_rdk_793"/>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A97">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98">
      <w:pPr>
        <w:ind w:left="1440" w:firstLine="0"/>
        <w:rPr/>
      </w:pPr>
      <w:r w:rsidDel="00000000" w:rsidR="00000000" w:rsidRPr="00000000">
        <w:rPr>
          <w:rtl w:val="0"/>
        </w:rPr>
        <w:t xml:space="preserve">English speech quirks:</w:t>
      </w:r>
    </w:p>
    <w:p w:rsidR="00000000" w:rsidDel="00000000" w:rsidP="00000000" w:rsidRDefault="00000000" w:rsidRPr="00000000" w14:paraId="00000A99">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A9A">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9B">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A9C">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A9D">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A9E">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A9F">
      <w:pPr>
        <w:ind w:left="1440" w:firstLine="0"/>
        <w:rPr/>
      </w:pPr>
      <w:r w:rsidDel="00000000" w:rsidR="00000000" w:rsidRPr="00000000">
        <w:rPr>
          <w:rtl w:val="0"/>
        </w:rPr>
        <w:t xml:space="preserve">Notes:</w:t>
      </w:r>
    </w:p>
    <w:p w:rsidR="00000000" w:rsidDel="00000000" w:rsidP="00000000" w:rsidRDefault="00000000" w:rsidRPr="00000000" w14:paraId="00000AA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A1">
      <w:pPr>
        <w:rPr>
          <w:b w:val="1"/>
        </w:rPr>
      </w:pPr>
      <w:r w:rsidDel="00000000" w:rsidR="00000000" w:rsidRPr="00000000">
        <w:rPr>
          <w:rtl w:val="0"/>
        </w:rPr>
      </w:r>
    </w:p>
    <w:p w:rsidR="00000000" w:rsidDel="00000000" w:rsidP="00000000" w:rsidRDefault="00000000" w:rsidRPr="00000000" w14:paraId="00000AA2">
      <w:pPr>
        <w:rPr>
          <w:b w:val="1"/>
        </w:rPr>
      </w:pPr>
      <w:r w:rsidDel="00000000" w:rsidR="00000000" w:rsidRPr="00000000">
        <w:rPr>
          <w:rtl w:val="0"/>
        </w:rPr>
      </w:r>
    </w:p>
    <w:p w:rsidR="00000000" w:rsidDel="00000000" w:rsidP="00000000" w:rsidRDefault="00000000" w:rsidRPr="00000000" w14:paraId="00000AA3">
      <w:pPr>
        <w:pStyle w:val="Heading3"/>
        <w:rPr/>
      </w:pPr>
      <w:bookmarkStart w:colFirst="0" w:colLast="0" w:name="_heading=h.1sy42v69nzba" w:id="122"/>
      <w:bookmarkEnd w:id="122"/>
      <w:r w:rsidDel="00000000" w:rsidR="00000000" w:rsidRPr="00000000">
        <w:rPr>
          <w:rtl w:val="0"/>
        </w:rPr>
        <w:t xml:space="preserve">Gladiator Island</w:t>
      </w:r>
    </w:p>
    <w:p w:rsidR="00000000" w:rsidDel="00000000" w:rsidP="00000000" w:rsidRDefault="00000000" w:rsidRPr="00000000" w14:paraId="00000AA4">
      <w:pPr>
        <w:rPr>
          <w:b w:val="1"/>
        </w:rPr>
      </w:pPr>
      <w:r w:rsidDel="00000000" w:rsidR="00000000" w:rsidRPr="00000000">
        <w:rPr>
          <w:rtl w:val="0"/>
        </w:rPr>
      </w:r>
    </w:p>
    <w:p w:rsidR="00000000" w:rsidDel="00000000" w:rsidP="00000000" w:rsidRDefault="00000000" w:rsidRPr="00000000" w14:paraId="00000AA5">
      <w:pPr>
        <w:pStyle w:val="Heading4"/>
        <w:ind w:left="720" w:firstLine="0"/>
        <w:rPr/>
      </w:pPr>
      <w:bookmarkStart w:colFirst="0" w:colLast="0" w:name="_heading=h.77mydx6b5pvt" w:id="123"/>
      <w:bookmarkEnd w:id="123"/>
      <w:r w:rsidDel="00000000" w:rsidR="00000000" w:rsidRPr="00000000">
        <w:rPr>
          <w:rtl w:val="0"/>
        </w:rPr>
        <w:t xml:space="preserve">Gustav Morello</w:t>
      </w:r>
    </w:p>
    <w:p w:rsidR="00000000" w:rsidDel="00000000" w:rsidP="00000000" w:rsidRDefault="00000000" w:rsidRPr="00000000" w14:paraId="00000AA6">
      <w:pPr>
        <w:rPr/>
      </w:pPr>
      <w:sdt>
        <w:sdtPr>
          <w:tag w:val="goog_rdk_794"/>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AA7">
      <w:pPr>
        <w:rPr/>
      </w:pPr>
      <w:r w:rsidDel="00000000" w:rsidR="00000000" w:rsidRPr="00000000">
        <w:rPr>
          <w:rtl w:val="0"/>
        </w:rPr>
        <w:tab/>
        <w:tab/>
        <w:t xml:space="preserve">Japanese speech quirks:</w:t>
      </w:r>
    </w:p>
    <w:p w:rsidR="00000000" w:rsidDel="00000000" w:rsidP="00000000" w:rsidRDefault="00000000" w:rsidRPr="00000000" w14:paraId="00000AA8">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AA9">
      <w:pPr>
        <w:ind w:left="1440" w:firstLine="0"/>
        <w:rPr/>
      </w:pPr>
      <w:r w:rsidDel="00000000" w:rsidR="00000000" w:rsidRPr="00000000">
        <w:rPr>
          <w:rtl w:val="0"/>
        </w:rPr>
        <w:t xml:space="preserve">English speech quirks:</w:t>
      </w:r>
    </w:p>
    <w:p w:rsidR="00000000" w:rsidDel="00000000" w:rsidP="00000000" w:rsidRDefault="00000000" w:rsidRPr="00000000" w14:paraId="00000AAA">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AB">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AAC">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AD">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AAE">
      <w:pPr>
        <w:ind w:left="1440" w:firstLine="0"/>
        <w:rPr/>
      </w:pPr>
      <w:r w:rsidDel="00000000" w:rsidR="00000000" w:rsidRPr="00000000">
        <w:rPr>
          <w:rtl w:val="0"/>
        </w:rPr>
        <w:t xml:space="preserve">Notes:</w:t>
      </w:r>
    </w:p>
    <w:p w:rsidR="00000000" w:rsidDel="00000000" w:rsidP="00000000" w:rsidRDefault="00000000" w:rsidRPr="00000000" w14:paraId="00000AAF">
      <w:pPr>
        <w:numPr>
          <w:ilvl w:val="0"/>
          <w:numId w:val="5"/>
        </w:numPr>
        <w:ind w:left="2520" w:hanging="360"/>
        <w:rPr/>
      </w:pPr>
      <w:sdt>
        <w:sdtPr>
          <w:tag w:val="goog_rdk_796"/>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AB0">
      <w:pPr>
        <w:numPr>
          <w:ilvl w:val="0"/>
          <w:numId w:val="5"/>
        </w:numPr>
        <w:ind w:left="2520" w:hanging="360"/>
        <w:rPr/>
      </w:pPr>
      <w:sdt>
        <w:sdtPr>
          <w:tag w:val="goog_rdk_797"/>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pStyle w:val="Heading4"/>
        <w:ind w:left="720" w:firstLine="0"/>
        <w:rPr/>
      </w:pPr>
      <w:bookmarkStart w:colFirst="0" w:colLast="0" w:name="_heading=h.4yee4wgifaub" w:id="124"/>
      <w:bookmarkEnd w:id="124"/>
      <w:r w:rsidDel="00000000" w:rsidR="00000000" w:rsidRPr="00000000">
        <w:rPr>
          <w:rtl w:val="0"/>
        </w:rPr>
        <w:t xml:space="preserve">Hiain Yatz</w:t>
      </w:r>
    </w:p>
    <w:p w:rsidR="00000000" w:rsidDel="00000000" w:rsidP="00000000" w:rsidRDefault="00000000" w:rsidRPr="00000000" w14:paraId="00000AB3">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AB4">
      <w:pPr>
        <w:rPr/>
      </w:pPr>
      <w:r w:rsidDel="00000000" w:rsidR="00000000" w:rsidRPr="00000000">
        <w:rPr>
          <w:rtl w:val="0"/>
        </w:rPr>
        <w:tab/>
        <w:tab/>
        <w:t xml:space="preserve">Japanese speech quirks:</w:t>
      </w:r>
    </w:p>
    <w:p w:rsidR="00000000" w:rsidDel="00000000" w:rsidP="00000000" w:rsidRDefault="00000000" w:rsidRPr="00000000" w14:paraId="00000AB5">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B6">
      <w:pPr>
        <w:ind w:left="1440" w:firstLine="0"/>
        <w:rPr/>
      </w:pPr>
      <w:r w:rsidDel="00000000" w:rsidR="00000000" w:rsidRPr="00000000">
        <w:rPr>
          <w:rtl w:val="0"/>
        </w:rPr>
        <w:t xml:space="preserve">English speech quirks:</w:t>
      </w:r>
    </w:p>
    <w:p w:rsidR="00000000" w:rsidDel="00000000" w:rsidP="00000000" w:rsidRDefault="00000000" w:rsidRPr="00000000" w14:paraId="00000AB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AB8">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B9">
      <w:pPr>
        <w:ind w:left="1440" w:firstLine="0"/>
        <w:rPr/>
      </w:pPr>
      <w:r w:rsidDel="00000000" w:rsidR="00000000" w:rsidRPr="00000000">
        <w:rPr>
          <w:rtl w:val="0"/>
        </w:rPr>
        <w:t xml:space="preserve">Notes:</w:t>
      </w:r>
    </w:p>
    <w:p w:rsidR="00000000" w:rsidDel="00000000" w:rsidP="00000000" w:rsidRDefault="00000000" w:rsidRPr="00000000" w14:paraId="00000ABA">
      <w:pPr>
        <w:numPr>
          <w:ilvl w:val="0"/>
          <w:numId w:val="5"/>
        </w:numPr>
        <w:ind w:left="2520" w:hanging="360"/>
        <w:rPr/>
      </w:pPr>
      <w:sdt>
        <w:sdtPr>
          <w:tag w:val="goog_rdk_799"/>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ABB">
      <w:pPr>
        <w:numPr>
          <w:ilvl w:val="0"/>
          <w:numId w:val="5"/>
        </w:numPr>
        <w:ind w:left="2520" w:hanging="360"/>
        <w:rPr/>
      </w:pPr>
      <w:sdt>
        <w:sdtPr>
          <w:tag w:val="goog_rdk_800"/>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ABC">
      <w:pPr>
        <w:numPr>
          <w:ilvl w:val="0"/>
          <w:numId w:val="5"/>
        </w:numPr>
        <w:ind w:left="2520" w:hanging="360"/>
        <w:rPr>
          <w:u w:val="none"/>
        </w:rPr>
      </w:pPr>
      <w:sdt>
        <w:sdtPr>
          <w:tag w:val="goog_rdk_801"/>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ABD">
      <w:pPr>
        <w:numPr>
          <w:ilvl w:val="0"/>
          <w:numId w:val="5"/>
        </w:numPr>
        <w:ind w:left="2520" w:hanging="360"/>
        <w:rPr/>
      </w:pPr>
      <w:sdt>
        <w:sdtPr>
          <w:tag w:val="goog_rdk_802"/>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pStyle w:val="Heading4"/>
        <w:ind w:left="720" w:firstLine="0"/>
        <w:rPr/>
      </w:pPr>
      <w:bookmarkStart w:colFirst="0" w:colLast="0" w:name="_heading=h.sp05eyh1ipky" w:id="125"/>
      <w:bookmarkEnd w:id="125"/>
      <w:r w:rsidDel="00000000" w:rsidR="00000000" w:rsidRPr="00000000">
        <w:rPr>
          <w:rtl w:val="0"/>
        </w:rPr>
        <w:t xml:space="preserve">Idra Missanga</w:t>
      </w:r>
    </w:p>
    <w:p w:rsidR="00000000" w:rsidDel="00000000" w:rsidP="00000000" w:rsidRDefault="00000000" w:rsidRPr="00000000" w14:paraId="00000AC1">
      <w:pPr>
        <w:rPr/>
      </w:pPr>
      <w:sdt>
        <w:sdtPr>
          <w:tag w:val="goog_rdk_803"/>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AC2">
      <w:pPr>
        <w:rPr/>
      </w:pPr>
      <w:r w:rsidDel="00000000" w:rsidR="00000000" w:rsidRPr="00000000">
        <w:rPr>
          <w:rtl w:val="0"/>
        </w:rPr>
        <w:tab/>
        <w:tab/>
        <w:t xml:space="preserve">Japanese speech quirks:</w:t>
      </w:r>
    </w:p>
    <w:p w:rsidR="00000000" w:rsidDel="00000000" w:rsidP="00000000" w:rsidRDefault="00000000" w:rsidRPr="00000000" w14:paraId="00000AC3">
      <w:pPr>
        <w:numPr>
          <w:ilvl w:val="0"/>
          <w:numId w:val="5"/>
        </w:numPr>
        <w:ind w:left="2520" w:hanging="360"/>
        <w:rPr/>
      </w:pPr>
      <w:sdt>
        <w:sdtPr>
          <w:tag w:val="goog_rdk_80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C4">
      <w:pPr>
        <w:ind w:left="1440" w:firstLine="0"/>
        <w:rPr/>
      </w:pPr>
      <w:r w:rsidDel="00000000" w:rsidR="00000000" w:rsidRPr="00000000">
        <w:rPr>
          <w:rtl w:val="0"/>
        </w:rPr>
        <w:t xml:space="preserve">English speech quirks:</w:t>
      </w:r>
    </w:p>
    <w:p w:rsidR="00000000" w:rsidDel="00000000" w:rsidP="00000000" w:rsidRDefault="00000000" w:rsidRPr="00000000" w14:paraId="00000AC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C6">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AC7">
      <w:pPr>
        <w:ind w:left="1440" w:firstLine="0"/>
        <w:rPr/>
      </w:pPr>
      <w:r w:rsidDel="00000000" w:rsidR="00000000" w:rsidRPr="00000000">
        <w:rPr>
          <w:rtl w:val="0"/>
        </w:rPr>
        <w:t xml:space="preserve">Notes:</w:t>
      </w:r>
    </w:p>
    <w:p w:rsidR="00000000" w:rsidDel="00000000" w:rsidP="00000000" w:rsidRDefault="00000000" w:rsidRPr="00000000" w14:paraId="00000AC8">
      <w:pPr>
        <w:numPr>
          <w:ilvl w:val="0"/>
          <w:numId w:val="5"/>
        </w:numPr>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AC9">
      <w:pPr>
        <w:numPr>
          <w:ilvl w:val="0"/>
          <w:numId w:val="5"/>
        </w:numPr>
        <w:ind w:left="2520" w:hanging="360"/>
        <w:rPr/>
      </w:pPr>
      <w:sdt>
        <w:sdtPr>
          <w:tag w:val="goog_rdk_806"/>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ACA">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ACB">
      <w:pPr>
        <w:numPr>
          <w:ilvl w:val="0"/>
          <w:numId w:val="5"/>
        </w:numPr>
        <w:ind w:left="2520" w:hanging="360"/>
        <w:rPr/>
      </w:pPr>
      <w:sdt>
        <w:sdtPr>
          <w:tag w:val="goog_rdk_808"/>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ACC">
      <w:pPr>
        <w:rPr>
          <w:b w:val="1"/>
        </w:rPr>
      </w:pPr>
      <w:r w:rsidDel="00000000" w:rsidR="00000000" w:rsidRPr="00000000">
        <w:rPr>
          <w:rtl w:val="0"/>
        </w:rPr>
      </w:r>
    </w:p>
    <w:p w:rsidR="00000000" w:rsidDel="00000000" w:rsidP="00000000" w:rsidRDefault="00000000" w:rsidRPr="00000000" w14:paraId="00000ACD">
      <w:pPr>
        <w:pStyle w:val="Heading4"/>
        <w:ind w:left="720" w:firstLine="0"/>
        <w:rPr/>
      </w:pPr>
      <w:bookmarkStart w:colFirst="0" w:colLast="0" w:name="_heading=h.w066x3ke1yiv" w:id="126"/>
      <w:bookmarkEnd w:id="126"/>
      <w:r w:rsidDel="00000000" w:rsidR="00000000" w:rsidRPr="00000000">
        <w:rPr>
          <w:rtl w:val="0"/>
        </w:rPr>
        <w:t xml:space="preserve">Null</w:t>
      </w:r>
    </w:p>
    <w:p w:rsidR="00000000" w:rsidDel="00000000" w:rsidP="00000000" w:rsidRDefault="00000000" w:rsidRPr="00000000" w14:paraId="00000ACE">
      <w:pPr>
        <w:rPr/>
      </w:pPr>
      <w:sdt>
        <w:sdtPr>
          <w:tag w:val="goog_rdk_809"/>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ACF">
      <w:pPr>
        <w:ind w:left="1440" w:firstLine="0"/>
        <w:rPr/>
      </w:pPr>
      <w:r w:rsidDel="00000000" w:rsidR="00000000" w:rsidRPr="00000000">
        <w:rPr>
          <w:rtl w:val="0"/>
        </w:rPr>
        <w:t xml:space="preserve">Notes:</w:t>
      </w:r>
    </w:p>
    <w:p w:rsidR="00000000" w:rsidDel="00000000" w:rsidP="00000000" w:rsidRDefault="00000000" w:rsidRPr="00000000" w14:paraId="00000AD0">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AD1">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AD2">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AD3">
      <w:pPr>
        <w:rPr>
          <w:b w:val="1"/>
        </w:rPr>
      </w:pPr>
      <w:r w:rsidDel="00000000" w:rsidR="00000000" w:rsidRPr="00000000">
        <w:rPr>
          <w:rtl w:val="0"/>
        </w:rPr>
      </w:r>
    </w:p>
    <w:p w:rsidR="00000000" w:rsidDel="00000000" w:rsidP="00000000" w:rsidRDefault="00000000" w:rsidRPr="00000000" w14:paraId="00000AD4">
      <w:pPr>
        <w:pStyle w:val="Heading4"/>
        <w:ind w:left="720" w:firstLine="0"/>
        <w:rPr/>
      </w:pPr>
      <w:bookmarkStart w:colFirst="0" w:colLast="0" w:name="_heading=h.7id128fukrkv" w:id="127"/>
      <w:bookmarkEnd w:id="127"/>
      <w:r w:rsidDel="00000000" w:rsidR="00000000" w:rsidRPr="00000000">
        <w:rPr>
          <w:rtl w:val="0"/>
        </w:rPr>
        <w:t xml:space="preserve">Tanza</w:t>
      </w:r>
    </w:p>
    <w:p w:rsidR="00000000" w:rsidDel="00000000" w:rsidP="00000000" w:rsidRDefault="00000000" w:rsidRPr="00000000" w14:paraId="00000AD5">
      <w:pPr>
        <w:rPr/>
      </w:pPr>
      <w:sdt>
        <w:sdtPr>
          <w:tag w:val="goog_rdk_810"/>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AD6">
      <w:pPr>
        <w:rPr/>
      </w:pPr>
      <w:r w:rsidDel="00000000" w:rsidR="00000000" w:rsidRPr="00000000">
        <w:rPr>
          <w:rtl w:val="0"/>
        </w:rPr>
        <w:tab/>
        <w:tab/>
        <w:t xml:space="preserve">Japanese speech quirks:</w:t>
      </w:r>
    </w:p>
    <w:p w:rsidR="00000000" w:rsidDel="00000000" w:rsidP="00000000" w:rsidRDefault="00000000" w:rsidRPr="00000000" w14:paraId="00000AD7">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D8">
      <w:pPr>
        <w:ind w:left="1440" w:firstLine="0"/>
        <w:rPr/>
      </w:pPr>
      <w:r w:rsidDel="00000000" w:rsidR="00000000" w:rsidRPr="00000000">
        <w:rPr>
          <w:rtl w:val="0"/>
        </w:rPr>
        <w:t xml:space="preserve">English speech quirks:</w:t>
      </w:r>
    </w:p>
    <w:p w:rsidR="00000000" w:rsidDel="00000000" w:rsidP="00000000" w:rsidRDefault="00000000" w:rsidRPr="00000000" w14:paraId="00000AD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DA">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ADB">
      <w:pPr>
        <w:ind w:left="1440" w:firstLine="0"/>
        <w:rPr/>
      </w:pPr>
      <w:r w:rsidDel="00000000" w:rsidR="00000000" w:rsidRPr="00000000">
        <w:rPr>
          <w:rtl w:val="0"/>
        </w:rPr>
        <w:t xml:space="preserve">Notes:</w:t>
      </w:r>
    </w:p>
    <w:p w:rsidR="00000000" w:rsidDel="00000000" w:rsidP="00000000" w:rsidRDefault="00000000" w:rsidRPr="00000000" w14:paraId="00000AD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pStyle w:val="Heading4"/>
        <w:ind w:left="720" w:firstLine="0"/>
        <w:rPr/>
      </w:pPr>
      <w:bookmarkStart w:colFirst="0" w:colLast="0" w:name="_heading=h.aeib14bl3is9" w:id="128"/>
      <w:bookmarkEnd w:id="128"/>
      <w:r w:rsidDel="00000000" w:rsidR="00000000" w:rsidRPr="00000000">
        <w:rPr>
          <w:rtl w:val="0"/>
        </w:rPr>
        <w:t xml:space="preserve">Weitz Rogen</w:t>
      </w:r>
    </w:p>
    <w:p w:rsidR="00000000" w:rsidDel="00000000" w:rsidP="00000000" w:rsidRDefault="00000000" w:rsidRPr="00000000" w14:paraId="00000ADF">
      <w:pPr>
        <w:rPr/>
      </w:pPr>
      <w:sdt>
        <w:sdtPr>
          <w:tag w:val="goog_rdk_812"/>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13"/>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AE0">
      <w:pPr>
        <w:rPr/>
      </w:pPr>
      <w:r w:rsidDel="00000000" w:rsidR="00000000" w:rsidRPr="00000000">
        <w:rPr>
          <w:rtl w:val="0"/>
        </w:rPr>
        <w:tab/>
        <w:tab/>
        <w:t xml:space="preserve">Japanese speech quirks:</w:t>
      </w:r>
    </w:p>
    <w:p w:rsidR="00000000" w:rsidDel="00000000" w:rsidP="00000000" w:rsidRDefault="00000000" w:rsidRPr="00000000" w14:paraId="00000AE1">
      <w:pPr>
        <w:numPr>
          <w:ilvl w:val="0"/>
          <w:numId w:val="5"/>
        </w:numPr>
        <w:ind w:left="2520" w:hanging="360"/>
        <w:rPr/>
      </w:pPr>
      <w:sdt>
        <w:sdtPr>
          <w:tag w:val="goog_rdk_814"/>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E2">
      <w:pPr>
        <w:ind w:left="1440" w:firstLine="0"/>
        <w:rPr/>
      </w:pPr>
      <w:r w:rsidDel="00000000" w:rsidR="00000000" w:rsidRPr="00000000">
        <w:rPr>
          <w:rtl w:val="0"/>
        </w:rPr>
        <w:t xml:space="preserve">English speech quirks:</w:t>
      </w:r>
    </w:p>
    <w:p w:rsidR="00000000" w:rsidDel="00000000" w:rsidP="00000000" w:rsidRDefault="00000000" w:rsidRPr="00000000" w14:paraId="00000AE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AE4">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E5">
      <w:pPr>
        <w:ind w:left="1440" w:firstLine="0"/>
        <w:rPr/>
      </w:pPr>
      <w:r w:rsidDel="00000000" w:rsidR="00000000" w:rsidRPr="00000000">
        <w:rPr>
          <w:rtl w:val="0"/>
        </w:rPr>
        <w:t xml:space="preserve">Notes:</w:t>
      </w:r>
    </w:p>
    <w:p w:rsidR="00000000" w:rsidDel="00000000" w:rsidP="00000000" w:rsidRDefault="00000000" w:rsidRPr="00000000" w14:paraId="00000AE6">
      <w:pPr>
        <w:numPr>
          <w:ilvl w:val="0"/>
          <w:numId w:val="5"/>
        </w:numPr>
        <w:ind w:left="2520" w:hanging="360"/>
        <w:rPr/>
      </w:pPr>
      <w:sdt>
        <w:sdtPr>
          <w:tag w:val="goog_rdk_815"/>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AE7">
      <w:pPr>
        <w:numPr>
          <w:ilvl w:val="0"/>
          <w:numId w:val="5"/>
        </w:numPr>
        <w:ind w:left="2520" w:hanging="360"/>
        <w:rPr/>
      </w:pPr>
      <w:sdt>
        <w:sdtPr>
          <w:tag w:val="goog_rdk_816"/>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AE8">
      <w:pPr>
        <w:rPr>
          <w:b w:val="1"/>
        </w:rPr>
      </w:pPr>
      <w:r w:rsidDel="00000000" w:rsidR="00000000" w:rsidRPr="00000000">
        <w:rPr>
          <w:rtl w:val="0"/>
        </w:rPr>
      </w:r>
    </w:p>
    <w:p w:rsidR="00000000" w:rsidDel="00000000" w:rsidP="00000000" w:rsidRDefault="00000000" w:rsidRPr="00000000" w14:paraId="00000AE9">
      <w:pPr>
        <w:rPr>
          <w:b w:val="1"/>
        </w:rPr>
      </w:pPr>
      <w:r w:rsidDel="00000000" w:rsidR="00000000" w:rsidRPr="00000000">
        <w:rPr>
          <w:rtl w:val="0"/>
        </w:rPr>
      </w:r>
    </w:p>
    <w:p w:rsidR="00000000" w:rsidDel="00000000" w:rsidP="00000000" w:rsidRDefault="00000000" w:rsidRPr="00000000" w14:paraId="00000AEA">
      <w:pPr>
        <w:pStyle w:val="Heading3"/>
        <w:rPr/>
      </w:pPr>
      <w:bookmarkStart w:colFirst="0" w:colLast="0" w:name="_heading=h.qeiwv26tmjp2" w:id="129"/>
      <w:bookmarkEnd w:id="129"/>
      <w:r w:rsidDel="00000000" w:rsidR="00000000" w:rsidRPr="00000000">
        <w:rPr>
          <w:rtl w:val="0"/>
        </w:rPr>
        <w:t xml:space="preserve">Others</w:t>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pStyle w:val="Heading4"/>
        <w:ind w:left="720" w:firstLine="0"/>
        <w:rPr/>
      </w:pPr>
      <w:bookmarkStart w:colFirst="0" w:colLast="0" w:name="_heading=h.lwjc6t4l641" w:id="130"/>
      <w:bookmarkEnd w:id="130"/>
      <w:r w:rsidDel="00000000" w:rsidR="00000000" w:rsidRPr="00000000">
        <w:rPr>
          <w:rtl w:val="0"/>
        </w:rPr>
        <w:t xml:space="preserve">Bianca</w:t>
      </w:r>
    </w:p>
    <w:p w:rsidR="00000000" w:rsidDel="00000000" w:rsidP="00000000" w:rsidRDefault="00000000" w:rsidRPr="00000000" w14:paraId="00000AED">
      <w:pPr>
        <w:rPr/>
      </w:pPr>
      <w:sdt>
        <w:sdtPr>
          <w:tag w:val="goog_rdk_817"/>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AEE">
      <w:pPr>
        <w:rPr/>
      </w:pPr>
      <w:r w:rsidDel="00000000" w:rsidR="00000000" w:rsidRPr="00000000">
        <w:rPr>
          <w:rtl w:val="0"/>
        </w:rPr>
        <w:tab/>
        <w:tab/>
        <w:t xml:space="preserve">Japanese speech quirks:</w:t>
      </w:r>
    </w:p>
    <w:p w:rsidR="00000000" w:rsidDel="00000000" w:rsidP="00000000" w:rsidRDefault="00000000" w:rsidRPr="00000000" w14:paraId="00000AEF">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F0">
      <w:pPr>
        <w:ind w:left="1440" w:firstLine="0"/>
        <w:rPr/>
      </w:pPr>
      <w:r w:rsidDel="00000000" w:rsidR="00000000" w:rsidRPr="00000000">
        <w:rPr>
          <w:rtl w:val="0"/>
        </w:rPr>
        <w:t xml:space="preserve">English speech quirks:</w:t>
      </w:r>
    </w:p>
    <w:p w:rsidR="00000000" w:rsidDel="00000000" w:rsidP="00000000" w:rsidRDefault="00000000" w:rsidRPr="00000000" w14:paraId="00000AF1">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AF2">
      <w:pPr>
        <w:ind w:left="1440" w:firstLine="0"/>
        <w:rPr/>
      </w:pPr>
      <w:r w:rsidDel="00000000" w:rsidR="00000000" w:rsidRPr="00000000">
        <w:rPr>
          <w:rtl w:val="0"/>
        </w:rPr>
        <w:t xml:space="preserve">Notes:</w:t>
      </w:r>
    </w:p>
    <w:p w:rsidR="00000000" w:rsidDel="00000000" w:rsidP="00000000" w:rsidRDefault="00000000" w:rsidRPr="00000000" w14:paraId="00000AF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pStyle w:val="Heading4"/>
        <w:ind w:left="720" w:firstLine="0"/>
        <w:rPr/>
      </w:pPr>
      <w:bookmarkStart w:colFirst="0" w:colLast="0" w:name="_heading=h.2l0f07e3y1o3" w:id="131"/>
      <w:bookmarkEnd w:id="131"/>
      <w:r w:rsidDel="00000000" w:rsidR="00000000" w:rsidRPr="00000000">
        <w:rPr>
          <w:rtl w:val="0"/>
        </w:rPr>
        <w:t xml:space="preserve">Botecliffe</w:t>
      </w:r>
    </w:p>
    <w:p w:rsidR="00000000" w:rsidDel="00000000" w:rsidP="00000000" w:rsidRDefault="00000000" w:rsidRPr="00000000" w14:paraId="00000AF6">
      <w:pPr>
        <w:rPr/>
      </w:pPr>
      <w:sdt>
        <w:sdtPr>
          <w:tag w:val="goog_rdk_818"/>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ind w:left="720" w:firstLine="720"/>
        <w:rPr/>
      </w:pPr>
      <w:r w:rsidDel="00000000" w:rsidR="00000000" w:rsidRPr="00000000">
        <w:rPr>
          <w:rtl w:val="0"/>
        </w:rPr>
        <w:t xml:space="preserve">Notes:</w:t>
      </w:r>
    </w:p>
    <w:p w:rsidR="00000000" w:rsidDel="00000000" w:rsidP="00000000" w:rsidRDefault="00000000" w:rsidRPr="00000000" w14:paraId="00000AF9">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pStyle w:val="Heading4"/>
        <w:rPr>
          <w:b w:val="1"/>
        </w:rPr>
      </w:pPr>
      <w:bookmarkStart w:colFirst="0" w:colLast="0" w:name="_heading=h.mlzmok9fom29" w:id="132"/>
      <w:bookmarkEnd w:id="132"/>
      <w:r w:rsidDel="00000000" w:rsidR="00000000" w:rsidRPr="00000000">
        <w:rPr>
          <w:b w:val="1"/>
          <w:rtl w:val="0"/>
        </w:rPr>
        <w:t xml:space="preserve">Carillon</w:t>
      </w:r>
    </w:p>
    <w:p w:rsidR="00000000" w:rsidDel="00000000" w:rsidP="00000000" w:rsidRDefault="00000000" w:rsidRPr="00000000" w14:paraId="00000AFC">
      <w:pPr>
        <w:rPr/>
      </w:pPr>
      <w:sdt>
        <w:sdtPr>
          <w:tag w:val="goog_rdk_819"/>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AFD">
      <w:pPr>
        <w:ind w:left="720" w:firstLine="720"/>
        <w:rPr/>
      </w:pPr>
      <w:r w:rsidDel="00000000" w:rsidR="00000000" w:rsidRPr="00000000">
        <w:rPr>
          <w:rtl w:val="0"/>
        </w:rPr>
        <w:t xml:space="preserve">Notes:</w:t>
      </w:r>
    </w:p>
    <w:p w:rsidR="00000000" w:rsidDel="00000000" w:rsidP="00000000" w:rsidRDefault="00000000" w:rsidRPr="00000000" w14:paraId="00000AFE">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pStyle w:val="Heading4"/>
        <w:ind w:left="720" w:firstLine="0"/>
        <w:rPr/>
      </w:pPr>
      <w:bookmarkStart w:colFirst="0" w:colLast="0" w:name="_heading=h.1hcsk5c18wgn" w:id="133"/>
      <w:bookmarkEnd w:id="133"/>
      <w:r w:rsidDel="00000000" w:rsidR="00000000" w:rsidRPr="00000000">
        <w:rPr>
          <w:rtl w:val="0"/>
        </w:rPr>
        <w:t xml:space="preserve">Flop O’Connell</w:t>
      </w:r>
    </w:p>
    <w:p w:rsidR="00000000" w:rsidDel="00000000" w:rsidP="00000000" w:rsidRDefault="00000000" w:rsidRPr="00000000" w14:paraId="00000B01">
      <w:pPr>
        <w:rPr/>
      </w:pPr>
      <w:sdt>
        <w:sdtPr>
          <w:tag w:val="goog_rdk_820"/>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02">
      <w:pPr>
        <w:rPr/>
      </w:pPr>
      <w:r w:rsidDel="00000000" w:rsidR="00000000" w:rsidRPr="00000000">
        <w:rPr>
          <w:rtl w:val="0"/>
        </w:rPr>
        <w:tab/>
        <w:tab/>
        <w:t xml:space="preserve">Japanese speech quirks:</w:t>
      </w:r>
    </w:p>
    <w:p w:rsidR="00000000" w:rsidDel="00000000" w:rsidP="00000000" w:rsidRDefault="00000000" w:rsidRPr="00000000" w14:paraId="00000B03">
      <w:pPr>
        <w:widowControl w:val="0"/>
        <w:numPr>
          <w:ilvl w:val="0"/>
          <w:numId w:val="5"/>
        </w:numPr>
        <w:spacing w:line="240" w:lineRule="auto"/>
        <w:ind w:left="2520" w:hanging="360"/>
        <w:rPr/>
      </w:pPr>
      <w:bookmarkStart w:colFirst="0" w:colLast="0" w:name="_heading=h.30j0zll" w:id="134"/>
      <w:bookmarkEnd w:id="134"/>
      <w:sdt>
        <w:sdtPr>
          <w:tag w:val="goog_rdk_82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04">
      <w:pPr>
        <w:widowControl w:val="0"/>
        <w:numPr>
          <w:ilvl w:val="0"/>
          <w:numId w:val="5"/>
        </w:numPr>
        <w:spacing w:line="240" w:lineRule="auto"/>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05">
      <w:pPr>
        <w:widowControl w:val="0"/>
        <w:numPr>
          <w:ilvl w:val="0"/>
          <w:numId w:val="5"/>
        </w:numPr>
        <w:spacing w:line="240" w:lineRule="auto"/>
        <w:ind w:left="2520" w:hanging="360"/>
        <w:rPr/>
      </w:pPr>
      <w:sdt>
        <w:sdtPr>
          <w:tag w:val="goog_rdk_823"/>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06">
      <w:pPr>
        <w:widowControl w:val="0"/>
        <w:numPr>
          <w:ilvl w:val="0"/>
          <w:numId w:val="5"/>
        </w:numPr>
        <w:spacing w:line="240" w:lineRule="auto"/>
        <w:ind w:left="2520" w:hanging="360"/>
        <w:rPr/>
      </w:pPr>
      <w:sdt>
        <w:sdtPr>
          <w:tag w:val="goog_rdk_824"/>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07">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08">
      <w:pPr>
        <w:numPr>
          <w:ilvl w:val="0"/>
          <w:numId w:val="5"/>
        </w:numPr>
        <w:ind w:left="2520" w:hanging="360"/>
        <w:rPr/>
      </w:pPr>
      <w:sdt>
        <w:sdtPr>
          <w:tag w:val="goog_rdk_826"/>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09">
      <w:pPr>
        <w:numPr>
          <w:ilvl w:val="0"/>
          <w:numId w:val="5"/>
        </w:numPr>
        <w:ind w:left="2520" w:hanging="360"/>
        <w:rPr/>
      </w:pPr>
      <w:sdt>
        <w:sdtPr>
          <w:tag w:val="goog_rdk_827"/>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0A">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0B">
      <w:pPr>
        <w:numPr>
          <w:ilvl w:val="0"/>
          <w:numId w:val="5"/>
        </w:numPr>
        <w:ind w:left="2520" w:hanging="360"/>
        <w:rPr/>
      </w:pPr>
      <w:sdt>
        <w:sdtPr>
          <w:tag w:val="goog_rdk_829"/>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0C">
      <w:pPr>
        <w:ind w:left="1440" w:firstLine="0"/>
        <w:rPr/>
      </w:pPr>
      <w:r w:rsidDel="00000000" w:rsidR="00000000" w:rsidRPr="00000000">
        <w:rPr>
          <w:rtl w:val="0"/>
        </w:rPr>
        <w:t xml:space="preserve">English speech quirks:</w:t>
      </w:r>
    </w:p>
    <w:p w:rsidR="00000000" w:rsidDel="00000000" w:rsidP="00000000" w:rsidRDefault="00000000" w:rsidRPr="00000000" w14:paraId="00000B0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0E">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0F">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10">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11">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12">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13">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14">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15">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16">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17">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18">
      <w:pPr>
        <w:numPr>
          <w:ilvl w:val="0"/>
          <w:numId w:val="5"/>
        </w:numPr>
        <w:ind w:left="2520" w:hanging="360"/>
        <w:rPr/>
      </w:pPr>
      <w:sdt>
        <w:sdtPr>
          <w:tag w:val="goog_rdk_831"/>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19">
      <w:pPr>
        <w:ind w:left="720" w:firstLine="720"/>
        <w:rPr/>
      </w:pPr>
      <w:r w:rsidDel="00000000" w:rsidR="00000000" w:rsidRPr="00000000">
        <w:rPr>
          <w:rtl w:val="0"/>
        </w:rPr>
        <w:t xml:space="preserve">Notes:</w:t>
      </w:r>
    </w:p>
    <w:p w:rsidR="00000000" w:rsidDel="00000000" w:rsidP="00000000" w:rsidRDefault="00000000" w:rsidRPr="00000000" w14:paraId="00000B1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pStyle w:val="Heading4"/>
        <w:ind w:left="720" w:firstLine="0"/>
        <w:rPr/>
      </w:pPr>
      <w:bookmarkStart w:colFirst="0" w:colLast="0" w:name="_heading=h.7m44qjkrf0rt" w:id="135"/>
      <w:bookmarkEnd w:id="135"/>
      <w:r w:rsidDel="00000000" w:rsidR="00000000" w:rsidRPr="00000000">
        <w:rPr>
          <w:rtl w:val="0"/>
        </w:rPr>
        <w:t xml:space="preserve">Flora</w:t>
      </w:r>
    </w:p>
    <w:p w:rsidR="00000000" w:rsidDel="00000000" w:rsidP="00000000" w:rsidRDefault="00000000" w:rsidRPr="00000000" w14:paraId="00000B1D">
      <w:pPr>
        <w:rPr/>
      </w:pPr>
      <w:sdt>
        <w:sdtPr>
          <w:tag w:val="goog_rdk_832"/>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1E">
      <w:pPr>
        <w:rPr/>
      </w:pPr>
      <w:r w:rsidDel="00000000" w:rsidR="00000000" w:rsidRPr="00000000">
        <w:rPr>
          <w:rtl w:val="0"/>
        </w:rPr>
        <w:tab/>
        <w:tab/>
        <w:t xml:space="preserve">Japanese speech quirks:</w:t>
      </w:r>
    </w:p>
    <w:p w:rsidR="00000000" w:rsidDel="00000000" w:rsidP="00000000" w:rsidRDefault="00000000" w:rsidRPr="00000000" w14:paraId="00000B1F">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20">
      <w:pPr>
        <w:ind w:left="1440" w:firstLine="0"/>
        <w:rPr/>
      </w:pPr>
      <w:r w:rsidDel="00000000" w:rsidR="00000000" w:rsidRPr="00000000">
        <w:rPr>
          <w:rtl w:val="0"/>
        </w:rPr>
        <w:t xml:space="preserve">English speech quirks:</w:t>
      </w:r>
    </w:p>
    <w:p w:rsidR="00000000" w:rsidDel="00000000" w:rsidP="00000000" w:rsidRDefault="00000000" w:rsidRPr="00000000" w14:paraId="00000B2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2">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23">
      <w:pPr>
        <w:ind w:left="1440" w:firstLine="0"/>
        <w:rPr/>
      </w:pPr>
      <w:r w:rsidDel="00000000" w:rsidR="00000000" w:rsidRPr="00000000">
        <w:rPr>
          <w:rtl w:val="0"/>
        </w:rPr>
        <w:t xml:space="preserve">Notes:</w:t>
      </w:r>
    </w:p>
    <w:p w:rsidR="00000000" w:rsidDel="00000000" w:rsidP="00000000" w:rsidRDefault="00000000" w:rsidRPr="00000000" w14:paraId="00000B2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pStyle w:val="Heading4"/>
        <w:ind w:firstLine="720"/>
        <w:rPr/>
      </w:pPr>
      <w:bookmarkStart w:colFirst="0" w:colLast="0" w:name="_heading=h.byj81evhqi9u" w:id="136"/>
      <w:bookmarkEnd w:id="136"/>
      <w:r w:rsidDel="00000000" w:rsidR="00000000" w:rsidRPr="00000000">
        <w:rPr>
          <w:rtl w:val="0"/>
        </w:rPr>
        <w:t xml:space="preserve">Katya Aurélie</w:t>
      </w:r>
    </w:p>
    <w:p w:rsidR="00000000" w:rsidDel="00000000" w:rsidP="00000000" w:rsidRDefault="00000000" w:rsidRPr="00000000" w14:paraId="00000B27">
      <w:pPr>
        <w:rPr/>
      </w:pPr>
      <w:sdt>
        <w:sdtPr>
          <w:tag w:val="goog_rdk_833"/>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28">
      <w:pPr>
        <w:ind w:left="720" w:firstLine="720"/>
        <w:rPr/>
      </w:pPr>
      <w:r w:rsidDel="00000000" w:rsidR="00000000" w:rsidRPr="00000000">
        <w:rPr>
          <w:rtl w:val="0"/>
        </w:rPr>
        <w:t xml:space="preserve">Japanese speech quirks:</w:t>
      </w:r>
    </w:p>
    <w:p w:rsidR="00000000" w:rsidDel="00000000" w:rsidP="00000000" w:rsidRDefault="00000000" w:rsidRPr="00000000" w14:paraId="00000B29">
      <w:pPr>
        <w:numPr>
          <w:ilvl w:val="0"/>
          <w:numId w:val="5"/>
        </w:numPr>
        <w:ind w:left="2520" w:hanging="360"/>
        <w:rPr/>
      </w:pPr>
      <w:sdt>
        <w:sdtPr>
          <w:tag w:val="goog_rdk_834"/>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2A">
      <w:pPr>
        <w:ind w:left="1440" w:firstLine="0"/>
        <w:rPr/>
      </w:pPr>
      <w:r w:rsidDel="00000000" w:rsidR="00000000" w:rsidRPr="00000000">
        <w:rPr>
          <w:rtl w:val="0"/>
        </w:rPr>
        <w:t xml:space="preserve">English speech quirks:</w:t>
      </w:r>
    </w:p>
    <w:p w:rsidR="00000000" w:rsidDel="00000000" w:rsidP="00000000" w:rsidRDefault="00000000" w:rsidRPr="00000000" w14:paraId="00000B2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C">
      <w:pPr>
        <w:widowControl w:val="0"/>
        <w:numPr>
          <w:ilvl w:val="0"/>
          <w:numId w:val="5"/>
        </w:numPr>
        <w:spacing w:line="240" w:lineRule="auto"/>
        <w:ind w:left="2520" w:hanging="360"/>
        <w:rPr/>
      </w:pPr>
      <w:sdt>
        <w:sdtPr>
          <w:tag w:val="goog_rdk_835"/>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2D">
      <w:pPr>
        <w:numPr>
          <w:ilvl w:val="0"/>
          <w:numId w:val="5"/>
        </w:numPr>
        <w:ind w:left="2520" w:hanging="360"/>
        <w:rPr/>
      </w:pPr>
      <w:sdt>
        <w:sdtPr>
          <w:tag w:val="goog_rdk_836"/>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2E">
      <w:pPr>
        <w:ind w:left="720" w:firstLine="720"/>
        <w:rPr/>
      </w:pPr>
      <w:r w:rsidDel="00000000" w:rsidR="00000000" w:rsidRPr="00000000">
        <w:rPr>
          <w:rtl w:val="0"/>
        </w:rPr>
        <w:t xml:space="preserve">Notes:</w:t>
      </w:r>
    </w:p>
    <w:p w:rsidR="00000000" w:rsidDel="00000000" w:rsidP="00000000" w:rsidRDefault="00000000" w:rsidRPr="00000000" w14:paraId="00000B2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30">
      <w:pPr>
        <w:widowControl w:val="0"/>
        <w:spacing w:line="240" w:lineRule="auto"/>
        <w:rPr/>
      </w:pPr>
      <w:r w:rsidDel="00000000" w:rsidR="00000000" w:rsidRPr="00000000">
        <w:rPr>
          <w:rtl w:val="0"/>
        </w:rPr>
      </w:r>
    </w:p>
    <w:p w:rsidR="00000000" w:rsidDel="00000000" w:rsidP="00000000" w:rsidRDefault="00000000" w:rsidRPr="00000000" w14:paraId="00000B31">
      <w:pPr>
        <w:pStyle w:val="Heading4"/>
        <w:ind w:left="720" w:firstLine="0"/>
        <w:rPr/>
      </w:pPr>
      <w:bookmarkStart w:colFirst="0" w:colLast="0" w:name="_heading=h.4h6omp836860" w:id="137"/>
      <w:bookmarkEnd w:id="137"/>
      <w:r w:rsidDel="00000000" w:rsidR="00000000" w:rsidRPr="00000000">
        <w:rPr>
          <w:rtl w:val="0"/>
        </w:rPr>
        <w:t xml:space="preserve">Mezoreia</w:t>
      </w:r>
    </w:p>
    <w:p w:rsidR="00000000" w:rsidDel="00000000" w:rsidP="00000000" w:rsidRDefault="00000000" w:rsidRPr="00000000" w14:paraId="00000B32">
      <w:pPr>
        <w:rPr/>
      </w:pPr>
      <w:sdt>
        <w:sdtPr>
          <w:tag w:val="goog_rdk_837"/>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33">
      <w:pPr>
        <w:rPr/>
      </w:pPr>
      <w:r w:rsidDel="00000000" w:rsidR="00000000" w:rsidRPr="00000000">
        <w:rPr>
          <w:rtl w:val="0"/>
        </w:rPr>
        <w:tab/>
        <w:tab/>
        <w:t xml:space="preserve">Japanese speech quirks:</w:t>
      </w:r>
    </w:p>
    <w:p w:rsidR="00000000" w:rsidDel="00000000" w:rsidP="00000000" w:rsidRDefault="00000000" w:rsidRPr="00000000" w14:paraId="00000B34">
      <w:pPr>
        <w:numPr>
          <w:ilvl w:val="0"/>
          <w:numId w:val="5"/>
        </w:numPr>
        <w:ind w:left="2520" w:hanging="360"/>
        <w:rPr/>
      </w:pPr>
      <w:sdt>
        <w:sdtPr>
          <w:tag w:val="goog_rdk_838"/>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35">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36">
      <w:pPr>
        <w:ind w:left="1440" w:firstLine="0"/>
        <w:rPr/>
      </w:pPr>
      <w:r w:rsidDel="00000000" w:rsidR="00000000" w:rsidRPr="00000000">
        <w:rPr>
          <w:rtl w:val="0"/>
        </w:rPr>
        <w:t xml:space="preserve">English speech quirks:</w:t>
      </w:r>
    </w:p>
    <w:p w:rsidR="00000000" w:rsidDel="00000000" w:rsidP="00000000" w:rsidRDefault="00000000" w:rsidRPr="00000000" w14:paraId="00000B37">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38">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39">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3A">
      <w:pPr>
        <w:ind w:left="1440" w:firstLine="0"/>
        <w:rPr/>
      </w:pPr>
      <w:r w:rsidDel="00000000" w:rsidR="00000000" w:rsidRPr="00000000">
        <w:rPr>
          <w:rtl w:val="0"/>
        </w:rPr>
        <w:t xml:space="preserve">Notes:</w:t>
      </w:r>
    </w:p>
    <w:p w:rsidR="00000000" w:rsidDel="00000000" w:rsidP="00000000" w:rsidRDefault="00000000" w:rsidRPr="00000000" w14:paraId="00000B3B">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pStyle w:val="Heading4"/>
        <w:ind w:firstLine="720"/>
        <w:rPr/>
      </w:pPr>
      <w:bookmarkStart w:colFirst="0" w:colLast="0" w:name="_heading=h.9qjr0mthizo" w:id="138"/>
      <w:bookmarkEnd w:id="138"/>
      <w:r w:rsidDel="00000000" w:rsidR="00000000" w:rsidRPr="00000000">
        <w:rPr>
          <w:rtl w:val="0"/>
        </w:rPr>
        <w:t xml:space="preserve">Medium O’Connell</w:t>
      </w:r>
    </w:p>
    <w:p w:rsidR="00000000" w:rsidDel="00000000" w:rsidP="00000000" w:rsidRDefault="00000000" w:rsidRPr="00000000" w14:paraId="00000B3E">
      <w:pPr>
        <w:rPr/>
      </w:pPr>
      <w:sdt>
        <w:sdtPr>
          <w:tag w:val="goog_rdk_840"/>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3F">
      <w:pPr>
        <w:rPr/>
      </w:pPr>
      <w:r w:rsidDel="00000000" w:rsidR="00000000" w:rsidRPr="00000000">
        <w:rPr>
          <w:rtl w:val="0"/>
        </w:rPr>
        <w:tab/>
        <w:tab/>
        <w:t xml:space="preserve">Japanese speech quirks:</w:t>
      </w:r>
    </w:p>
    <w:p w:rsidR="00000000" w:rsidDel="00000000" w:rsidP="00000000" w:rsidRDefault="00000000" w:rsidRPr="00000000" w14:paraId="00000B40">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41">
      <w:pPr>
        <w:ind w:left="1440" w:firstLine="0"/>
        <w:rPr/>
      </w:pPr>
      <w:r w:rsidDel="00000000" w:rsidR="00000000" w:rsidRPr="00000000">
        <w:rPr>
          <w:rtl w:val="0"/>
        </w:rPr>
        <w:t xml:space="preserve">English speech quirks:</w:t>
      </w:r>
    </w:p>
    <w:p w:rsidR="00000000" w:rsidDel="00000000" w:rsidP="00000000" w:rsidRDefault="00000000" w:rsidRPr="00000000" w14:paraId="00000B42">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43">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44">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45">
      <w:pPr>
        <w:ind w:left="1440" w:firstLine="0"/>
        <w:rPr/>
      </w:pPr>
      <w:r w:rsidDel="00000000" w:rsidR="00000000" w:rsidRPr="00000000">
        <w:rPr>
          <w:rtl w:val="0"/>
        </w:rPr>
        <w:t xml:space="preserve">Notes:</w:t>
      </w:r>
    </w:p>
    <w:p w:rsidR="00000000" w:rsidDel="00000000" w:rsidP="00000000" w:rsidRDefault="00000000" w:rsidRPr="00000000" w14:paraId="00000B46">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47">
      <w:pPr>
        <w:rPr>
          <w:b w:val="1"/>
        </w:rPr>
      </w:pPr>
      <w:r w:rsidDel="00000000" w:rsidR="00000000" w:rsidRPr="00000000">
        <w:rPr>
          <w:rtl w:val="0"/>
        </w:rPr>
      </w:r>
    </w:p>
    <w:p w:rsidR="00000000" w:rsidDel="00000000" w:rsidP="00000000" w:rsidRDefault="00000000" w:rsidRPr="00000000" w14:paraId="00000B48">
      <w:pPr>
        <w:pStyle w:val="Heading4"/>
        <w:ind w:left="720" w:firstLine="0"/>
        <w:rPr/>
      </w:pPr>
      <w:bookmarkStart w:colFirst="0" w:colLast="0" w:name="_heading=h.ue5v827zokrs" w:id="139"/>
      <w:bookmarkEnd w:id="139"/>
      <w:r w:rsidDel="00000000" w:rsidR="00000000" w:rsidRPr="00000000">
        <w:rPr>
          <w:rtl w:val="0"/>
        </w:rPr>
        <w:t xml:space="preserve">Natsumi Schwartz</w:t>
      </w:r>
    </w:p>
    <w:p w:rsidR="00000000" w:rsidDel="00000000" w:rsidP="00000000" w:rsidRDefault="00000000" w:rsidRPr="00000000" w14:paraId="00000B49">
      <w:pPr>
        <w:rPr/>
      </w:pPr>
      <w:sdt>
        <w:sdtPr>
          <w:tag w:val="goog_rdk_842"/>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4A">
      <w:pPr>
        <w:rPr/>
      </w:pPr>
      <w:r w:rsidDel="00000000" w:rsidR="00000000" w:rsidRPr="00000000">
        <w:rPr>
          <w:rtl w:val="0"/>
        </w:rPr>
        <w:tab/>
        <w:tab/>
        <w:t xml:space="preserve">Japanese speech quirks:</w:t>
      </w:r>
    </w:p>
    <w:p w:rsidR="00000000" w:rsidDel="00000000" w:rsidP="00000000" w:rsidRDefault="00000000" w:rsidRPr="00000000" w14:paraId="00000B4B">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4C">
      <w:pPr>
        <w:ind w:left="1440" w:firstLine="0"/>
        <w:rPr/>
      </w:pPr>
      <w:r w:rsidDel="00000000" w:rsidR="00000000" w:rsidRPr="00000000">
        <w:rPr>
          <w:rtl w:val="0"/>
        </w:rPr>
        <w:t xml:space="preserve">English speech quirks:</w:t>
      </w:r>
    </w:p>
    <w:p w:rsidR="00000000" w:rsidDel="00000000" w:rsidP="00000000" w:rsidRDefault="00000000" w:rsidRPr="00000000" w14:paraId="00000B4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4E">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4F">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50">
      <w:pPr>
        <w:ind w:left="1440" w:firstLine="0"/>
        <w:rPr/>
      </w:pPr>
      <w:r w:rsidDel="00000000" w:rsidR="00000000" w:rsidRPr="00000000">
        <w:rPr>
          <w:rtl w:val="0"/>
        </w:rPr>
        <w:t xml:space="preserve">Notes:</w:t>
      </w:r>
    </w:p>
    <w:p w:rsidR="00000000" w:rsidDel="00000000" w:rsidP="00000000" w:rsidRDefault="00000000" w:rsidRPr="00000000" w14:paraId="00000B51">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52">
      <w:pPr>
        <w:rPr>
          <w:b w:val="1"/>
        </w:rPr>
      </w:pPr>
      <w:r w:rsidDel="00000000" w:rsidR="00000000" w:rsidRPr="00000000">
        <w:rPr>
          <w:rtl w:val="0"/>
        </w:rPr>
      </w:r>
    </w:p>
    <w:p w:rsidR="00000000" w:rsidDel="00000000" w:rsidP="00000000" w:rsidRDefault="00000000" w:rsidRPr="00000000" w14:paraId="00000B53">
      <w:pPr>
        <w:pStyle w:val="Heading4"/>
        <w:ind w:left="720" w:firstLine="0"/>
        <w:rPr/>
      </w:pPr>
      <w:bookmarkStart w:colFirst="0" w:colLast="0" w:name="_heading=h.xtw9j82wmlhh" w:id="140"/>
      <w:bookmarkEnd w:id="140"/>
      <w:r w:rsidDel="00000000" w:rsidR="00000000" w:rsidRPr="00000000">
        <w:rPr>
          <w:rtl w:val="0"/>
        </w:rPr>
        <w:t xml:space="preserve">Rowan Segmunt</w:t>
      </w:r>
    </w:p>
    <w:p w:rsidR="00000000" w:rsidDel="00000000" w:rsidP="00000000" w:rsidRDefault="00000000" w:rsidRPr="00000000" w14:paraId="00000B54">
      <w:pPr>
        <w:rPr/>
      </w:pPr>
      <w:sdt>
        <w:sdtPr>
          <w:tag w:val="goog_rdk_844"/>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55">
      <w:pPr>
        <w:rPr/>
      </w:pPr>
      <w:r w:rsidDel="00000000" w:rsidR="00000000" w:rsidRPr="00000000">
        <w:rPr>
          <w:rtl w:val="0"/>
        </w:rPr>
        <w:tab/>
        <w:tab/>
        <w:t xml:space="preserve">Japanese speech quirks:</w:t>
      </w:r>
    </w:p>
    <w:p w:rsidR="00000000" w:rsidDel="00000000" w:rsidP="00000000" w:rsidRDefault="00000000" w:rsidRPr="00000000" w14:paraId="00000B56">
      <w:pPr>
        <w:numPr>
          <w:ilvl w:val="0"/>
          <w:numId w:val="5"/>
        </w:numPr>
        <w:ind w:left="2520" w:hanging="360"/>
        <w:rPr/>
      </w:pPr>
      <w:sdt>
        <w:sdtPr>
          <w:tag w:val="goog_rdk_845"/>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57">
      <w:pPr>
        <w:ind w:left="1440" w:firstLine="0"/>
        <w:rPr/>
      </w:pPr>
      <w:r w:rsidDel="00000000" w:rsidR="00000000" w:rsidRPr="00000000">
        <w:rPr>
          <w:rtl w:val="0"/>
        </w:rPr>
        <w:t xml:space="preserve">English speech quirks:</w:t>
      </w:r>
    </w:p>
    <w:p w:rsidR="00000000" w:rsidDel="00000000" w:rsidP="00000000" w:rsidRDefault="00000000" w:rsidRPr="00000000" w14:paraId="00000B58">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59">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5A">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5B">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5C">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5D">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5E">
      <w:pPr>
        <w:ind w:left="1440" w:firstLine="0"/>
        <w:rPr/>
      </w:pPr>
      <w:r w:rsidDel="00000000" w:rsidR="00000000" w:rsidRPr="00000000">
        <w:rPr>
          <w:rtl w:val="0"/>
        </w:rPr>
        <w:t xml:space="preserve">Notes:</w:t>
      </w:r>
    </w:p>
    <w:p w:rsidR="00000000" w:rsidDel="00000000" w:rsidP="00000000" w:rsidRDefault="00000000" w:rsidRPr="00000000" w14:paraId="00000B5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60">
      <w:pPr>
        <w:rPr>
          <w:b w:val="1"/>
        </w:rPr>
      </w:pPr>
      <w:r w:rsidDel="00000000" w:rsidR="00000000" w:rsidRPr="00000000">
        <w:rPr>
          <w:rtl w:val="0"/>
        </w:rPr>
      </w:r>
    </w:p>
    <w:p w:rsidR="00000000" w:rsidDel="00000000" w:rsidP="00000000" w:rsidRDefault="00000000" w:rsidRPr="00000000" w14:paraId="00000B61">
      <w:pPr>
        <w:pStyle w:val="Heading4"/>
        <w:ind w:firstLine="720"/>
        <w:rPr/>
      </w:pPr>
      <w:bookmarkStart w:colFirst="0" w:colLast="0" w:name="_heading=h.kc56r6l41n2y" w:id="141"/>
      <w:bookmarkEnd w:id="141"/>
      <w:r w:rsidDel="00000000" w:rsidR="00000000" w:rsidRPr="00000000">
        <w:rPr>
          <w:rtl w:val="0"/>
        </w:rPr>
        <w:t xml:space="preserve">Viva</w:t>
      </w:r>
    </w:p>
    <w:p w:rsidR="00000000" w:rsidDel="00000000" w:rsidP="00000000" w:rsidRDefault="00000000" w:rsidRPr="00000000" w14:paraId="00000B62">
      <w:pPr>
        <w:rPr/>
      </w:pPr>
      <w:sdt>
        <w:sdtPr>
          <w:tag w:val="goog_rdk_846"/>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63">
      <w:pPr>
        <w:ind w:left="720" w:firstLine="720"/>
        <w:rPr/>
      </w:pPr>
      <w:r w:rsidDel="00000000" w:rsidR="00000000" w:rsidRPr="00000000">
        <w:rPr>
          <w:rtl w:val="0"/>
        </w:rPr>
        <w:t xml:space="preserve">Notes:</w:t>
      </w:r>
    </w:p>
    <w:p w:rsidR="00000000" w:rsidDel="00000000" w:rsidP="00000000" w:rsidRDefault="00000000" w:rsidRPr="00000000" w14:paraId="00000B64">
      <w:pPr>
        <w:numPr>
          <w:ilvl w:val="0"/>
          <w:numId w:val="5"/>
        </w:numPr>
        <w:ind w:left="2520" w:hanging="360"/>
        <w:rPr/>
      </w:pPr>
      <w:sdt>
        <w:sdtPr>
          <w:tag w:val="goog_rdk_847"/>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65">
      <w:pPr>
        <w:rPr>
          <w:b w:val="1"/>
        </w:rPr>
      </w:pPr>
      <w:r w:rsidDel="00000000" w:rsidR="00000000" w:rsidRPr="00000000">
        <w:rPr>
          <w:rtl w:val="0"/>
        </w:rPr>
      </w:r>
    </w:p>
    <w:p w:rsidR="00000000" w:rsidDel="00000000" w:rsidP="00000000" w:rsidRDefault="00000000" w:rsidRPr="00000000" w14:paraId="00000B66">
      <w:pPr>
        <w:rPr>
          <w:b w:val="1"/>
        </w:rPr>
      </w:pPr>
      <w:r w:rsidDel="00000000" w:rsidR="00000000" w:rsidRPr="00000000">
        <w:rPr>
          <w:rtl w:val="0"/>
        </w:rPr>
      </w:r>
    </w:p>
    <w:p w:rsidR="00000000" w:rsidDel="00000000" w:rsidP="00000000" w:rsidRDefault="00000000" w:rsidRPr="00000000" w14:paraId="00000B67">
      <w:pPr>
        <w:pStyle w:val="Heading2"/>
        <w:rPr/>
      </w:pPr>
      <w:bookmarkStart w:colFirst="0" w:colLast="0" w:name="_heading=h.681pr1yhwb7c" w:id="142"/>
      <w:bookmarkEnd w:id="142"/>
      <w:r w:rsidDel="00000000" w:rsidR="00000000" w:rsidRPr="00000000">
        <w:rPr>
          <w:rtl w:val="0"/>
        </w:rPr>
        <w:t xml:space="preserve">Kararagi</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pStyle w:val="Heading4"/>
        <w:ind w:left="720" w:firstLine="0"/>
        <w:rPr/>
      </w:pPr>
      <w:bookmarkStart w:colFirst="0" w:colLast="0" w:name="_heading=h.2xg4c9hiryoi" w:id="143"/>
      <w:bookmarkEnd w:id="143"/>
      <w:r w:rsidDel="00000000" w:rsidR="00000000" w:rsidRPr="00000000">
        <w:rPr>
          <w:rtl w:val="0"/>
        </w:rPr>
        <w:t xml:space="preserve">Halibel</w:t>
      </w:r>
    </w:p>
    <w:p w:rsidR="00000000" w:rsidDel="00000000" w:rsidP="00000000" w:rsidRDefault="00000000" w:rsidRPr="00000000" w14:paraId="00000B6A">
      <w:pPr>
        <w:rPr/>
      </w:pPr>
      <w:sdt>
        <w:sdtPr>
          <w:tag w:val="goog_rdk_848"/>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B6B">
      <w:pPr>
        <w:rPr/>
      </w:pPr>
      <w:r w:rsidDel="00000000" w:rsidR="00000000" w:rsidRPr="00000000">
        <w:rPr>
          <w:rtl w:val="0"/>
        </w:rPr>
        <w:tab/>
        <w:tab/>
        <w:t xml:space="preserve">Japanese speech quirks:</w:t>
      </w:r>
    </w:p>
    <w:p w:rsidR="00000000" w:rsidDel="00000000" w:rsidP="00000000" w:rsidRDefault="00000000" w:rsidRPr="00000000" w14:paraId="00000B6C">
      <w:pPr>
        <w:numPr>
          <w:ilvl w:val="0"/>
          <w:numId w:val="5"/>
        </w:numPr>
        <w:ind w:left="2520" w:hanging="360"/>
        <w:rPr/>
      </w:pPr>
      <w:sdt>
        <w:sdtPr>
          <w:tag w:val="goog_rdk_84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6D">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B6E">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B6F">
      <w:pPr>
        <w:ind w:left="1440" w:firstLine="0"/>
        <w:rPr/>
      </w:pPr>
      <w:r w:rsidDel="00000000" w:rsidR="00000000" w:rsidRPr="00000000">
        <w:rPr>
          <w:rtl w:val="0"/>
        </w:rPr>
        <w:t xml:space="preserve">English speech quirks:</w:t>
      </w:r>
    </w:p>
    <w:p w:rsidR="00000000" w:rsidDel="00000000" w:rsidP="00000000" w:rsidRDefault="00000000" w:rsidRPr="00000000" w14:paraId="00000B70">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B71">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B72">
      <w:pPr>
        <w:widowControl w:val="0"/>
        <w:numPr>
          <w:ilvl w:val="0"/>
          <w:numId w:val="5"/>
        </w:numPr>
        <w:spacing w:line="240" w:lineRule="auto"/>
        <w:ind w:left="2520" w:hanging="360"/>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73">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B74">
      <w:pPr>
        <w:ind w:left="1440" w:firstLine="0"/>
        <w:rPr/>
      </w:pPr>
      <w:r w:rsidDel="00000000" w:rsidR="00000000" w:rsidRPr="00000000">
        <w:rPr>
          <w:rtl w:val="0"/>
        </w:rPr>
        <w:t xml:space="preserve">Notes:</w:t>
      </w:r>
    </w:p>
    <w:p w:rsidR="00000000" w:rsidDel="00000000" w:rsidP="00000000" w:rsidRDefault="00000000" w:rsidRPr="00000000" w14:paraId="00000B75">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pStyle w:val="Heading2"/>
        <w:rPr/>
      </w:pPr>
      <w:bookmarkStart w:colFirst="0" w:colLast="0" w:name="_heading=h.2nypa3xjynex" w:id="144"/>
      <w:bookmarkEnd w:id="144"/>
      <w:r w:rsidDel="00000000" w:rsidR="00000000" w:rsidRPr="00000000">
        <w:rPr>
          <w:rtl w:val="0"/>
        </w:rPr>
        <w:t xml:space="preserve">Witch Shit IDK</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pStyle w:val="Heading3"/>
        <w:rPr/>
      </w:pPr>
      <w:bookmarkStart w:colFirst="0" w:colLast="0" w:name="_heading=h.plu33e28kqrd" w:id="145"/>
      <w:bookmarkEnd w:id="145"/>
      <w:r w:rsidDel="00000000" w:rsidR="00000000" w:rsidRPr="00000000">
        <w:rPr>
          <w:rtl w:val="0"/>
        </w:rPr>
        <w:t xml:space="preserve">Sin Archbishops</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pStyle w:val="Heading4"/>
        <w:rPr/>
      </w:pPr>
      <w:bookmarkStart w:colFirst="0" w:colLast="0" w:name="_heading=h.75bvguf9th5" w:id="146"/>
      <w:bookmarkEnd w:id="146"/>
      <w:r w:rsidDel="00000000" w:rsidR="00000000" w:rsidRPr="00000000">
        <w:rPr>
          <w:rtl w:val="0"/>
        </w:rPr>
        <w:t xml:space="preserve">Capella Emerada Lugunica (WIP)</w:t>
      </w:r>
    </w:p>
    <w:p w:rsidR="00000000" w:rsidDel="00000000" w:rsidP="00000000" w:rsidRDefault="00000000" w:rsidRPr="00000000" w14:paraId="00000B7C">
      <w:pPr>
        <w:rPr/>
      </w:pPr>
      <w:r w:rsidDel="00000000" w:rsidR="00000000" w:rsidRPr="00000000">
        <w:rPr>
          <w:rtl w:val="0"/>
        </w:rPr>
        <w:tab/>
        <w:tab/>
        <w:t xml:space="preserve">Name in Japanese:</w:t>
      </w:r>
    </w:p>
    <w:p w:rsidR="00000000" w:rsidDel="00000000" w:rsidP="00000000" w:rsidRDefault="00000000" w:rsidRPr="00000000" w14:paraId="00000B7D">
      <w:pPr>
        <w:rPr/>
      </w:pPr>
      <w:r w:rsidDel="00000000" w:rsidR="00000000" w:rsidRPr="00000000">
        <w:rPr>
          <w:rtl w:val="0"/>
        </w:rPr>
        <w:tab/>
        <w:tab/>
        <w:t xml:space="preserve">Japanese speech quirks:</w:t>
      </w:r>
    </w:p>
    <w:p w:rsidR="00000000" w:rsidDel="00000000" w:rsidP="00000000" w:rsidRDefault="00000000" w:rsidRPr="00000000" w14:paraId="00000B7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7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0">
      <w:pPr>
        <w:ind w:left="1440" w:firstLine="0"/>
        <w:rPr/>
      </w:pPr>
      <w:r w:rsidDel="00000000" w:rsidR="00000000" w:rsidRPr="00000000">
        <w:rPr>
          <w:rtl w:val="0"/>
        </w:rPr>
        <w:t xml:space="preserve">English speech quirks:</w:t>
      </w:r>
    </w:p>
    <w:p w:rsidR="00000000" w:rsidDel="00000000" w:rsidP="00000000" w:rsidRDefault="00000000" w:rsidRPr="00000000" w14:paraId="00000B8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3">
      <w:pPr>
        <w:ind w:left="1440" w:firstLine="0"/>
        <w:rPr/>
      </w:pPr>
      <w:r w:rsidDel="00000000" w:rsidR="00000000" w:rsidRPr="00000000">
        <w:rPr>
          <w:rtl w:val="0"/>
        </w:rPr>
        <w:t xml:space="preserve">Notes:</w:t>
      </w:r>
    </w:p>
    <w:p w:rsidR="00000000" w:rsidDel="00000000" w:rsidP="00000000" w:rsidRDefault="00000000" w:rsidRPr="00000000" w14:paraId="00000B8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pStyle w:val="Heading4"/>
        <w:rPr/>
      </w:pPr>
      <w:bookmarkStart w:colFirst="0" w:colLast="0" w:name="_heading=h.23ubvvffdj52" w:id="147"/>
      <w:bookmarkEnd w:id="147"/>
      <w:r w:rsidDel="00000000" w:rsidR="00000000" w:rsidRPr="00000000">
        <w:rPr>
          <w:rtl w:val="0"/>
        </w:rPr>
        <w:t xml:space="preserve">Ley Batenkaitos (WIP)</w:t>
      </w:r>
    </w:p>
    <w:p w:rsidR="00000000" w:rsidDel="00000000" w:rsidP="00000000" w:rsidRDefault="00000000" w:rsidRPr="00000000" w14:paraId="00000B87">
      <w:pPr>
        <w:rPr/>
      </w:pPr>
      <w:r w:rsidDel="00000000" w:rsidR="00000000" w:rsidRPr="00000000">
        <w:rPr>
          <w:rtl w:val="0"/>
        </w:rPr>
        <w:tab/>
        <w:tab/>
        <w:t xml:space="preserve">Name in Japanese:</w:t>
      </w:r>
    </w:p>
    <w:p w:rsidR="00000000" w:rsidDel="00000000" w:rsidP="00000000" w:rsidRDefault="00000000" w:rsidRPr="00000000" w14:paraId="00000B88">
      <w:pPr>
        <w:rPr/>
      </w:pPr>
      <w:r w:rsidDel="00000000" w:rsidR="00000000" w:rsidRPr="00000000">
        <w:rPr>
          <w:rtl w:val="0"/>
        </w:rPr>
        <w:tab/>
        <w:tab/>
        <w:t xml:space="preserve">Japanese speech quirks:</w:t>
      </w:r>
    </w:p>
    <w:p w:rsidR="00000000" w:rsidDel="00000000" w:rsidP="00000000" w:rsidRDefault="00000000" w:rsidRPr="00000000" w14:paraId="00000B8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8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B">
      <w:pPr>
        <w:ind w:left="1440" w:firstLine="0"/>
        <w:rPr/>
      </w:pPr>
      <w:r w:rsidDel="00000000" w:rsidR="00000000" w:rsidRPr="00000000">
        <w:rPr>
          <w:rtl w:val="0"/>
        </w:rPr>
        <w:t xml:space="preserve">English speech quirks:</w:t>
      </w:r>
    </w:p>
    <w:p w:rsidR="00000000" w:rsidDel="00000000" w:rsidP="00000000" w:rsidRDefault="00000000" w:rsidRPr="00000000" w14:paraId="00000B8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E">
      <w:pPr>
        <w:ind w:left="1440" w:firstLine="0"/>
        <w:rPr/>
      </w:pPr>
      <w:r w:rsidDel="00000000" w:rsidR="00000000" w:rsidRPr="00000000">
        <w:rPr>
          <w:rtl w:val="0"/>
        </w:rPr>
        <w:t xml:space="preserve">Notes:</w:t>
      </w:r>
    </w:p>
    <w:p w:rsidR="00000000" w:rsidDel="00000000" w:rsidP="00000000" w:rsidRDefault="00000000" w:rsidRPr="00000000" w14:paraId="00000B8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pStyle w:val="Heading4"/>
        <w:rPr/>
      </w:pPr>
      <w:bookmarkStart w:colFirst="0" w:colLast="0" w:name="_heading=h.92vgioeh8wgc" w:id="148"/>
      <w:bookmarkEnd w:id="148"/>
      <w:r w:rsidDel="00000000" w:rsidR="00000000" w:rsidRPr="00000000">
        <w:rPr>
          <w:rtl w:val="0"/>
        </w:rPr>
        <w:t xml:space="preserve">Louis Arneb (Pre-Arc 7) (WIP)</w:t>
      </w:r>
    </w:p>
    <w:p w:rsidR="00000000" w:rsidDel="00000000" w:rsidP="00000000" w:rsidRDefault="00000000" w:rsidRPr="00000000" w14:paraId="00000B92">
      <w:pPr>
        <w:rPr/>
      </w:pPr>
      <w:r w:rsidDel="00000000" w:rsidR="00000000" w:rsidRPr="00000000">
        <w:rPr>
          <w:rtl w:val="0"/>
        </w:rPr>
        <w:tab/>
        <w:tab/>
        <w:t xml:space="preserve">Name in Japanese:</w:t>
      </w:r>
    </w:p>
    <w:p w:rsidR="00000000" w:rsidDel="00000000" w:rsidP="00000000" w:rsidRDefault="00000000" w:rsidRPr="00000000" w14:paraId="00000B93">
      <w:pPr>
        <w:rPr/>
      </w:pPr>
      <w:r w:rsidDel="00000000" w:rsidR="00000000" w:rsidRPr="00000000">
        <w:rPr>
          <w:rtl w:val="0"/>
        </w:rPr>
        <w:tab/>
        <w:tab/>
        <w:t xml:space="preserve">Japanese speech quirks:</w:t>
      </w:r>
    </w:p>
    <w:p w:rsidR="00000000" w:rsidDel="00000000" w:rsidP="00000000" w:rsidRDefault="00000000" w:rsidRPr="00000000" w14:paraId="00000B9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6">
      <w:pPr>
        <w:ind w:left="1440" w:firstLine="0"/>
        <w:rPr/>
      </w:pPr>
      <w:r w:rsidDel="00000000" w:rsidR="00000000" w:rsidRPr="00000000">
        <w:rPr>
          <w:rtl w:val="0"/>
        </w:rPr>
        <w:t xml:space="preserve">English speech quirks:</w:t>
      </w:r>
    </w:p>
    <w:p w:rsidR="00000000" w:rsidDel="00000000" w:rsidP="00000000" w:rsidRDefault="00000000" w:rsidRPr="00000000" w14:paraId="00000B9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99">
      <w:pPr>
        <w:ind w:left="1440" w:firstLine="0"/>
        <w:rPr/>
      </w:pPr>
      <w:r w:rsidDel="00000000" w:rsidR="00000000" w:rsidRPr="00000000">
        <w:rPr>
          <w:rtl w:val="0"/>
        </w:rPr>
        <w:t xml:space="preserve">Notes:</w:t>
      </w:r>
    </w:p>
    <w:p w:rsidR="00000000" w:rsidDel="00000000" w:rsidP="00000000" w:rsidRDefault="00000000" w:rsidRPr="00000000" w14:paraId="00000B9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pStyle w:val="Heading4"/>
        <w:rPr/>
      </w:pPr>
      <w:bookmarkStart w:colFirst="0" w:colLast="0" w:name="_heading=h.nic22calt3au" w:id="149"/>
      <w:bookmarkEnd w:id="149"/>
      <w:r w:rsidDel="00000000" w:rsidR="00000000" w:rsidRPr="00000000">
        <w:rPr>
          <w:rtl w:val="0"/>
        </w:rPr>
        <w:t xml:space="preserve">Petelgeuse Romanée-Conti (WIP)</w:t>
      </w:r>
    </w:p>
    <w:p w:rsidR="00000000" w:rsidDel="00000000" w:rsidP="00000000" w:rsidRDefault="00000000" w:rsidRPr="00000000" w14:paraId="00000B9D">
      <w:pPr>
        <w:rPr/>
      </w:pPr>
      <w:sdt>
        <w:sdtPr>
          <w:tag w:val="goog_rdk_851"/>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B9E">
      <w:pPr>
        <w:rPr/>
      </w:pPr>
      <w:r w:rsidDel="00000000" w:rsidR="00000000" w:rsidRPr="00000000">
        <w:rPr>
          <w:rtl w:val="0"/>
        </w:rPr>
        <w:tab/>
        <w:tab/>
        <w:t xml:space="preserve">Japanese speech quirks:</w:t>
      </w:r>
    </w:p>
    <w:p w:rsidR="00000000" w:rsidDel="00000000" w:rsidP="00000000" w:rsidRDefault="00000000" w:rsidRPr="00000000" w14:paraId="00000B9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1">
      <w:pPr>
        <w:ind w:left="1440" w:firstLine="0"/>
        <w:rPr/>
      </w:pPr>
      <w:r w:rsidDel="00000000" w:rsidR="00000000" w:rsidRPr="00000000">
        <w:rPr>
          <w:rtl w:val="0"/>
        </w:rPr>
        <w:t xml:space="preserve">English speech quirks:</w:t>
      </w:r>
    </w:p>
    <w:p w:rsidR="00000000" w:rsidDel="00000000" w:rsidP="00000000" w:rsidRDefault="00000000" w:rsidRPr="00000000" w14:paraId="00000B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4">
      <w:pPr>
        <w:ind w:left="1440" w:firstLine="0"/>
        <w:rPr/>
      </w:pPr>
      <w:r w:rsidDel="00000000" w:rsidR="00000000" w:rsidRPr="00000000">
        <w:rPr>
          <w:rtl w:val="0"/>
        </w:rPr>
        <w:t xml:space="preserve">Notes:</w:t>
      </w:r>
    </w:p>
    <w:p w:rsidR="00000000" w:rsidDel="00000000" w:rsidP="00000000" w:rsidRDefault="00000000" w:rsidRPr="00000000" w14:paraId="00000BA5">
      <w:pPr>
        <w:numPr>
          <w:ilvl w:val="0"/>
          <w:numId w:val="5"/>
        </w:numPr>
        <w:ind w:left="2520" w:hanging="360"/>
      </w:pPr>
      <w:sdt>
        <w:sdtPr>
          <w:tag w:val="goog_rdk_852"/>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pStyle w:val="Heading4"/>
        <w:rPr/>
      </w:pPr>
      <w:bookmarkStart w:colFirst="0" w:colLast="0" w:name="_heading=h.8s7vky9cnncg" w:id="150"/>
      <w:bookmarkEnd w:id="150"/>
      <w:r w:rsidDel="00000000" w:rsidR="00000000" w:rsidRPr="00000000">
        <w:rPr>
          <w:rtl w:val="0"/>
        </w:rPr>
        <w:t xml:space="preserve">Regulus Corneas (WIP)</w:t>
      </w:r>
    </w:p>
    <w:p w:rsidR="00000000" w:rsidDel="00000000" w:rsidP="00000000" w:rsidRDefault="00000000" w:rsidRPr="00000000" w14:paraId="00000BA8">
      <w:pPr>
        <w:rPr/>
      </w:pPr>
      <w:r w:rsidDel="00000000" w:rsidR="00000000" w:rsidRPr="00000000">
        <w:rPr>
          <w:rtl w:val="0"/>
        </w:rPr>
        <w:tab/>
        <w:tab/>
        <w:t xml:space="preserve">Name in Japanese:</w:t>
      </w:r>
    </w:p>
    <w:p w:rsidR="00000000" w:rsidDel="00000000" w:rsidP="00000000" w:rsidRDefault="00000000" w:rsidRPr="00000000" w14:paraId="00000BA9">
      <w:pPr>
        <w:rPr/>
      </w:pPr>
      <w:r w:rsidDel="00000000" w:rsidR="00000000" w:rsidRPr="00000000">
        <w:rPr>
          <w:rtl w:val="0"/>
        </w:rPr>
        <w:tab/>
        <w:tab/>
        <w:t xml:space="preserve">Japanese speech quirks:</w:t>
      </w:r>
    </w:p>
    <w:p w:rsidR="00000000" w:rsidDel="00000000" w:rsidP="00000000" w:rsidRDefault="00000000" w:rsidRPr="00000000" w14:paraId="00000BA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C">
      <w:pPr>
        <w:ind w:left="1440" w:firstLine="0"/>
        <w:rPr/>
      </w:pPr>
      <w:r w:rsidDel="00000000" w:rsidR="00000000" w:rsidRPr="00000000">
        <w:rPr>
          <w:rtl w:val="0"/>
        </w:rPr>
        <w:t xml:space="preserve">English speech quirks:</w:t>
      </w:r>
    </w:p>
    <w:p w:rsidR="00000000" w:rsidDel="00000000" w:rsidP="00000000" w:rsidRDefault="00000000" w:rsidRPr="00000000" w14:paraId="00000B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F">
      <w:pPr>
        <w:ind w:left="1440" w:firstLine="0"/>
        <w:rPr/>
      </w:pPr>
      <w:r w:rsidDel="00000000" w:rsidR="00000000" w:rsidRPr="00000000">
        <w:rPr>
          <w:rtl w:val="0"/>
        </w:rPr>
        <w:t xml:space="preserve">Notes:</w:t>
      </w:r>
    </w:p>
    <w:p w:rsidR="00000000" w:rsidDel="00000000" w:rsidP="00000000" w:rsidRDefault="00000000" w:rsidRPr="00000000" w14:paraId="00000BB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pStyle w:val="Heading4"/>
        <w:rPr/>
      </w:pPr>
      <w:bookmarkStart w:colFirst="0" w:colLast="0" w:name="_heading=h.cjidyqiljrni" w:id="151"/>
      <w:bookmarkEnd w:id="151"/>
      <w:r w:rsidDel="00000000" w:rsidR="00000000" w:rsidRPr="00000000">
        <w:rPr>
          <w:rtl w:val="0"/>
        </w:rPr>
        <w:t xml:space="preserve">Roy Alphard (WIP)</w:t>
      </w:r>
    </w:p>
    <w:p w:rsidR="00000000" w:rsidDel="00000000" w:rsidP="00000000" w:rsidRDefault="00000000" w:rsidRPr="00000000" w14:paraId="00000BB3">
      <w:pPr>
        <w:rPr/>
      </w:pPr>
      <w:r w:rsidDel="00000000" w:rsidR="00000000" w:rsidRPr="00000000">
        <w:rPr>
          <w:rtl w:val="0"/>
        </w:rPr>
        <w:tab/>
        <w:tab/>
        <w:t xml:space="preserve">Name in Japanese:</w:t>
      </w:r>
    </w:p>
    <w:p w:rsidR="00000000" w:rsidDel="00000000" w:rsidP="00000000" w:rsidRDefault="00000000" w:rsidRPr="00000000" w14:paraId="00000BB4">
      <w:pPr>
        <w:rPr/>
      </w:pPr>
      <w:r w:rsidDel="00000000" w:rsidR="00000000" w:rsidRPr="00000000">
        <w:rPr>
          <w:rtl w:val="0"/>
        </w:rPr>
        <w:tab/>
        <w:tab/>
        <w:t xml:space="preserve">Japanese speech quirks:</w:t>
      </w:r>
    </w:p>
    <w:p w:rsidR="00000000" w:rsidDel="00000000" w:rsidP="00000000" w:rsidRDefault="00000000" w:rsidRPr="00000000" w14:paraId="00000BB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7">
      <w:pPr>
        <w:ind w:left="1440" w:firstLine="0"/>
        <w:rPr/>
      </w:pPr>
      <w:r w:rsidDel="00000000" w:rsidR="00000000" w:rsidRPr="00000000">
        <w:rPr>
          <w:rtl w:val="0"/>
        </w:rPr>
        <w:t xml:space="preserve">English speech quirks:</w:t>
      </w:r>
    </w:p>
    <w:p w:rsidR="00000000" w:rsidDel="00000000" w:rsidP="00000000" w:rsidRDefault="00000000" w:rsidRPr="00000000" w14:paraId="00000BB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BA">
      <w:pPr>
        <w:ind w:left="1440" w:firstLine="0"/>
        <w:rPr/>
      </w:pPr>
      <w:r w:rsidDel="00000000" w:rsidR="00000000" w:rsidRPr="00000000">
        <w:rPr>
          <w:rtl w:val="0"/>
        </w:rPr>
        <w:t xml:space="preserve">Notes:</w:t>
      </w:r>
    </w:p>
    <w:p w:rsidR="00000000" w:rsidDel="00000000" w:rsidP="00000000" w:rsidRDefault="00000000" w:rsidRPr="00000000" w14:paraId="00000BB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pStyle w:val="Heading4"/>
        <w:rPr/>
      </w:pPr>
      <w:bookmarkStart w:colFirst="0" w:colLast="0" w:name="_heading=h.taxslo2npp0i" w:id="152"/>
      <w:bookmarkEnd w:id="152"/>
      <w:r w:rsidDel="00000000" w:rsidR="00000000" w:rsidRPr="00000000">
        <w:rPr>
          <w:rtl w:val="0"/>
        </w:rPr>
        <w:t xml:space="preserve">Sirius Romanée-Conti (WIP)</w:t>
      </w:r>
    </w:p>
    <w:p w:rsidR="00000000" w:rsidDel="00000000" w:rsidP="00000000" w:rsidRDefault="00000000" w:rsidRPr="00000000" w14:paraId="00000BBE">
      <w:pPr>
        <w:rPr/>
      </w:pPr>
      <w:r w:rsidDel="00000000" w:rsidR="00000000" w:rsidRPr="00000000">
        <w:rPr>
          <w:rtl w:val="0"/>
        </w:rPr>
        <w:tab/>
        <w:tab/>
        <w:t xml:space="preserve">Name in Japanese:</w:t>
      </w:r>
    </w:p>
    <w:p w:rsidR="00000000" w:rsidDel="00000000" w:rsidP="00000000" w:rsidRDefault="00000000" w:rsidRPr="00000000" w14:paraId="00000BBF">
      <w:pPr>
        <w:rPr/>
      </w:pPr>
      <w:r w:rsidDel="00000000" w:rsidR="00000000" w:rsidRPr="00000000">
        <w:rPr>
          <w:rtl w:val="0"/>
        </w:rPr>
        <w:tab/>
        <w:tab/>
        <w:t xml:space="preserve">Japanese speech quirks:</w:t>
      </w:r>
    </w:p>
    <w:p w:rsidR="00000000" w:rsidDel="00000000" w:rsidP="00000000" w:rsidRDefault="00000000" w:rsidRPr="00000000" w14:paraId="00000BC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2">
      <w:pPr>
        <w:ind w:left="1440" w:firstLine="0"/>
        <w:rPr/>
      </w:pPr>
      <w:r w:rsidDel="00000000" w:rsidR="00000000" w:rsidRPr="00000000">
        <w:rPr>
          <w:rtl w:val="0"/>
        </w:rPr>
        <w:t xml:space="preserve">English speech quirks:</w:t>
      </w:r>
    </w:p>
    <w:p w:rsidR="00000000" w:rsidDel="00000000" w:rsidP="00000000" w:rsidRDefault="00000000" w:rsidRPr="00000000" w14:paraId="00000BC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5">
      <w:pPr>
        <w:ind w:left="1440" w:firstLine="0"/>
        <w:rPr/>
      </w:pPr>
      <w:r w:rsidDel="00000000" w:rsidR="00000000" w:rsidRPr="00000000">
        <w:rPr>
          <w:rtl w:val="0"/>
        </w:rPr>
        <w:t xml:space="preserve">Notes:</w:t>
      </w:r>
    </w:p>
    <w:p w:rsidR="00000000" w:rsidDel="00000000" w:rsidP="00000000" w:rsidRDefault="00000000" w:rsidRPr="00000000" w14:paraId="00000BC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pStyle w:val="Heading3"/>
        <w:rPr/>
      </w:pPr>
      <w:bookmarkStart w:colFirst="0" w:colLast="0" w:name="_heading=h.x75fu51qw27i" w:id="153"/>
      <w:bookmarkEnd w:id="153"/>
      <w:r w:rsidDel="00000000" w:rsidR="00000000" w:rsidRPr="00000000">
        <w:rPr>
          <w:rtl w:val="0"/>
        </w:rPr>
        <w:t xml:space="preserve">Witches of Sin</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pStyle w:val="Heading4"/>
        <w:rPr/>
      </w:pPr>
      <w:bookmarkStart w:colFirst="0" w:colLast="0" w:name="_heading=h.35q029grp719" w:id="154"/>
      <w:bookmarkEnd w:id="154"/>
      <w:r w:rsidDel="00000000" w:rsidR="00000000" w:rsidRPr="00000000">
        <w:rPr>
          <w:rtl w:val="0"/>
        </w:rPr>
        <w:t xml:space="preserve">Carmilla (WIP)</w:t>
      </w:r>
    </w:p>
    <w:p w:rsidR="00000000" w:rsidDel="00000000" w:rsidP="00000000" w:rsidRDefault="00000000" w:rsidRPr="00000000" w14:paraId="00000BCC">
      <w:pPr>
        <w:rPr/>
      </w:pPr>
      <w:r w:rsidDel="00000000" w:rsidR="00000000" w:rsidRPr="00000000">
        <w:rPr>
          <w:rtl w:val="0"/>
        </w:rPr>
        <w:tab/>
        <w:tab/>
        <w:t xml:space="preserve">Name in Japanese:</w:t>
      </w:r>
    </w:p>
    <w:p w:rsidR="00000000" w:rsidDel="00000000" w:rsidP="00000000" w:rsidRDefault="00000000" w:rsidRPr="00000000" w14:paraId="00000BCD">
      <w:pPr>
        <w:rPr/>
      </w:pPr>
      <w:r w:rsidDel="00000000" w:rsidR="00000000" w:rsidRPr="00000000">
        <w:rPr>
          <w:rtl w:val="0"/>
        </w:rPr>
        <w:tab/>
        <w:tab/>
        <w:t xml:space="preserve">Japanese speech quirks:</w:t>
      </w:r>
    </w:p>
    <w:p w:rsidR="00000000" w:rsidDel="00000000" w:rsidP="00000000" w:rsidRDefault="00000000" w:rsidRPr="00000000" w14:paraId="00000BC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0">
      <w:pPr>
        <w:ind w:left="1440" w:firstLine="0"/>
        <w:rPr/>
      </w:pPr>
      <w:r w:rsidDel="00000000" w:rsidR="00000000" w:rsidRPr="00000000">
        <w:rPr>
          <w:rtl w:val="0"/>
        </w:rPr>
        <w:t xml:space="preserve">English speech quirks:</w:t>
      </w:r>
    </w:p>
    <w:p w:rsidR="00000000" w:rsidDel="00000000" w:rsidP="00000000" w:rsidRDefault="00000000" w:rsidRPr="00000000" w14:paraId="00000BD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3">
      <w:pPr>
        <w:ind w:left="1440" w:firstLine="0"/>
        <w:rPr/>
      </w:pPr>
      <w:r w:rsidDel="00000000" w:rsidR="00000000" w:rsidRPr="00000000">
        <w:rPr>
          <w:rtl w:val="0"/>
        </w:rPr>
        <w:t xml:space="preserve">Notes:</w:t>
      </w:r>
    </w:p>
    <w:p w:rsidR="00000000" w:rsidDel="00000000" w:rsidP="00000000" w:rsidRDefault="00000000" w:rsidRPr="00000000" w14:paraId="00000BD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pStyle w:val="Heading4"/>
        <w:rPr/>
      </w:pPr>
      <w:bookmarkStart w:colFirst="0" w:colLast="0" w:name="_heading=h.vm5odl10hizy" w:id="155"/>
      <w:bookmarkEnd w:id="155"/>
      <w:r w:rsidDel="00000000" w:rsidR="00000000" w:rsidRPr="00000000">
        <w:rPr>
          <w:rtl w:val="0"/>
        </w:rPr>
        <w:t xml:space="preserve">Daphne (WIP)</w:t>
      </w:r>
    </w:p>
    <w:p w:rsidR="00000000" w:rsidDel="00000000" w:rsidP="00000000" w:rsidRDefault="00000000" w:rsidRPr="00000000" w14:paraId="00000BD7">
      <w:pPr>
        <w:rPr/>
      </w:pPr>
      <w:r w:rsidDel="00000000" w:rsidR="00000000" w:rsidRPr="00000000">
        <w:rPr>
          <w:rtl w:val="0"/>
        </w:rPr>
        <w:tab/>
        <w:tab/>
        <w:t xml:space="preserve">Name in Japanese:</w:t>
      </w:r>
    </w:p>
    <w:p w:rsidR="00000000" w:rsidDel="00000000" w:rsidP="00000000" w:rsidRDefault="00000000" w:rsidRPr="00000000" w14:paraId="00000BD8">
      <w:pPr>
        <w:rPr/>
      </w:pPr>
      <w:r w:rsidDel="00000000" w:rsidR="00000000" w:rsidRPr="00000000">
        <w:rPr>
          <w:rtl w:val="0"/>
        </w:rPr>
        <w:tab/>
        <w:tab/>
        <w:t xml:space="preserve">Japanese speech quirks:</w:t>
      </w:r>
    </w:p>
    <w:p w:rsidR="00000000" w:rsidDel="00000000" w:rsidP="00000000" w:rsidRDefault="00000000" w:rsidRPr="00000000" w14:paraId="00000BD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D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B">
      <w:pPr>
        <w:ind w:left="1440" w:firstLine="0"/>
        <w:rPr/>
      </w:pPr>
      <w:r w:rsidDel="00000000" w:rsidR="00000000" w:rsidRPr="00000000">
        <w:rPr>
          <w:rtl w:val="0"/>
        </w:rPr>
        <w:t xml:space="preserve">English speech quirks:</w:t>
      </w:r>
    </w:p>
    <w:p w:rsidR="00000000" w:rsidDel="00000000" w:rsidP="00000000" w:rsidRDefault="00000000" w:rsidRPr="00000000" w14:paraId="00000BD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E">
      <w:pPr>
        <w:ind w:left="1440" w:firstLine="0"/>
        <w:rPr/>
      </w:pPr>
      <w:r w:rsidDel="00000000" w:rsidR="00000000" w:rsidRPr="00000000">
        <w:rPr>
          <w:rtl w:val="0"/>
        </w:rPr>
        <w:t xml:space="preserve">Notes:</w:t>
      </w:r>
    </w:p>
    <w:p w:rsidR="00000000" w:rsidDel="00000000" w:rsidP="00000000" w:rsidRDefault="00000000" w:rsidRPr="00000000" w14:paraId="00000BD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pStyle w:val="Heading4"/>
        <w:rPr/>
      </w:pPr>
      <w:bookmarkStart w:colFirst="0" w:colLast="0" w:name="_heading=h.udgo5pt1w5cq" w:id="156"/>
      <w:bookmarkEnd w:id="156"/>
      <w:r w:rsidDel="00000000" w:rsidR="00000000" w:rsidRPr="00000000">
        <w:rPr>
          <w:rtl w:val="0"/>
        </w:rPr>
        <w:t xml:space="preserve">Echidna (WIP)</w:t>
      </w:r>
    </w:p>
    <w:p w:rsidR="00000000" w:rsidDel="00000000" w:rsidP="00000000" w:rsidRDefault="00000000" w:rsidRPr="00000000" w14:paraId="00000BE2">
      <w:pPr>
        <w:rPr/>
      </w:pPr>
      <w:r w:rsidDel="00000000" w:rsidR="00000000" w:rsidRPr="00000000">
        <w:rPr>
          <w:rtl w:val="0"/>
        </w:rPr>
        <w:tab/>
        <w:tab/>
        <w:t xml:space="preserve">Name in Japanese:</w:t>
      </w:r>
    </w:p>
    <w:p w:rsidR="00000000" w:rsidDel="00000000" w:rsidP="00000000" w:rsidRDefault="00000000" w:rsidRPr="00000000" w14:paraId="00000BE3">
      <w:pPr>
        <w:rPr/>
      </w:pPr>
      <w:r w:rsidDel="00000000" w:rsidR="00000000" w:rsidRPr="00000000">
        <w:rPr>
          <w:rtl w:val="0"/>
        </w:rPr>
        <w:tab/>
        <w:tab/>
        <w:t xml:space="preserve">Japanese speech quirks:</w:t>
      </w:r>
    </w:p>
    <w:p w:rsidR="00000000" w:rsidDel="00000000" w:rsidP="00000000" w:rsidRDefault="00000000" w:rsidRPr="00000000" w14:paraId="00000BE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E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6">
      <w:pPr>
        <w:ind w:left="1440" w:firstLine="0"/>
        <w:rPr/>
      </w:pPr>
      <w:r w:rsidDel="00000000" w:rsidR="00000000" w:rsidRPr="00000000">
        <w:rPr>
          <w:rtl w:val="0"/>
        </w:rPr>
        <w:t xml:space="preserve">English speech quirks:</w:t>
      </w:r>
    </w:p>
    <w:p w:rsidR="00000000" w:rsidDel="00000000" w:rsidP="00000000" w:rsidRDefault="00000000" w:rsidRPr="00000000" w14:paraId="00000BE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9">
      <w:pPr>
        <w:ind w:left="1440" w:firstLine="0"/>
        <w:rPr/>
      </w:pPr>
      <w:r w:rsidDel="00000000" w:rsidR="00000000" w:rsidRPr="00000000">
        <w:rPr>
          <w:rtl w:val="0"/>
        </w:rPr>
        <w:t xml:space="preserve">Notes:</w:t>
      </w:r>
    </w:p>
    <w:p w:rsidR="00000000" w:rsidDel="00000000" w:rsidP="00000000" w:rsidRDefault="00000000" w:rsidRPr="00000000" w14:paraId="00000BE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pStyle w:val="Heading4"/>
        <w:rPr/>
      </w:pPr>
      <w:bookmarkStart w:colFirst="0" w:colLast="0" w:name="_heading=h.lptg4e6utocu" w:id="157"/>
      <w:bookmarkEnd w:id="157"/>
      <w:r w:rsidDel="00000000" w:rsidR="00000000" w:rsidRPr="00000000">
        <w:rPr>
          <w:rtl w:val="0"/>
        </w:rPr>
        <w:t xml:space="preserve">Hector (WIP)</w:t>
      </w:r>
    </w:p>
    <w:p w:rsidR="00000000" w:rsidDel="00000000" w:rsidP="00000000" w:rsidRDefault="00000000" w:rsidRPr="00000000" w14:paraId="00000BED">
      <w:pPr>
        <w:rPr/>
      </w:pPr>
      <w:r w:rsidDel="00000000" w:rsidR="00000000" w:rsidRPr="00000000">
        <w:rPr>
          <w:rtl w:val="0"/>
        </w:rPr>
        <w:tab/>
        <w:tab/>
        <w:t xml:space="preserve">Name in Japanese:</w:t>
      </w:r>
    </w:p>
    <w:p w:rsidR="00000000" w:rsidDel="00000000" w:rsidP="00000000" w:rsidRDefault="00000000" w:rsidRPr="00000000" w14:paraId="00000BEE">
      <w:pPr>
        <w:rPr/>
      </w:pPr>
      <w:r w:rsidDel="00000000" w:rsidR="00000000" w:rsidRPr="00000000">
        <w:rPr>
          <w:rtl w:val="0"/>
        </w:rPr>
        <w:tab/>
        <w:tab/>
        <w:t xml:space="preserve">Japanese speech quirks:</w:t>
      </w:r>
    </w:p>
    <w:p w:rsidR="00000000" w:rsidDel="00000000" w:rsidP="00000000" w:rsidRDefault="00000000" w:rsidRPr="00000000" w14:paraId="00000BE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F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1">
      <w:pPr>
        <w:ind w:left="1440" w:firstLine="0"/>
        <w:rPr/>
      </w:pPr>
      <w:r w:rsidDel="00000000" w:rsidR="00000000" w:rsidRPr="00000000">
        <w:rPr>
          <w:rtl w:val="0"/>
        </w:rPr>
        <w:t xml:space="preserve">English speech quirks:</w:t>
      </w:r>
    </w:p>
    <w:p w:rsidR="00000000" w:rsidDel="00000000" w:rsidP="00000000" w:rsidRDefault="00000000" w:rsidRPr="00000000" w14:paraId="00000BF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4">
      <w:pPr>
        <w:ind w:left="1440" w:firstLine="0"/>
        <w:rPr/>
      </w:pPr>
      <w:r w:rsidDel="00000000" w:rsidR="00000000" w:rsidRPr="00000000">
        <w:rPr>
          <w:rtl w:val="0"/>
        </w:rPr>
        <w:t xml:space="preserve">Notes:</w:t>
      </w:r>
    </w:p>
    <w:p w:rsidR="00000000" w:rsidDel="00000000" w:rsidP="00000000" w:rsidRDefault="00000000" w:rsidRPr="00000000" w14:paraId="00000BF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pStyle w:val="Heading4"/>
        <w:rPr/>
      </w:pPr>
      <w:bookmarkStart w:colFirst="0" w:colLast="0" w:name="_heading=h.955gbo1kmjh" w:id="158"/>
      <w:bookmarkEnd w:id="158"/>
      <w:r w:rsidDel="00000000" w:rsidR="00000000" w:rsidRPr="00000000">
        <w:rPr>
          <w:rtl w:val="0"/>
        </w:rPr>
        <w:t xml:space="preserve">Minerva (WIP)</w:t>
      </w:r>
    </w:p>
    <w:p w:rsidR="00000000" w:rsidDel="00000000" w:rsidP="00000000" w:rsidRDefault="00000000" w:rsidRPr="00000000" w14:paraId="00000BF8">
      <w:pPr>
        <w:rPr/>
      </w:pPr>
      <w:r w:rsidDel="00000000" w:rsidR="00000000" w:rsidRPr="00000000">
        <w:rPr>
          <w:rtl w:val="0"/>
        </w:rPr>
        <w:tab/>
        <w:tab/>
        <w:t xml:space="preserve">Name in Japanese:</w:t>
      </w:r>
    </w:p>
    <w:p w:rsidR="00000000" w:rsidDel="00000000" w:rsidP="00000000" w:rsidRDefault="00000000" w:rsidRPr="00000000" w14:paraId="00000BF9">
      <w:pPr>
        <w:rPr/>
      </w:pPr>
      <w:r w:rsidDel="00000000" w:rsidR="00000000" w:rsidRPr="00000000">
        <w:rPr>
          <w:rtl w:val="0"/>
        </w:rPr>
        <w:tab/>
        <w:tab/>
        <w:t xml:space="preserve">Japanese speech quirks:</w:t>
      </w:r>
    </w:p>
    <w:p w:rsidR="00000000" w:rsidDel="00000000" w:rsidP="00000000" w:rsidRDefault="00000000" w:rsidRPr="00000000" w14:paraId="00000BF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F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C">
      <w:pPr>
        <w:ind w:left="1440" w:firstLine="0"/>
        <w:rPr/>
      </w:pPr>
      <w:r w:rsidDel="00000000" w:rsidR="00000000" w:rsidRPr="00000000">
        <w:rPr>
          <w:rtl w:val="0"/>
        </w:rPr>
        <w:t xml:space="preserve">English speech quirks:</w:t>
      </w:r>
    </w:p>
    <w:p w:rsidR="00000000" w:rsidDel="00000000" w:rsidP="00000000" w:rsidRDefault="00000000" w:rsidRPr="00000000" w14:paraId="00000BF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F">
      <w:pPr>
        <w:ind w:left="1440" w:firstLine="0"/>
        <w:rPr/>
      </w:pPr>
      <w:r w:rsidDel="00000000" w:rsidR="00000000" w:rsidRPr="00000000">
        <w:rPr>
          <w:rtl w:val="0"/>
        </w:rPr>
        <w:t xml:space="preserve">Notes:</w:t>
      </w:r>
    </w:p>
    <w:p w:rsidR="00000000" w:rsidDel="00000000" w:rsidP="00000000" w:rsidRDefault="00000000" w:rsidRPr="00000000" w14:paraId="00000C0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pStyle w:val="Heading4"/>
        <w:rPr/>
      </w:pPr>
      <w:bookmarkStart w:colFirst="0" w:colLast="0" w:name="_heading=h.nkpw053ndbw9" w:id="159"/>
      <w:bookmarkEnd w:id="159"/>
      <w:r w:rsidDel="00000000" w:rsidR="00000000" w:rsidRPr="00000000">
        <w:rPr>
          <w:rtl w:val="0"/>
        </w:rPr>
        <w:t xml:space="preserve">Pandora (WIP)</w:t>
      </w:r>
    </w:p>
    <w:p w:rsidR="00000000" w:rsidDel="00000000" w:rsidP="00000000" w:rsidRDefault="00000000" w:rsidRPr="00000000" w14:paraId="00000C03">
      <w:pPr>
        <w:rPr/>
      </w:pPr>
      <w:r w:rsidDel="00000000" w:rsidR="00000000" w:rsidRPr="00000000">
        <w:rPr>
          <w:rtl w:val="0"/>
        </w:rPr>
        <w:tab/>
        <w:tab/>
        <w:t xml:space="preserve">Name in Japanese:</w:t>
      </w:r>
    </w:p>
    <w:p w:rsidR="00000000" w:rsidDel="00000000" w:rsidP="00000000" w:rsidRDefault="00000000" w:rsidRPr="00000000" w14:paraId="00000C04">
      <w:pPr>
        <w:rPr/>
      </w:pPr>
      <w:r w:rsidDel="00000000" w:rsidR="00000000" w:rsidRPr="00000000">
        <w:rPr>
          <w:rtl w:val="0"/>
        </w:rPr>
        <w:tab/>
        <w:tab/>
        <w:t xml:space="preserve">Japanese speech quirks:</w:t>
      </w:r>
    </w:p>
    <w:p w:rsidR="00000000" w:rsidDel="00000000" w:rsidP="00000000" w:rsidRDefault="00000000" w:rsidRPr="00000000" w14:paraId="00000C0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0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7">
      <w:pPr>
        <w:ind w:left="1440" w:firstLine="0"/>
        <w:rPr/>
      </w:pPr>
      <w:r w:rsidDel="00000000" w:rsidR="00000000" w:rsidRPr="00000000">
        <w:rPr>
          <w:rtl w:val="0"/>
        </w:rPr>
        <w:t xml:space="preserve">English speech quirks:</w:t>
      </w:r>
    </w:p>
    <w:p w:rsidR="00000000" w:rsidDel="00000000" w:rsidP="00000000" w:rsidRDefault="00000000" w:rsidRPr="00000000" w14:paraId="00000C0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0A">
      <w:pPr>
        <w:ind w:left="1440" w:firstLine="0"/>
        <w:rPr/>
      </w:pPr>
      <w:r w:rsidDel="00000000" w:rsidR="00000000" w:rsidRPr="00000000">
        <w:rPr>
          <w:rtl w:val="0"/>
        </w:rPr>
        <w:t xml:space="preserve">Notes:</w:t>
      </w:r>
    </w:p>
    <w:p w:rsidR="00000000" w:rsidDel="00000000" w:rsidP="00000000" w:rsidRDefault="00000000" w:rsidRPr="00000000" w14:paraId="00000C0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pStyle w:val="Heading4"/>
        <w:rPr/>
      </w:pPr>
      <w:bookmarkStart w:colFirst="0" w:colLast="0" w:name="_heading=h.uffem3u0yj13" w:id="160"/>
      <w:bookmarkEnd w:id="160"/>
      <w:r w:rsidDel="00000000" w:rsidR="00000000" w:rsidRPr="00000000">
        <w:rPr>
          <w:rtl w:val="0"/>
        </w:rPr>
        <w:t xml:space="preserve">Satella (WIP)</w:t>
      </w:r>
    </w:p>
    <w:p w:rsidR="00000000" w:rsidDel="00000000" w:rsidP="00000000" w:rsidRDefault="00000000" w:rsidRPr="00000000" w14:paraId="00000C0E">
      <w:pPr>
        <w:rPr/>
      </w:pPr>
      <w:r w:rsidDel="00000000" w:rsidR="00000000" w:rsidRPr="00000000">
        <w:rPr>
          <w:rtl w:val="0"/>
        </w:rPr>
        <w:tab/>
        <w:tab/>
        <w:t xml:space="preserve">Name in Japanese:</w:t>
      </w:r>
    </w:p>
    <w:p w:rsidR="00000000" w:rsidDel="00000000" w:rsidP="00000000" w:rsidRDefault="00000000" w:rsidRPr="00000000" w14:paraId="00000C0F">
      <w:pPr>
        <w:rPr/>
      </w:pPr>
      <w:r w:rsidDel="00000000" w:rsidR="00000000" w:rsidRPr="00000000">
        <w:rPr>
          <w:rtl w:val="0"/>
        </w:rPr>
        <w:tab/>
        <w:tab/>
        <w:t xml:space="preserve">Japanese speech quirks:</w:t>
      </w:r>
    </w:p>
    <w:p w:rsidR="00000000" w:rsidDel="00000000" w:rsidP="00000000" w:rsidRDefault="00000000" w:rsidRPr="00000000" w14:paraId="00000C1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1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2">
      <w:pPr>
        <w:ind w:left="1440" w:firstLine="0"/>
        <w:rPr/>
      </w:pPr>
      <w:r w:rsidDel="00000000" w:rsidR="00000000" w:rsidRPr="00000000">
        <w:rPr>
          <w:rtl w:val="0"/>
        </w:rPr>
        <w:t xml:space="preserve">English speech quirks:</w:t>
      </w:r>
    </w:p>
    <w:p w:rsidR="00000000" w:rsidDel="00000000" w:rsidP="00000000" w:rsidRDefault="00000000" w:rsidRPr="00000000" w14:paraId="00000C1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15">
      <w:pPr>
        <w:ind w:left="1440" w:firstLine="0"/>
        <w:rPr/>
      </w:pPr>
      <w:r w:rsidDel="00000000" w:rsidR="00000000" w:rsidRPr="00000000">
        <w:rPr>
          <w:rtl w:val="0"/>
        </w:rPr>
        <w:t xml:space="preserve">Notes:</w:t>
      </w:r>
    </w:p>
    <w:p w:rsidR="00000000" w:rsidDel="00000000" w:rsidP="00000000" w:rsidRDefault="00000000" w:rsidRPr="00000000" w14:paraId="00000C1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pStyle w:val="Heading4"/>
        <w:rPr/>
      </w:pPr>
      <w:bookmarkStart w:colFirst="0" w:colLast="0" w:name="_heading=h.3hhp9yc3q57p" w:id="161"/>
      <w:bookmarkEnd w:id="161"/>
      <w:r w:rsidDel="00000000" w:rsidR="00000000" w:rsidRPr="00000000">
        <w:rPr>
          <w:rtl w:val="0"/>
        </w:rPr>
        <w:t xml:space="preserve">Sekhmet (WIP)</w:t>
      </w:r>
    </w:p>
    <w:p w:rsidR="00000000" w:rsidDel="00000000" w:rsidP="00000000" w:rsidRDefault="00000000" w:rsidRPr="00000000" w14:paraId="00000C19">
      <w:pPr>
        <w:rPr/>
      </w:pPr>
      <w:r w:rsidDel="00000000" w:rsidR="00000000" w:rsidRPr="00000000">
        <w:rPr>
          <w:rtl w:val="0"/>
        </w:rPr>
        <w:tab/>
        <w:tab/>
        <w:t xml:space="preserve">Name in Japanese:</w:t>
      </w:r>
    </w:p>
    <w:p w:rsidR="00000000" w:rsidDel="00000000" w:rsidP="00000000" w:rsidRDefault="00000000" w:rsidRPr="00000000" w14:paraId="00000C1A">
      <w:pPr>
        <w:rPr/>
      </w:pPr>
      <w:r w:rsidDel="00000000" w:rsidR="00000000" w:rsidRPr="00000000">
        <w:rPr>
          <w:rtl w:val="0"/>
        </w:rPr>
        <w:tab/>
        <w:tab/>
        <w:t xml:space="preserve">Japanese speech quirks:</w:t>
      </w:r>
    </w:p>
    <w:p w:rsidR="00000000" w:rsidDel="00000000" w:rsidP="00000000" w:rsidRDefault="00000000" w:rsidRPr="00000000" w14:paraId="00000C1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1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D">
      <w:pPr>
        <w:ind w:left="1440" w:firstLine="0"/>
        <w:rPr/>
      </w:pPr>
      <w:r w:rsidDel="00000000" w:rsidR="00000000" w:rsidRPr="00000000">
        <w:rPr>
          <w:rtl w:val="0"/>
        </w:rPr>
        <w:t xml:space="preserve">English speech quirks:</w:t>
      </w:r>
    </w:p>
    <w:p w:rsidR="00000000" w:rsidDel="00000000" w:rsidP="00000000" w:rsidRDefault="00000000" w:rsidRPr="00000000" w14:paraId="00000C1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0">
      <w:pPr>
        <w:ind w:left="1440" w:firstLine="0"/>
        <w:rPr/>
      </w:pPr>
      <w:r w:rsidDel="00000000" w:rsidR="00000000" w:rsidRPr="00000000">
        <w:rPr>
          <w:rtl w:val="0"/>
        </w:rPr>
        <w:t xml:space="preserve">Notes:</w:t>
      </w:r>
    </w:p>
    <w:p w:rsidR="00000000" w:rsidDel="00000000" w:rsidP="00000000" w:rsidRDefault="00000000" w:rsidRPr="00000000" w14:paraId="00000C2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pStyle w:val="Heading4"/>
        <w:rPr/>
      </w:pPr>
      <w:bookmarkStart w:colFirst="0" w:colLast="0" w:name="_heading=h.94x64urcmi9s" w:id="162"/>
      <w:bookmarkEnd w:id="162"/>
      <w:r w:rsidDel="00000000" w:rsidR="00000000" w:rsidRPr="00000000">
        <w:rPr>
          <w:rtl w:val="0"/>
        </w:rPr>
        <w:t xml:space="preserve">Typhon (WIP)</w:t>
      </w:r>
    </w:p>
    <w:p w:rsidR="00000000" w:rsidDel="00000000" w:rsidP="00000000" w:rsidRDefault="00000000" w:rsidRPr="00000000" w14:paraId="00000C24">
      <w:pPr>
        <w:rPr/>
      </w:pPr>
      <w:r w:rsidDel="00000000" w:rsidR="00000000" w:rsidRPr="00000000">
        <w:rPr>
          <w:rtl w:val="0"/>
        </w:rPr>
        <w:tab/>
        <w:tab/>
        <w:t xml:space="preserve">Name in Japanese:</w:t>
      </w:r>
    </w:p>
    <w:p w:rsidR="00000000" w:rsidDel="00000000" w:rsidP="00000000" w:rsidRDefault="00000000" w:rsidRPr="00000000" w14:paraId="00000C25">
      <w:pPr>
        <w:rPr/>
      </w:pPr>
      <w:r w:rsidDel="00000000" w:rsidR="00000000" w:rsidRPr="00000000">
        <w:rPr>
          <w:rtl w:val="0"/>
        </w:rPr>
        <w:tab/>
        <w:tab/>
        <w:t xml:space="preserve">Japanese speech quirks:</w:t>
      </w:r>
    </w:p>
    <w:p w:rsidR="00000000" w:rsidDel="00000000" w:rsidP="00000000" w:rsidRDefault="00000000" w:rsidRPr="00000000" w14:paraId="00000C2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2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8">
      <w:pPr>
        <w:ind w:left="1440" w:firstLine="0"/>
        <w:rPr/>
      </w:pPr>
      <w:r w:rsidDel="00000000" w:rsidR="00000000" w:rsidRPr="00000000">
        <w:rPr>
          <w:rtl w:val="0"/>
        </w:rPr>
        <w:t xml:space="preserve">English speech quirks:</w:t>
      </w:r>
    </w:p>
    <w:p w:rsidR="00000000" w:rsidDel="00000000" w:rsidP="00000000" w:rsidRDefault="00000000" w:rsidRPr="00000000" w14:paraId="00000C2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B">
      <w:pPr>
        <w:ind w:left="1440" w:firstLine="0"/>
        <w:rPr/>
      </w:pPr>
      <w:r w:rsidDel="00000000" w:rsidR="00000000" w:rsidRPr="00000000">
        <w:rPr>
          <w:rtl w:val="0"/>
        </w:rPr>
        <w:t xml:space="preserve">Notes:</w:t>
      </w:r>
    </w:p>
    <w:p w:rsidR="00000000" w:rsidDel="00000000" w:rsidP="00000000" w:rsidRDefault="00000000" w:rsidRPr="00000000" w14:paraId="00000C2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pStyle w:val="Heading3"/>
        <w:rPr/>
      </w:pPr>
      <w:bookmarkStart w:colFirst="0" w:colLast="0" w:name="_heading=h.wgj15jrwp78r" w:id="163"/>
      <w:bookmarkEnd w:id="163"/>
      <w:r w:rsidDel="00000000" w:rsidR="00000000" w:rsidRPr="00000000">
        <w:rPr>
          <w:rtl w:val="0"/>
        </w:rPr>
        <w:t xml:space="preserve">Others</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pStyle w:val="Heading4"/>
        <w:ind w:left="720" w:firstLine="0"/>
        <w:rPr/>
      </w:pPr>
      <w:bookmarkStart w:colFirst="0" w:colLast="0" w:name="_heading=h.8tn6hb6dzza3" w:id="164"/>
      <w:bookmarkEnd w:id="164"/>
      <w:r w:rsidDel="00000000" w:rsidR="00000000" w:rsidRPr="00000000">
        <w:rPr>
          <w:rtl w:val="0"/>
        </w:rPr>
        <w:t xml:space="preserve">Sphinx</w:t>
      </w:r>
    </w:p>
    <w:p w:rsidR="00000000" w:rsidDel="00000000" w:rsidP="00000000" w:rsidRDefault="00000000" w:rsidRPr="00000000" w14:paraId="00000C31">
      <w:pPr>
        <w:rPr/>
      </w:pPr>
      <w:sdt>
        <w:sdtPr>
          <w:tag w:val="goog_rdk_853"/>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32">
      <w:pPr>
        <w:rPr/>
      </w:pPr>
      <w:r w:rsidDel="00000000" w:rsidR="00000000" w:rsidRPr="00000000">
        <w:rPr>
          <w:rtl w:val="0"/>
        </w:rPr>
        <w:tab/>
        <w:tab/>
        <w:t xml:space="preserve">Japanese speech quirks:</w:t>
      </w:r>
    </w:p>
    <w:p w:rsidR="00000000" w:rsidDel="00000000" w:rsidP="00000000" w:rsidRDefault="00000000" w:rsidRPr="00000000" w14:paraId="00000C33">
      <w:pPr>
        <w:numPr>
          <w:ilvl w:val="0"/>
          <w:numId w:val="5"/>
        </w:numPr>
        <w:ind w:left="2520" w:hanging="360"/>
        <w:rPr/>
      </w:pPr>
      <w:sdt>
        <w:sdtPr>
          <w:tag w:val="goog_rdk_854"/>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55"/>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34">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35">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36">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37">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38">
      <w:pPr>
        <w:ind w:left="1440" w:firstLine="0"/>
        <w:rPr/>
      </w:pPr>
      <w:r w:rsidDel="00000000" w:rsidR="00000000" w:rsidRPr="00000000">
        <w:rPr>
          <w:rtl w:val="0"/>
        </w:rPr>
        <w:t xml:space="preserve">Notes:</w:t>
      </w:r>
    </w:p>
    <w:p w:rsidR="00000000" w:rsidDel="00000000" w:rsidP="00000000" w:rsidRDefault="00000000" w:rsidRPr="00000000" w14:paraId="00000C39">
      <w:pPr>
        <w:numPr>
          <w:ilvl w:val="0"/>
          <w:numId w:val="5"/>
        </w:numPr>
        <w:ind w:left="2520" w:hanging="360"/>
        <w:rPr/>
      </w:pPr>
      <w:sdt>
        <w:sdtPr>
          <w:tag w:val="goog_rdk_856"/>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pStyle w:val="Heading4"/>
        <w:rPr/>
      </w:pPr>
      <w:bookmarkStart w:colFirst="0" w:colLast="0" w:name="_heading=h.mpodsx4pid62" w:id="165"/>
      <w:bookmarkEnd w:id="165"/>
      <w:r w:rsidDel="00000000" w:rsidR="00000000" w:rsidRPr="00000000">
        <w:rPr>
          <w:rtl w:val="0"/>
        </w:rPr>
        <w:t xml:space="preserve">Liliana Masquerade</w:t>
      </w:r>
    </w:p>
    <w:p w:rsidR="00000000" w:rsidDel="00000000" w:rsidP="00000000" w:rsidRDefault="00000000" w:rsidRPr="00000000" w14:paraId="00000C3C">
      <w:pPr>
        <w:rPr/>
      </w:pPr>
      <w:sdt>
        <w:sdtPr>
          <w:tag w:val="goog_rdk_857"/>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C3D">
      <w:pPr>
        <w:rPr/>
      </w:pPr>
      <w:r w:rsidDel="00000000" w:rsidR="00000000" w:rsidRPr="00000000">
        <w:rPr>
          <w:rtl w:val="0"/>
        </w:rPr>
        <w:tab/>
        <w:tab/>
        <w:t xml:space="preserve">Japanese speech quirks:</w:t>
      </w:r>
    </w:p>
    <w:p w:rsidR="00000000" w:rsidDel="00000000" w:rsidP="00000000" w:rsidRDefault="00000000" w:rsidRPr="00000000" w14:paraId="00000C3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0">
      <w:pPr>
        <w:ind w:left="1440" w:firstLine="0"/>
        <w:rPr/>
      </w:pPr>
      <w:r w:rsidDel="00000000" w:rsidR="00000000" w:rsidRPr="00000000">
        <w:rPr>
          <w:rtl w:val="0"/>
        </w:rPr>
        <w:t xml:space="preserve">English speech quirks:</w:t>
      </w:r>
    </w:p>
    <w:p w:rsidR="00000000" w:rsidDel="00000000" w:rsidP="00000000" w:rsidRDefault="00000000" w:rsidRPr="00000000" w14:paraId="00000C4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3">
      <w:pPr>
        <w:ind w:left="1440" w:firstLine="0"/>
        <w:rPr/>
      </w:pPr>
      <w:r w:rsidDel="00000000" w:rsidR="00000000" w:rsidRPr="00000000">
        <w:rPr>
          <w:rtl w:val="0"/>
        </w:rPr>
        <w:t xml:space="preserve">Notes:</w:t>
      </w:r>
    </w:p>
    <w:p w:rsidR="00000000" w:rsidDel="00000000" w:rsidP="00000000" w:rsidRDefault="00000000" w:rsidRPr="00000000" w14:paraId="00000C44">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C45">
      <w:pPr>
        <w:numPr>
          <w:ilvl w:val="1"/>
          <w:numId w:val="5"/>
        </w:numPr>
        <w:spacing w:line="276" w:lineRule="auto"/>
        <w:ind w:left="3240" w:hanging="360"/>
      </w:pPr>
      <w:sdt>
        <w:sdtPr>
          <w:tag w:val="goog_rdk_858"/>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C46">
      <w:pPr>
        <w:numPr>
          <w:ilvl w:val="1"/>
          <w:numId w:val="5"/>
        </w:numPr>
        <w:spacing w:line="276" w:lineRule="auto"/>
        <w:ind w:left="3240" w:hanging="360"/>
      </w:pPr>
      <w:sdt>
        <w:sdtPr>
          <w:tag w:val="goog_rdk_859"/>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pStyle w:val="Heading2"/>
        <w:rPr/>
      </w:pPr>
      <w:bookmarkStart w:colFirst="0" w:colLast="0" w:name="_heading=h.ga2qcud0ujwb" w:id="166"/>
      <w:bookmarkEnd w:id="166"/>
      <w:r w:rsidDel="00000000" w:rsidR="00000000" w:rsidRPr="00000000">
        <w:rPr>
          <w:rtl w:val="0"/>
        </w:rPr>
        <w:t xml:space="preserve">Copypaste backup because I’m a lazy bastard</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B">
      <w:pPr>
        <w:pStyle w:val="Heading4"/>
        <w:rPr/>
      </w:pPr>
      <w:bookmarkStart w:colFirst="0" w:colLast="0" w:name="_heading=h.d3btvh9j1hdt" w:id="167"/>
      <w:bookmarkEnd w:id="167"/>
      <w:r w:rsidDel="00000000" w:rsidR="00000000" w:rsidRPr="00000000">
        <w:rPr>
          <w:rtl w:val="0"/>
        </w:rPr>
        <w:t xml:space="preserve">Name</w:t>
      </w:r>
    </w:p>
    <w:p w:rsidR="00000000" w:rsidDel="00000000" w:rsidP="00000000" w:rsidRDefault="00000000" w:rsidRPr="00000000" w14:paraId="00000C4C">
      <w:pPr>
        <w:rPr/>
      </w:pPr>
      <w:r w:rsidDel="00000000" w:rsidR="00000000" w:rsidRPr="00000000">
        <w:rPr>
          <w:rtl w:val="0"/>
        </w:rPr>
        <w:tab/>
        <w:tab/>
        <w:t xml:space="preserve">Name in Japanese:</w:t>
      </w:r>
    </w:p>
    <w:p w:rsidR="00000000" w:rsidDel="00000000" w:rsidP="00000000" w:rsidRDefault="00000000" w:rsidRPr="00000000" w14:paraId="00000C4D">
      <w:pPr>
        <w:rPr/>
      </w:pPr>
      <w:r w:rsidDel="00000000" w:rsidR="00000000" w:rsidRPr="00000000">
        <w:rPr>
          <w:rtl w:val="0"/>
        </w:rPr>
        <w:tab/>
        <w:tab/>
        <w:t xml:space="preserve">Japanese speech quirks:</w:t>
      </w:r>
    </w:p>
    <w:p w:rsidR="00000000" w:rsidDel="00000000" w:rsidP="00000000" w:rsidRDefault="00000000" w:rsidRPr="00000000" w14:paraId="00000C4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0">
      <w:pPr>
        <w:ind w:left="1440" w:firstLine="0"/>
        <w:rPr/>
      </w:pPr>
      <w:r w:rsidDel="00000000" w:rsidR="00000000" w:rsidRPr="00000000">
        <w:rPr>
          <w:rtl w:val="0"/>
        </w:rPr>
        <w:t xml:space="preserve">English speech quirks:</w:t>
      </w:r>
    </w:p>
    <w:p w:rsidR="00000000" w:rsidDel="00000000" w:rsidP="00000000" w:rsidRDefault="00000000" w:rsidRPr="00000000" w14:paraId="00000C5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3">
      <w:pPr>
        <w:ind w:left="1440" w:firstLine="0"/>
        <w:rPr/>
      </w:pPr>
      <w:r w:rsidDel="00000000" w:rsidR="00000000" w:rsidRPr="00000000">
        <w:rPr>
          <w:rtl w:val="0"/>
        </w:rPr>
        <w:t xml:space="preserve">Notes:</w:t>
      </w:r>
    </w:p>
    <w:p w:rsidR="00000000" w:rsidDel="00000000" w:rsidP="00000000" w:rsidRDefault="00000000" w:rsidRPr="00000000" w14:paraId="00000C5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pStyle w:val="Heading4"/>
        <w:rPr/>
      </w:pPr>
      <w:bookmarkStart w:colFirst="0" w:colLast="0" w:name="_heading=h.2hxkv3bx1ora" w:id="168"/>
      <w:bookmarkEnd w:id="168"/>
      <w:r w:rsidDel="00000000" w:rsidR="00000000" w:rsidRPr="00000000">
        <w:rPr>
          <w:rtl w:val="0"/>
        </w:rPr>
        <w:t xml:space="preserve">Name</w:t>
      </w:r>
    </w:p>
    <w:p w:rsidR="00000000" w:rsidDel="00000000" w:rsidP="00000000" w:rsidRDefault="00000000" w:rsidRPr="00000000" w14:paraId="00000C57">
      <w:pPr>
        <w:rPr/>
      </w:pPr>
      <w:r w:rsidDel="00000000" w:rsidR="00000000" w:rsidRPr="00000000">
        <w:rPr>
          <w:rtl w:val="0"/>
        </w:rPr>
        <w:tab/>
        <w:tab/>
        <w:t xml:space="preserve">Name in Japanese:</w:t>
      </w:r>
    </w:p>
    <w:p w:rsidR="00000000" w:rsidDel="00000000" w:rsidP="00000000" w:rsidRDefault="00000000" w:rsidRPr="00000000" w14:paraId="00000C58">
      <w:pPr>
        <w:rPr/>
      </w:pPr>
      <w:r w:rsidDel="00000000" w:rsidR="00000000" w:rsidRPr="00000000">
        <w:rPr>
          <w:rtl w:val="0"/>
        </w:rPr>
        <w:tab/>
        <w:tab/>
        <w:t xml:space="preserve">Japanese speech quirks:</w:t>
      </w:r>
    </w:p>
    <w:p w:rsidR="00000000" w:rsidDel="00000000" w:rsidP="00000000" w:rsidRDefault="00000000" w:rsidRPr="00000000" w14:paraId="00000C5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5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B">
      <w:pPr>
        <w:ind w:left="1440" w:firstLine="0"/>
        <w:rPr/>
      </w:pPr>
      <w:r w:rsidDel="00000000" w:rsidR="00000000" w:rsidRPr="00000000">
        <w:rPr>
          <w:rtl w:val="0"/>
        </w:rPr>
        <w:t xml:space="preserve">English speech quirks:</w:t>
      </w:r>
    </w:p>
    <w:p w:rsidR="00000000" w:rsidDel="00000000" w:rsidP="00000000" w:rsidRDefault="00000000" w:rsidRPr="00000000" w14:paraId="00000C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E">
      <w:pPr>
        <w:ind w:left="1440" w:firstLine="0"/>
        <w:rPr/>
      </w:pPr>
      <w:r w:rsidDel="00000000" w:rsidR="00000000" w:rsidRPr="00000000">
        <w:rPr>
          <w:rtl w:val="0"/>
        </w:rPr>
        <w:t xml:space="preserve">Notes:</w:t>
      </w:r>
    </w:p>
    <w:p w:rsidR="00000000" w:rsidDel="00000000" w:rsidP="00000000" w:rsidRDefault="00000000" w:rsidRPr="00000000" w14:paraId="00000C5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pStyle w:val="Heading4"/>
        <w:rPr/>
      </w:pPr>
      <w:bookmarkStart w:colFirst="0" w:colLast="0" w:name="_heading=h.v623fd8j8yyi" w:id="169"/>
      <w:bookmarkEnd w:id="169"/>
      <w:r w:rsidDel="00000000" w:rsidR="00000000" w:rsidRPr="00000000">
        <w:rPr>
          <w:rtl w:val="0"/>
        </w:rPr>
        <w:t xml:space="preserve">Name</w:t>
      </w:r>
    </w:p>
    <w:p w:rsidR="00000000" w:rsidDel="00000000" w:rsidP="00000000" w:rsidRDefault="00000000" w:rsidRPr="00000000" w14:paraId="00000C62">
      <w:pPr>
        <w:rPr/>
      </w:pPr>
      <w:r w:rsidDel="00000000" w:rsidR="00000000" w:rsidRPr="00000000">
        <w:rPr>
          <w:rtl w:val="0"/>
        </w:rPr>
        <w:tab/>
        <w:tab/>
        <w:t xml:space="preserve">Name in Japanese:</w:t>
      </w:r>
    </w:p>
    <w:p w:rsidR="00000000" w:rsidDel="00000000" w:rsidP="00000000" w:rsidRDefault="00000000" w:rsidRPr="00000000" w14:paraId="00000C63">
      <w:pPr>
        <w:rPr/>
      </w:pPr>
      <w:r w:rsidDel="00000000" w:rsidR="00000000" w:rsidRPr="00000000">
        <w:rPr>
          <w:rtl w:val="0"/>
        </w:rPr>
        <w:tab/>
        <w:tab/>
        <w:t xml:space="preserve">Japanese speech quirks:</w:t>
      </w:r>
    </w:p>
    <w:p w:rsidR="00000000" w:rsidDel="00000000" w:rsidP="00000000" w:rsidRDefault="00000000" w:rsidRPr="00000000" w14:paraId="00000C6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6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6">
      <w:pPr>
        <w:ind w:left="1440" w:firstLine="0"/>
        <w:rPr/>
      </w:pPr>
      <w:r w:rsidDel="00000000" w:rsidR="00000000" w:rsidRPr="00000000">
        <w:rPr>
          <w:rtl w:val="0"/>
        </w:rPr>
        <w:t xml:space="preserve">English speech quirks:</w:t>
      </w:r>
    </w:p>
    <w:p w:rsidR="00000000" w:rsidDel="00000000" w:rsidP="00000000" w:rsidRDefault="00000000" w:rsidRPr="00000000" w14:paraId="00000C6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9">
      <w:pPr>
        <w:ind w:left="1440" w:firstLine="0"/>
        <w:rPr/>
      </w:pPr>
      <w:r w:rsidDel="00000000" w:rsidR="00000000" w:rsidRPr="00000000">
        <w:rPr>
          <w:rtl w:val="0"/>
        </w:rPr>
        <w:t xml:space="preserve">Notes:</w:t>
      </w:r>
    </w:p>
    <w:p w:rsidR="00000000" w:rsidDel="00000000" w:rsidP="00000000" w:rsidRDefault="00000000" w:rsidRPr="00000000" w14:paraId="00000C6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pStyle w:val="Heading4"/>
        <w:rPr/>
      </w:pPr>
      <w:bookmarkStart w:colFirst="0" w:colLast="0" w:name="_heading=h.yv594mev5qyw" w:id="170"/>
      <w:bookmarkEnd w:id="170"/>
      <w:r w:rsidDel="00000000" w:rsidR="00000000" w:rsidRPr="00000000">
        <w:rPr>
          <w:rtl w:val="0"/>
        </w:rPr>
        <w:t xml:space="preserve">Name</w:t>
      </w:r>
    </w:p>
    <w:p w:rsidR="00000000" w:rsidDel="00000000" w:rsidP="00000000" w:rsidRDefault="00000000" w:rsidRPr="00000000" w14:paraId="00000C6D">
      <w:pPr>
        <w:rPr/>
      </w:pPr>
      <w:r w:rsidDel="00000000" w:rsidR="00000000" w:rsidRPr="00000000">
        <w:rPr>
          <w:rtl w:val="0"/>
        </w:rPr>
        <w:tab/>
        <w:tab/>
        <w:t xml:space="preserve">Name in Japanese:</w:t>
      </w:r>
    </w:p>
    <w:p w:rsidR="00000000" w:rsidDel="00000000" w:rsidP="00000000" w:rsidRDefault="00000000" w:rsidRPr="00000000" w14:paraId="00000C6E">
      <w:pPr>
        <w:rPr/>
      </w:pPr>
      <w:r w:rsidDel="00000000" w:rsidR="00000000" w:rsidRPr="00000000">
        <w:rPr>
          <w:rtl w:val="0"/>
        </w:rPr>
        <w:tab/>
        <w:tab/>
        <w:t xml:space="preserve">Japanese speech quirks:</w:t>
      </w:r>
    </w:p>
    <w:p w:rsidR="00000000" w:rsidDel="00000000" w:rsidP="00000000" w:rsidRDefault="00000000" w:rsidRPr="00000000" w14:paraId="00000C6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1">
      <w:pPr>
        <w:ind w:left="1440" w:firstLine="0"/>
        <w:rPr/>
      </w:pPr>
      <w:r w:rsidDel="00000000" w:rsidR="00000000" w:rsidRPr="00000000">
        <w:rPr>
          <w:rtl w:val="0"/>
        </w:rPr>
        <w:t xml:space="preserve">English speech quirks:</w:t>
      </w:r>
    </w:p>
    <w:p w:rsidR="00000000" w:rsidDel="00000000" w:rsidP="00000000" w:rsidRDefault="00000000" w:rsidRPr="00000000" w14:paraId="00000C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4">
      <w:pPr>
        <w:ind w:left="1440" w:firstLine="0"/>
        <w:rPr/>
      </w:pPr>
      <w:r w:rsidDel="00000000" w:rsidR="00000000" w:rsidRPr="00000000">
        <w:rPr>
          <w:rtl w:val="0"/>
        </w:rPr>
        <w:t xml:space="preserve">Notes:</w:t>
      </w:r>
    </w:p>
    <w:p w:rsidR="00000000" w:rsidDel="00000000" w:rsidP="00000000" w:rsidRDefault="00000000" w:rsidRPr="00000000" w14:paraId="00000C7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C77">
      <w:pPr>
        <w:pStyle w:val="Heading4"/>
        <w:rPr/>
      </w:pPr>
      <w:bookmarkStart w:colFirst="0" w:colLast="0" w:name="_heading=h.f5jmnt7new3a" w:id="171"/>
      <w:bookmarkEnd w:id="171"/>
      <w:r w:rsidDel="00000000" w:rsidR="00000000" w:rsidRPr="00000000">
        <w:rPr>
          <w:rtl w:val="0"/>
        </w:rPr>
        <w:t xml:space="preserve">Name</w:t>
      </w:r>
    </w:p>
    <w:p w:rsidR="00000000" w:rsidDel="00000000" w:rsidP="00000000" w:rsidRDefault="00000000" w:rsidRPr="00000000" w14:paraId="00000C78">
      <w:pPr>
        <w:rPr/>
      </w:pPr>
      <w:r w:rsidDel="00000000" w:rsidR="00000000" w:rsidRPr="00000000">
        <w:rPr>
          <w:rtl w:val="0"/>
        </w:rPr>
        <w:tab/>
        <w:tab/>
        <w:t xml:space="preserve">Name in Japanese:</w:t>
      </w:r>
    </w:p>
    <w:p w:rsidR="00000000" w:rsidDel="00000000" w:rsidP="00000000" w:rsidRDefault="00000000" w:rsidRPr="00000000" w14:paraId="00000C79">
      <w:pPr>
        <w:rPr/>
      </w:pPr>
      <w:r w:rsidDel="00000000" w:rsidR="00000000" w:rsidRPr="00000000">
        <w:rPr>
          <w:rtl w:val="0"/>
        </w:rPr>
        <w:tab/>
        <w:tab/>
        <w:t xml:space="preserve">Japanese speech quirks:</w:t>
      </w:r>
    </w:p>
    <w:p w:rsidR="00000000" w:rsidDel="00000000" w:rsidP="00000000" w:rsidRDefault="00000000" w:rsidRPr="00000000" w14:paraId="00000C7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C">
      <w:pPr>
        <w:ind w:left="1440" w:firstLine="0"/>
        <w:rPr/>
      </w:pPr>
      <w:r w:rsidDel="00000000" w:rsidR="00000000" w:rsidRPr="00000000">
        <w:rPr>
          <w:rtl w:val="0"/>
        </w:rPr>
        <w:t xml:space="preserve">English speech quirks:</w:t>
      </w:r>
    </w:p>
    <w:p w:rsidR="00000000" w:rsidDel="00000000" w:rsidP="00000000" w:rsidRDefault="00000000" w:rsidRPr="00000000" w14:paraId="00000C7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F">
      <w:pPr>
        <w:ind w:left="1440" w:firstLine="0"/>
        <w:rPr/>
      </w:pPr>
      <w:r w:rsidDel="00000000" w:rsidR="00000000" w:rsidRPr="00000000">
        <w:rPr>
          <w:rtl w:val="0"/>
        </w:rPr>
        <w:t xml:space="preserve">Notes:</w:t>
      </w:r>
    </w:p>
    <w:p w:rsidR="00000000" w:rsidDel="00000000" w:rsidP="00000000" w:rsidRDefault="00000000" w:rsidRPr="00000000" w14:paraId="00000C80">
      <w:pPr>
        <w:numPr>
          <w:ilvl w:val="0"/>
          <w:numId w:val="5"/>
        </w:numPr>
        <w:ind w:left="2520" w:hanging="360"/>
      </w:pPr>
      <w:r w:rsidDel="00000000" w:rsidR="00000000" w:rsidRPr="00000000">
        <w:rPr>
          <w:rtl w:val="0"/>
        </w:rPr>
        <w:t xml:space="preserve">None</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dow" w:id="0" w:date="2025-01-05T06:47:25Z">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Loose vote preferred Karum to Kuram</w:t>
      </w:r>
    </w:p>
  </w:comment>
  <w:comment w:author="Phanta Minum" w:id="1" w:date="2023-04-04T21:25:21Z">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2" w:date="2023-04-04T21:24:47Z">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83" w15:done="0"/>
  <w15:commentEx w15:paraId="00000C84" w15:done="0"/>
  <w15:commentEx w15:paraId="00000C8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nP89PxZ7rEUsAEex113B6Xdqf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wKAzExMRIVChMIBCoPCgtBQUFCV0R5VU82RRABGhwKAzExMhIVChMIBCoPCgtBQUFCV0R5VU82RRABGhwKAzExMxIVChMIBCoPCgtBQUFCV0R5VU82RRABGhwKAzExNBIVChMIBCoPCgtBQUFCV0R5VU82RRABGhwKAzExNRIVChMIBCoPCgtBQUFCV0R5VU82RRABGhwKAzExNhIVChMIBCoPCgtBQUFCV0R5VU82RRABGhwKAzExNxIVChMIBCoPCgtBQUFCV0R5VU82RRABGhwKAzExOBIVChMIBCoPCgtBQUFCV0R5VU82RRAB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wKAzEyORIVChMIBCoPCgtBQUFCYW1qNnBVYxABGhwKAzEzMBIVChMIBCoPCgtBQUFCYW1qNnBVYxABGikKAzEzMRIiCiAIBCocCgtBQUFCYW1qNnBVYxAIGgtBQUFCYk5KQW9uNBocCgMxMzISFQoTCAQqDwoLQUFBQmFtajZwVWMQARocCgMxMzMSFQoTCAQqDwoLQUFBQmFtajZwVWMQARocCgMxMzQSFQoTCAQqDwoLQUFBQmFtajZwVWMQARocCgMxMzUSFQoTCAQqDwoLQUFBQmFtajZwVWMQARocCgMxMzYSFQoTCAQqDwoLQUFBQmFtajZwVWMQARocCgMxMzcSFQoTCAQqDwoLQUFBQmFtajZwVWMQAR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fCgMxNTASGAoWCAdCEhIQQXJpYWwgVW5pY29kZSBNUxofCgMxNTESGAoWCAdCEhIQQXJpYWwgVW5pY29kZSBNUxofCgMxNTISGAoWCAdCEhIQQXJpYWwgVW5pY29kZSBNUxofCgMxNTMSGAoWCAdCEhIQQXJpYWwgVW5pY29kZSBNUxofCgMxNTQSGAoWCAdCEhIQQXJpYWwgVW5pY29kZSBNUxofCgMxNTUSGAoWCAdCEhIQQXJpYWwgVW5pY29kZSBNUxofCgMxNTYSGAoWCAdCEhIQQXJpYWwgVW5pY29kZSBNUxofCgMxNTcSGAoWCAdCEhIQQXJpYWwgVW5pY29kZSBNUxofCgMxNTgSGAoWCAdCEhIQQXJpYWwgVW5pY29kZSBNUxofCgMxNTkSGAoWCAdCEhIQQXJpYWwgVW5pY29kZSBNUxofCgMxNjASGAoWCAdCEhIQQXJpYWwgVW5pY29kZSBNUxofCgMxNjESGAoWCAdCEhIQQXJpYWwgVW5pY29kZSBNUxofCgMxNjISGAoWCAdCEhIQQXJpYWwgVW5pY29kZSBNUxofCgMxNjMSGAoWCAdCEhIQQXJpYWwgVW5pY29kZSBNUxofCgMxNjQSGAoWCAdCEhIQQXJpYWwgVW5pY29kZSBNUxocCgMxNjUSFQoTCAQqDwoLQUFBQldCOGd2aFEQARocCgMxNjYSFQoTCAQqDwoLQUFBQldCOGd2aFEQARocCgMxNjcSFQoTCAQqDwoLQUFBQldCOGd2aFEQARocCgMxNjgSFQoTCAQqDwoLQUFBQldCOGd2aFEQARocCgMxNjkSFQoTCAQqDwoLQUFBQldCOGd2aFEQARocCgMxNzASFQoTCAQqDwoLQUFBQldCOGd2aFEQARocCgMxNzESFQoTCAQqDwoLQUFBQldCOGd2aFEQARocCgMxNzISFQoTCAQqDwoLQUFBQldCOGd2aFEQARocCgMxNzMSFQoTCAQqDwoLQUFBQldCOGd2aFEQARocCgMxNzQSFQoTCAQqDwoLQUFBQldCOGd2aFEQARocCgMxNzUSFQoTCAQqDwoLQUFBQldCOGd2aFEQARocCgMxNzYSFQoTCAQqDwoLQUFBQldCOGd2aFEQARocCgMxNzcSFQoTCAQqDwoLQUFBQldCOGd2aFEQARocCgMxNzgSFQoTCAQqDwoLQUFBQldCOGd2aFEQARocCgMxNzkSFQoTCAQqDwoLQUFBQldCOGd2aFEQARofCgMxODASGAoWCAdCEhIQQXJpYWwgVW5pY29kZSBNUxofCgMxODESGAoWCAdCEhIQQXJpYWwgVW5pY29kZSBNUxofCgMxODISGAoWCAdCEhIQQXJpYWwgVW5pY29kZSBNUxofCgMxODMSGAoWCAdCEhIQQXJpYWwgVW5pY29kZSBNUxofCgMxODQSGAoWCAdCEhIQQXJpYWwgVW5pY29kZSBNUxofCgMxODUSGAoWCAdCEhIQQXJpYWwgVW5pY29kZSBNUxofCgMxODYSGAoWCAdCEhIQQXJpYWwgVW5pY29kZSBNUxofCgMxODcSGAoWCAdCEhIQQXJpYWwgVW5pY29kZSBNUxofCgMxODgSGAoWCAdCEhIQQXJpYWwgVW5pY29kZSBNUxofCgMxODkSGAoWCAdCEhIQQXJpYWwgVW5pY29kZSBNUxofCgMxOTASGAoWCAdCEhIQQXJpYWwgVW5pY29kZSBNUxofCgMxOTESGAoWCAdCEhIQQXJpYWwgVW5pY29kZSBNUxofCgMxOTISGAoWCAdCEhIQQXJpYWwgVW5pY29kZSBNUxofCgMxOTMSGAoWCAdCEhIQQXJpYWwgVW5pY29kZSBNUxofCgMxOTQSGAoWCAdCEhIQQXJpYWwgVW5pY29kZSBNUxofCgMxOTUSGAoWCAdCEhIQQXJpYWwgVW5pY29kZSBNUxofCgMxOTYSGAoWCAdCEhIQQXJpYWwgVW5pY29kZSBNUxofCgMxOTcSGAoWCAdCEhIQQXJpYWwgVW5pY29kZSBNUxofCgMxOTgSGAoWCAdCEhIQQXJpYWwgVW5pY29kZSBNUxofCgMxOTkSGAoWCAdCEhIQQXJpYWwgVW5pY29kZSBNUxofCgMyMDASGAoWCAdCEhIQQXJpYWwgVW5pY29kZSBNUxofCgMyMDESGAoWCAdCEhIQQXJpYWwgVW5pY29kZSBNUxofCgMyMDISGAoWCAdCEhIQQXJpYWwgVW5pY29kZSBNUxofCgMyMDMSGAoWCAdCEhIQQXJpYWwgVW5pY29kZSBNUxofCgMyMDQSGAoWCAdCEhIQQXJpYWwgVW5pY29kZSBNUxofCgMyMDUSGAoWCAdCEhIQQXJpYWwgVW5pY29kZSBNUxofCgMyMDYSGAoWCAdCEhIQQXJpYWwgVW5pY29kZSBNUxofCgMyMDcSGAoWCAdCEhIQQXJpYWwgVW5pY29kZSBNUxofCgMyMDgSGAoWCAdCEhIQQXJpYWwgVW5pY29kZSBNUxofCgMyMDkSGAoWCAdCEhIQQXJpYWwgVW5pY29kZSBNUxofCgMyMTASGAoWCAdCEhIQQXJpYWwgVW5pY29kZSBNUxofCgMyMTESGAoWCAdCEhIQQXJpYWwgVW5pY29kZSBNUxofCgMyMTISGAoWCAdCEhIQQXJpYWwgVW5pY29kZSBNUxofCgMyMTMSGAoWCAdCEhIQQXJpYWwgVW5pY29kZSBNUxofCgMyMTQSGAoWCAdCEhIQQXJpYWwgVW5pY29kZSBNUxofCgMyMTUSGAoWCAdCEhIQQXJpYWwgVW5pY29kZSBNUxofCgMyMTYSGAoWCAdCEhIQQXJpYWwgVW5pY29kZSBNUxofCgMyMTcSGAoWCAdCEhIQQXJpYWwgVW5pY29kZSBNUxofCgMyMTgSGAoWCAdCEhIQQXJpYWwgVW5pY29kZSBNUxofCgMyMTkSGAoWCAdCEhIQQXJpYWwgVW5pY29kZSBNUxofCgMyMjASGAoWCAdCEhIQQXJpYWwgVW5pY29kZSBNUxofCgMyMjESGAoWCAdCEhIQQXJpYWwgVW5pY29kZSBNUxofCgMyMjISGAoWCAdCEhIQQXJpYWwgVW5pY29kZSBNUxofCgMyMjMSGAoWCAdCEhIQQXJpYWwgVW5pY29kZSBNUxofCgMyMjQSGAoWCAdCEhIQQXJpYWwgVW5pY29kZSBNUxofCgMyMjUSGAoWCAdCEhIQQXJpYWwgVW5pY29kZSBNUxofCgMyMjYSGAoWCAdCEhIQQXJpYWwgVW5pY29kZSBNUxofCgMyMjcSGAoWCAdCEhIQQXJpYWwgVW5pY29kZSBNUxofCgMyMjgSGAoWCAdCEhIQQXJpYWwgVW5pY29kZSBNUxofCgMyMjkSGAoWCAdCEhIQQXJpYWwgVW5pY29kZSBNUxofCgMyMzASGAoWCAdCEhIQQXJpYWwgVW5pY29kZSBNUxofCgMyMzESGAoWCAdCEhIQQXJpYWwgVW5pY29kZSBNUxofCgMyMzISGAoWCAdCEhIQQXJpYWwgVW5pY29kZSBNUxofCgMyMzMSGAoWCAdCEhIQQXJpYWwgVW5pY29kZSBNUxofCgMyMzQSGAoWCAdCEhIQQXJpYWwgVW5pY29kZSBNUxofCgMyMzUSGAoWCAdCEhIQQXJpYWwgVW5pY29kZSBNUxofCgMyMzYSGAoWCAdCEhIQQXJpYWwgVW5pY29kZSBNUxofCgMyMzcSGAoWCAdCEhIQQXJpYWwgVW5pY29kZSBNUxofCgMyMzgSGAoWCAdCEhIQQXJpYWwgVW5pY29kZSBNUxofCgMyMzkSGAoWCAdCEhIQQXJpYWwgVW5pY29kZSBNUxofCgMyNDASGAoWCAdCEhIQQXJpYWwgVW5pY29kZSBNUxofCgMyNDESGAoWCAdCEhIQQXJpYWwgVW5pY29kZSBNUxofCgMyNDISGAoWCAdCEhIQQXJpYWwgVW5pY29kZSBNUxofCgMyNDMSGAoWCAdCEhIQQXJpYWwgVW5pY29kZSBNUxofCgMyNDQSGAoWCAdCEhIQQXJpYWwgVW5pY29kZSBNUxofCgMyNDUSGAoWCAdCEhIQQXJpYWwgVW5pY29kZSBNUxofCgMyNDYSGAoWCAdCEhIQQXJpYWwgVW5pY29kZSBNUxofCgMyNDcSGAoWCAdCEhIQQXJpYWwgVW5pY29kZSBNUxofCgMyNDgSGAoWCAdCEhIQQXJpYWwgVW5pY29kZSBNUxofCgMyNDkSGAoWCAdCEhIQQXJpYWwgVW5pY29kZSBNUxofCgMyNTASGAoWCAdCEhIQQXJpYWwgVW5pY29kZSBNUxofCgMyNTESGAoWCAdCEhIQQXJpYWwgVW5pY29kZSBNUxofCgMyNTISGAoWCAdCEhIQQXJpYWwgVW5pY29kZSBNUxofCgMyNTMSGAoWCAdCEhIQQXJpYWwgVW5pY29kZSBNUxofCgMyNTQSGAoWCAdCEhIQQXJpYWwgVW5pY29kZSBNUxofCgMyNTUSGAoWCAdCEhIQQXJpYWwgVW5pY29kZSBNUxofCgMyNTYSGAoWCAdCEhIQQXJpYWwgVW5pY29kZSBNUxofCgMyNTcSGAoWCAdCEhIQQXJpYWwgVW5pY29kZSBNUxofCgMyNTgSGAoWCAdCEhIQQXJpYWwgVW5pY29kZSBNUxofCgMyNTkSGAoWCAdCEhIQQXJpYWwgVW5pY29kZSBNUxofCgMyNjASGAoWCAdCEhIQQXJpYWwgVW5pY29kZSBNUxofCgMyNjESGAoWCAdCEhIQQXJpYWwgVW5pY29kZSBNUxofCgMyNjISGAoWCAdCEhIQQXJpYWwgVW5pY29kZSBNUxofCgMyNjMSGAoWCAdCEhIQQXJpYWwgVW5pY29kZSBNUxofCgMyNjQSGAoWCAdCEhIQQXJpYWwgVW5pY29kZSBNUxofCgMyNjUSGAoWCAdCEhIQQXJpYWwgVW5pY29kZSBNUxofCgMyNjYSGAoWCAdCEhIQQXJpYWwgVW5pY29kZSBNUxofCgMyNjcSGAoWCAdCEhIQQXJpYWwgVW5pY29kZSBNUxofCgMyNjgSGAoWCAdCEhIQQXJpYWwgVW5pY29kZSBNUxofCgMyNjkSGAoWCAdCEhIQQXJpYWwgVW5pY29kZSBNUxofCgMyNzASGAoWCAdCEhIQQXJpYWwgVW5pY29kZSBNUxofCgMyNzESGAoWCAdCEhIQQXJpYWwgVW5pY29kZSBNUxofCgMyNzISGAoWCAdCEhIQQXJpYWwgVW5pY29kZSBNUxofCgMyNzMSGAoWCAdCEhIQQXJpYWwgVW5pY29kZSBNUxofCgMyNzQSGAoWCAdCEhIQQXJpYWwgVW5pY29kZSBNUxofCgMyNzUSGAoWCAdCEhIQQXJpYWwgVW5pY29kZSBNUxofCgMyNzYSGAoWCAdCEhIQQXJpYWwgVW5pY29kZSBNUxofCgMyNzcSGAoWCAdCEhIQQXJpYWwgVW5pY29kZSBNUxofCgMyNzgSGAoWCAdCEhIQQXJpYWwgVW5pY29kZSBNUxofCgMyNzkSGAoWCAdCEhIQQXJpYWwgVW5pY29kZSBNUxofCgMyODASGAoWCAdCEhIQQXJpYWwgVW5pY29kZSBNUx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fCgMzMjMSGAoWCAdCEhIQQXJpYWwgVW5pY29kZSBNUxofCgMzMjQSGAoWCAdCEhIQQXJpYWwgVW5pY29kZSBNUxofCgMzMjUSGAoWCAdCEhIQQXJpYWwgVW5pY29kZSBNUxofCgMzMjYSGAoWCAdCEhIQQXJpYWwgVW5pY29kZSBNUxofCgMzMjcSGAoWCAdCEhIQQXJpYWwgVW5pY29kZSBNUxofCgMzMjgSGAoWCAdCEhIQQXJpYWwgVW5pY29kZSBNUxofCgMzMjkSGAoWCAdCEhIQQXJpYWwgVW5pY29kZSBNUxofCgMzMzASGAoWCAdCEhIQQXJpYWwgVW5pY29kZSBNUxofCgMzMzESGAoWCAdCEhIQQXJpYWwgVW5pY29kZSBNUxofCgMzMzISGAoWCAdCEhIQQXJpYWwgVW5pY29kZSBNUxofCgMzMzMSGAoWCAdCEhIQQXJpYWwgVW5pY29kZSBNUxofCgMzMzQSGAoWCAdCEhIQQXJpYWwgVW5pY29kZSBNUxofCgMzMzUSGAoWCAdCEhIQQXJpYWwgVW5pY29kZSBNUx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fCgM0NDESGAoWCAdCEhIQQXJpYWwgVW5pY29kZSBNUxofCgM0NDISGAoWCAdCEhIQQXJpYWwgVW5pY29kZSBNUxofCgM0NDMSGAoWCAdCEhIQQXJpYWwgVW5pY29kZSBNUxofCgM0NDQSGAoWCAdCEhIQQXJpYWwgVW5pY29kZSBNUxofCgM0NDUSGAoWCAdCEhIQQXJpYWwgVW5pY29kZSBNUxofCgM0NDYSGAoWCAdCEhIQQXJpYWwgVW5pY29kZSBNUxofCgM0NDcSGAoWCAdCEhIQQXJpYWwgVW5pY29kZSBNUxofCgM0NDgSGAoWCAdCEhIQQXJpYWwgVW5pY29kZSBNUxofCgM0NDkSGAoWCAdCEhIQQXJpYWwgVW5pY29kZSBNUxofCgM0NTASGAoWCAdCEhIQQXJpYWwgVW5pY29kZSBNUxofCgM0NTESGAoWCAdCEhIQQXJpYWwgVW5pY29kZSBNUxofCgM0NTISGAoWCAdCEhIQQXJpYWwgVW5pY29kZSBNUxofCgM0NTMSGAoWCAdCEhIQQXJpYWwgVW5pY29kZSBNUxofCgM0NTQSGAoWCAdCEhIQQXJpYWwgVW5pY29kZSBNUxofCgM0NTUSGAoWCAdCEhIQQXJpYWwgVW5pY29kZSBNUxofCgM0NTYSGAoWCAdCEhIQQXJpYWwgVW5pY29kZSBNUxofCgM0NTcSGAoWCAdCEhIQQXJpYWwgVW5pY29kZSBNUxofCgM0NTgSGAoWCAdCEhIQQXJpYWwgVW5pY29kZSBNUxofCgM0NTkSGAoWCAdCEhIQQXJpYWwgVW5pY29kZSBNUxofCgM0NjASGAoWCAdCEhIQQXJpYWwgVW5pY29kZSBNUxofCgM0NjESGAoWCAdCEhIQQXJpYWwgVW5pY29kZSBNUxofCgM0NjISGAoWCAdCEhIQQXJpYWwgVW5pY29kZSBNUxofCgM0NjMSGAoWCAdCEhIQQXJpYWwgVW5pY29kZSBNUxofCgM0NjQSGAoWCAdCEhIQQXJpYWwgVW5pY29kZSBNU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8KAzY0MhIYChYIB0ISEhBBcmlhbCBVbmljb2RlIE1TGh8KAzY0MxIYChYIB0ISEhBBcmlhbCBVbmljb2RlIE1TGh8KAzY0NBIYChYIB0ISEhBBcmlhbCBVbmljb2RlIE1TGh8KAzY0NRIYChYIB0ISEhBBcmlhbCBVbmljb2RlIE1TGh8KAzY0NhIYChYIB0ISEhBBcmlhbCBVbmljb2RlIE1TGh8KAzY0NxIYChYIB0ISEhBBcmlhbCBVbmljb2RlIE1TGh8KAzY0OBIYChYIB0ISEhBBcmlhbCBVbmljb2RlIE1TGh8KAzY0ORIYChYIB0ISEhBBcmlhbCBVbmljb2RlIE1TGh8KAzY1MBIYChYIB0ISEhBBcmlhbCBVbmljb2RlIE1TGh8KAzY1MRIYChYIB0ISEhBBcmlhbCBVbmljb2RlIE1TGh8KAzY1MhIYChYIB0ISEhBBcmlhbCBVbmljb2RlIE1TGh8KAzY1MxIYChYIB0ISEhBBcmlhbCBVbmljb2RlIE1TGh8KAzY1NBIYChYIB0ISEhBBcmlhbCBVbmljb2RlIE1TGh8KAzY1NRIYChYIB0ISEhBBcmlhbCBVbmljb2RlIE1TGh8KAzY1NhIYChYIB0ISEhBBcmlhbCBVbmljb2RlIE1TGh8KAzY1NxIYChYIB0ISEhBBcmlhbCBVbmljb2RlIE1TGh8KAzY1OBIYChYIB0ISEhBBcmlhbCBVbmljb2RlIE1TGh8KAzY1ORIYChYIB0ISEhBBcmlhbCBVbmljb2RlIE1TGh8KAzY2MBIYChYIB0ISEhBBcmlhbCBVbmljb2RlIE1TGh8KAzY2MRIYChYIB0ISEhBBcmlhbCBVbmljb2RlIE1TGh8KAzY2MhIYChYIB0ISEhBBcmlhbCBVbmljb2RlIE1TGh8KAzY2MxIYChYIB0ISEhBBcmlhbCBVbmljb2RlIE1TGh8KAzY2NBIYChYIB0ISEhBBcmlhbCBVbmljb2RlIE1TGh8KAzY2NRIYChYIB0ISEhBBcmlhbCBVbmljb2RlIE1TGh8KAzY2NhIYChYIB0ISEhBBcmlhbCBVbmljb2RlIE1TGh8KAzY2NxIYChYIB0ISEhBBcmlhbCBVbmljb2RlIE1TGh8KAzY2OBIYChYIB0ISEhBBcmlhbCBVbmljb2RlIE1TGh8KAzY2ORIYChYIB0ISEhBBcmlhbCBVbmljb2RlIE1TGh8KAzY3MBIYChYIB0ISEhBBcmlhbCBVbmljb2RlIE1TGh8KAzY3MRIYChYIB0ISEhBBcmlhbCBVbmljb2RlIE1TGh8KAzY3MhIYChYIB0ISEhBBcmlhbCBVbmljb2RlIE1TGh8KAzY3MxIYChYIB0ISEhBBcmlhbCBVbmljb2RlIE1TGh8KAzY3NBIYChYIB0ISEhBBcmlhbCBVbmljb2RlIE1TGh8KAzY3NRIYChYIB0ISEhBBcmlhbCBVbmljb2RlIE1TGh8KAzY3NhIYChYIB0ISEhBBcmlhbCBVbmljb2RlIE1TGh8KAzY3NxIYChYIB0ISEhBBcmlhbCBVbmljb2RlIE1TGh8KAzY3OBIYChYIB0ISEhBBcmlhbCBVbmljb2RlIE1TGh8KAzY3ORIYChYIB0ISEhBBcmlhbCBVbmljb2RlIE1TGh8KAzY4MBIYChYIB0ISEhBBcmlhbCBVbmljb2RlIE1TGh8KAzY4MRIYChYIB0ISEhBBcmlhbCBVbmljb2RlIE1TGh8KAzY4MhIYChYIB0ISEhBBcmlhbCBVbmljb2RlIE1TGh8KAzY4MxIYChYIB0ISEhBBcmlhbCBVbmljb2RlIE1TGh8KAzY4NBIYChYIB0ISEhBBcmlhbCBVbmljb2RlIE1TGh8KAzY4NRIYChYIB0ISEhBBcmlhbCBVbmljb2RlIE1TGh8KAzY4NhIYChYIB0ISEhBBcmlhbCBVbmljb2RlIE1TGh8KAzY4NxIYChYIB0ISEhBBcmlhbCBVbmljb2RlIE1TGh8KAzY4OBIYChYIB0ISEhBBcmlhbCBVbmljb2RlIE1TGh8KAzY4ORIYChYIB0ISEhBBcmlhbCBVbmljb2RlIE1TGh8KAzY5MBIYChYIB0ISEhBBcmlhbCBVbmljb2RlIE1TGh8KAzY5MRIYChYIB0ISEhBBcmlhbCBVbmljb2RlIE1TGh8KAzY5MhIYChYIB0ISEhBBcmlhbCBVbmljb2RlIE1TGh8KAzY5MxIYChYIB0ISEhBBcmlhbCBVbmljb2RlIE1TGh8KAzY5NBIYChYIB0ISEhBBcmlhbCBVbmljb2RlIE1TGh8KAzY5NRIYChYIB0ISEhBBcmlhbCBVbmljb2RlIE1TGh8KAzY5NhIYChYIB0ISEhBBcmlhbCBVbmljb2RlIE1TGh8KAzY5NxIYChYIB0ISEhBBcmlhbCBVbmljb2RlIE1TGh8KAzY5OBIYChYIB0ISEhBBcmlhbCBVbmljb2RlIE1TGh8KAzY5ORIYChYIB0ISEhBBcmlhbCBVbmljb2RlIE1TGh8KAzcwMBIYChYIB0ISEhBBcmlhbCBVbmljb2RlIE1TGh8KAzcwMRIYChYIB0ISEhBBcmlhbCBVbmljb2RlIE1TGh8KAzcwMhIYChYIB0ISEhBBcmlhbCBVbmljb2RlIE1TGh8KAzcwMxIYChYIB0ISEhBBcmlhbCBVbmljb2RlIE1TGh8KAzcwNBIYChYIB0ISEhBBcmlhbCBVbmljb2RlIE1TGh8KAzcwNRIYChYIB0ISEhBBcmlhbCBVbmljb2RlIE1TGh8KAzcwNhIYChYIB0ISEhBBcmlhbCBVbmljb2RlIE1TGh8KAzcwNxIYChYIB0ISEhBBcmlhbCBVbmljb2RlIE1TGh8KAzcwOBIYChYIB0ISEhBBcmlhbCBVbmljb2RlIE1TGh8KAzcwORIYChYIB0ISEhBBcmlhbCBVbmljb2RlIE1TGh8KAzcxMBIYChYIB0ISEhBBcmlhbCBVbmljb2RlIE1TGh8KAzcxMRIYChYIB0ISEhBBcmlhbCBVbmljb2RlIE1TGh8KAzcxMhIYChYIB0ISEhBBcmlhbCBVbmljb2RlIE1TGh8KAzcxMxIYChYIB0ISEhBBcmlhbCBVbmljb2RlIE1TGh8KAzcxNBIYChYIB0ISEhBBcmlhbCBVbmljb2RlIE1TGh8KAzcxNRIYChYIB0ISEhBBcmlhbCBVbmljb2RlIE1TGh8KAzcxNhIYChYIB0ISEhBBcmlhbCBVbmljb2RlIE1TGh8KAzcxNxIYChYIB0ISEhBBcmlhbCBVbmljb2RlIE1TGh8KAzcxOBIYChYIB0ISEhBBcmlhbCBVbmljb2RlIE1TGh8KAzcxORIYChYIB0ISEhBBcmlhbCBVbmljb2RlIE1TGh8KAzcyMBIYChYIB0ISEhBBcmlhbCBVbmljb2RlIE1TGh8KAzcyMRIYChYIB0ISEhBBcmlhbCBVbmljb2RlIE1TGh8KAzcyMhIYChYIB0ISEhBBcmlhbCBVbmljb2RlIE1TGh8KAzcyMxIYChYIB0ISEhBBcmlhbCBVbmljb2RlIE1TGh8KAzcyNBIYChYIB0ISEhBBcmlhbCBVbmljb2RlIE1TGh8KAzcyNRIYChYIB0ISEhBBcmlhbCBVbmljb2RlIE1TGh8KAzcyNhIYChYIB0ISEhBBcmlhbCBVbmljb2RlIE1TGh8KAzcyNxIYChYIB0ISEhBBcmlhbCBVbmljb2RlIE1TGh8KAzcyOBIYChYIB0ISEhBBcmlhbCBVbmljb2RlIE1TGh8KAzcyORIYChYIB0ISEhBBcmlhbCBVbmljb2RlIE1TGh8KAzczMBIYChYIB0ISEhBBcmlhbCBVbmljb2RlIE1TGh8KAzczMRIYChYIB0ISEhBBcmlhbCBVbmljb2RlIE1TGh8KAzczMhIYChYIB0ISEhBBcmlhbCBVbmljb2RlIE1TGh8KAzczMxIYChYIB0ISEhBBcmlhbCBVbmljb2RlIE1TGh8KAzczNBIYChYIB0ISEhBBcmlhbCBVbmljb2RlIE1TGh8KAzczNRIYChYIB0ISEhBBcmlhbCBVbmljb2RlIE1TGh8KAzczNhIYChYIB0ISEhBBcmlhbCBVbmljb2RlIE1TGh8KAzczNxIYChYIB0ISEhBBcmlhbCBVbmljb2RlIE1TGh8KAzczOBIYChYIB0ISEhBBcmlhbCBVbmljb2RlIE1TGh8KAzczORIYChYIB0ISEhBBcmlhbCBVbmljb2RlIE1TGh8KAzc0MBIYChYIB0ISEhBBcmlhbCBVbmljb2RlIE1TGh8KAzc0MRIYChYIB0ISEhBBcmlhbCBVbmljb2RlIE1TGh8KAzc0MhIYChYIB0ISEhBBcmlhbCBVbmljb2RlIE1TGh8KAzc0MxIYChYIB0ISEhBBcmlhbCBVbmljb2RlIE1TGh8KAzc0NBIYChYIB0ISEhBBcmlhbCBVbmljb2RlIE1TGh8KAzc0NRIYChYIB0ISEhBBcmlhbCBVbmljb2RlIE1TGh8KAzc0NhIYChYIB0ISEhBBcmlhbCBVbmljb2RlIE1TGh8KAzc0NxIYChYIB0ISEhBBcmlhbCBVbmljb2RlIE1TGh8KAzc0OBIYChYIB0ISEhBBcmlhbCBVbmljb2RlIE1TGh8KAzc0ORIYChYIB0ISEhBBcmlhbCBVbmljb2RlIE1TGh8KAzc1MBIYChYIB0ISEhBBcmlhbCBVbmljb2RlIE1TGh8KAzc1MRIYChYIB0ISEhBBcmlhbCBVbmljb2RlIE1TGh8KAzc1MhIYChYIB0ISEhBBcmlhbCBVbmljb2RlIE1TGh8KAzc1MxIYChYIB0ISEhBBcmlhbCBVbmljb2RlIE1TGh8KAzc1NBIYChYIB0ISEhBBcmlhbCBVbmljb2RlIE1TGh8KAzc1NRIYChYIB0ISEhBBcmlhbCBVbmljb2RlIE1TGh8KAzc1NhIYChYIB0ISEhBBcmlhbCBVbmljb2RlIE1TGh8KAzc1NxIYChYIB0ISEhBBcmlhbCBVbmljb2RlIE1TGh8KAzc1OBIYChYIB0ISEhBBcmlhbCBVbmljb2RlIE1TGh8KAzc1ORIYChYIB0ISEhBBcmlhbCBVbmljb2RlIE1TGh8KAzc2MBIYChYIB0ISEhBBcmlhbCBVbmljb2RlIE1TGh8KAzc2MRIYChYIB0ISEhBBcmlhbCBVbmljb2RlIE1TGh8KAzc2MhIYChYIB0ISEhBBcmlhbCBVbmljb2RlIE1TGh8KAzc2MxIYChYIB0ISEhBBcmlhbCBVbmljb2RlIE1TGh8KAzc2NBIYChYIB0ISEhBBcmlhbCBVbmljb2RlIE1TGh8KAzc2NRIYChYIB0ISEhBBcmlhbCBVbmljb2RlIE1TGh8KAzc2NhIYChYIB0ISEhBBcmlhbCBVbmljb2RlIE1TGh8KAzc2NxIYChYIB0ISEhBBcmlhbCBVbmljb2RlIE1TGh8KAzc2OBIYChYIB0ISEhBBcmlhbCBVbmljb2RlIE1TGh8KAzc2ORIYChYIB0ISEhBBcmlhbCBVbmljb2RlIE1TGh8KAzc3MBIYChYIB0ISEhBBcmlhbCBVbmljb2RlIE1TGh8KAzc3MRIYChYIB0ISEhBBcmlhbCBVbmljb2RlIE1TGh8KAzc3MhIYChYIB0ISEhBBcmlhbCBVbmljb2RlIE1TGh8KAzc3MxIYChYIB0ISEhBBcmlhbCBVbmljb2RlIE1TGh8KAzc3NBIYChYIB0ISEhBBcmlhbCBVbmljb2RlIE1TGh8KAzc3NRIYChYIB0ISEhBBcmlhbCBVbmljb2RlIE1TGh8KAzc3NhIYChYIB0ISEhBBcmlhbCBVbmljb2RlIE1TGh8KAzc3NxIYChYIB0ISEhBBcmlhbCBVbmljb2RlIE1TGh8KAzc3OBIYChYIB0ISEhBBcmlhbCBVbmljb2RlIE1TGh8KAzc3ORIYChYIB0ISEhBBcmlhbCBVbmljb2RlIE1TGh8KAzc4MBIYChYIB0ISEhBBcmlhbCBVbmljb2RlIE1TGh8KAzc4MRIYChYIB0ISEhBBcmlhbCBVbmljb2RlIE1TGh8KAzc4MhIYChYIB0ISEhBBcmlhbCBVbmljb2RlIE1TGh8KAzc4MxIYChYIB0ISEhBBcmlhbCBVbmljb2RlIE1TGh8KAzc4NBIYChYIB0ISEhBBcmlhbCBVbmljb2RlIE1TGh8KAzc4NRIYChYIB0ISEhBBcmlhbCBVbmljb2RlIE1TGh8KAzc4NhIYChYIB0ISEhBBcmlhbCBVbmljb2RlIE1TGh8KAzc4NxIYChYIB0ISEhBBcmlhbCBVbmljb2RlIE1TGh8KAzc4OBIYChYIB0ISEhBBcmlhbCBVbmljb2RlIE1TGh8KAzc4ORIYChYIB0ISEhBBcmlhbCBVbmljb2RlIE1TGh8KAzc5MBIYChYIB0ISEhBBcmlhbCBVbmljb2RlIE1TGh8KAzc5MRIYChYIB0ISEhBBcmlhbCBVbmljb2RlIE1TGh8KAzc5MhIYChYIB0ISEhBBcmlhbCBVbmljb2RlIE1TGh8KAzc5MxIYChYIB0ISEhBBcmlhbCBVbmljb2RlIE1TGh8KAzc5NBIYChYIB0ISEhBBcmlhbCBVbmljb2RlIE1TGh8KAzc5NRIYChYIB0ISEhBBcmlhbCBVbmljb2RlIE1TGh8KAzc5NhIYChYIB0ISEhBBcmlhbCBVbmljb2RlIE1TGh8KAzc5NxIYChYIB0ISEhBBcmlhbCBVbmljb2RlIE1TGh8KAzc5OBIYChYIB0ISEhBBcmlhbCBVbmljb2RlIE1TGh8KAzc5ORIYChYIB0ISEhBBcmlhbCBVbmljb2RlIE1TGh8KAzgwMBIYChYIB0ISEhBBcmlhbCBVbmljb2RlIE1TGh8KAzgwMRIYChYIB0ISEhBBcmlhbCBVbmljb2RlIE1TGh8KAzgwMhIYChYIB0ISEhBBcmlhbCBVbmljb2RlIE1TGh8KAzgwMxIYChYIB0ISEhBBcmlhbCBVbmljb2RlIE1TGh8KAzgwNBIYChYIB0ISEhBBcmlhbCBVbmljb2RlIE1TGh8KAzgwNRIYChYIB0ISEhBBcmlhbCBVbmljb2RlIE1TGh8KAzgwNhIYChYIB0ISEhBBcmlhbCBVbmljb2RlIE1TGh8KAzgwNxIYChYIB0ISEhBBcmlhbCBVbmljb2RlIE1TGh8KAzgwOBIYChYIB0ISEhBBcmlhbCBVbmljb2RlIE1TGh8KAzgwORIYChYIB0ISEhBBcmlhbCBVbmljb2RlIE1TGh8KAzgxMBIYChYIB0ISEhBBcmlhbCBVbmljb2RlIE1TGh8KAzgxMRIYChYIB0ISEhBBcmlhbCBVbmljb2RlIE1TGh8KAzgxMhIYChYIB0ISEhBBcmlhbCBVbmljb2RlIE1TGh8KAzgxMxIYChYIB0ISEhBBcmlhbCBVbmljb2RlIE1TGh8KAzgxNBIYChYIB0ISEhBBcmlhbCBVbmljb2RlIE1TGh8KAzgxNRIYChYIB0ISEhBBcmlhbCBVbmljb2RlIE1TGh8KAzgxNhIYChYIB0ISEhBBcmlhbCBVbmljb2RlIE1TGh8KAzgxNxIYChYIB0ISEhBBcmlhbCBVbmljb2RlIE1TGh8KAzgxOBIYChYIB0ISEhBBcmlhbCBVbmljb2RlIE1TGh8KAzgxORIYChYIB0ISEhBBcmlhbCBVbmljb2RlIE1TGh8KAzgyMBIYChYIB0ISEhBBcmlhbCBVbmljb2RlIE1TGh8KAzgyMRIYChYIB0ISEhBBcmlhbCBVbmljb2RlIE1TGh8KAzgyMhIYChYIB0ISEhBBcmlhbCBVbmljb2RlIE1TGh8KAzgyMxIYChYIB0ISEhBBcmlhbCBVbmljb2RlIE1TGh8KAzgyNBIYChYIB0ISEhBBcmlhbCBVbmljb2RlIE1TGh8KAzgyNRIYChYIB0ISEhBBcmlhbCBVbmljb2RlIE1TGh8KAzgyNhIYChYIB0ISEhBBcmlhbCBVbmljb2RlIE1TGh8KAzgyNxIYChYIB0ISEhBBcmlhbCBVbmljb2RlIE1TGh8KAzgyOBIYChYIB0ISEhBBcmlhbCBVbmljb2RlIE1TGh8KAzgyORIYChYIB0ISEhBBcmlhbCBVbmljb2RlIE1TGh8KAzgzMBIYChYIB0ISEhBBcmlhbCBVbmljb2RlIE1TGh8KAzgzMRIYChYIB0ISEhBBcmlhbCBVbmljb2RlIE1TGh8KAzgzMhIYChYIB0ISEhBBcmlhbCBVbmljb2RlIE1TGh8KAzgzMxIYChYIB0ISEhBBcmlhbCBVbmljb2RlIE1TGh8KAzgzNBIYChYIB0ISEhBBcmlhbCBVbmljb2RlIE1TGh8KAzgzNRIYChYIB0ISEhBBcmlhbCBVbmljb2RlIE1TGh8KAzgzNhIYChYIB0ISEhBBcmlhbCBVbmljb2RlIE1TGh8KAzgzNxIYChYIB0ISEhBBcmlhbCBVbmljb2RlIE1TGh8KAzgzOBIYChYIB0ISEhBBcmlhbCBVbmljb2RlIE1TGh8KAzgzORIYChYIB0ISEhBBcmlhbCBVbmljb2RlIE1TGh8KAzg0MBIYChYIB0ISEhBBcmlhbCBVbmljb2RlIE1TGh8KAzg0MRIYChYIB0ISEhBBcmlhbCBVbmljb2RlIE1TGh8KAzg0MhIYChYIB0ISEhBBcmlhbCBVbmljb2RlIE1TGh8KAzg0MxIYChYIB0ISEhBBcmlhbCBVbmljb2RlIE1TGh8KAzg0NBIYChYIB0ISEhBBcmlhbCBVbmljb2RlIE1TGh8KAzg0NRIYChYIB0ISEhBBcmlhbCBVbmljb2RlIE1TGh8KAzg0NhIYChYIB0ISEhBBcmlhbCBVbmljb2RlIE1TGh8KAzg0NxIYChYIB0ISEhBBcmlhbCBVbmljb2RlIE1TGh8KAzg0OBIYChYIB0ISEhBBcmlhbCBVbmljb2RlIE1TGh8KAzg0ORIYChYIB0ISEhBBcmlhbCBVbmljb2RlIE1TGh8KAzg1MBIYChYIB0ISEhBBcmlhbCBVbmljb2RlIE1TGh8KAzg1MRIYChYIB0ISEhBBcmlhbCBVbmljb2RlIE1TGh8KAzg1MhIYChYIB0ISEhBBcmlhbCBVbmljb2RlIE1TGh8KAzg1MxIYChYIB0ISEhBBcmlhbCBVbmljb2RlIE1TGh8KAzg1NBIYChYIB0ISEhBBcmlhbCBVbmljb2RlIE1TGicKAzg1NRIgCh4IB0IaCgZSb2JvdG8SEEFyaWFsIFVuaWNvZGUgTVMaHwoDODU2EhgKFggHQhISEEFyaWFsIFVuaWNvZGUgTVMaHwoDODU3EhgKFggHQhISEEFyaWFsIFVuaWNvZGUgTVMaHwoDODU4EhgKFggHQhISEEFyaWFsIFVuaWNvZGUgTVMaHwoDODU5EhgKFggHQhISEEFyaWFsIFVuaWNvZGUgTVMiuAIKC0FBQUJXQjhndmhREoICCgtBQUFCV0I4Z3ZoURILQUFBQldCOGd2aFEaDQoJdGV4dC9odG1sEgAiDgoKdGV4dC9wbGFpbhIAKhsiFTEwMzAxNjMzMTc5NTU1NTUzMjYwNygAOAAwxaCpwZ8yOI6Z4sKfMkpiCiRhcHBsaWNhdGlvbi92bmQuZ29vZ2xlLWFwcHMuZG9jcy5tZHMaOsLX2uQBNBoyCi4KKOa0l+mtgiBTb3Vsd2FzaGluZyDlpInnlbDjg7vlpInosowgKFRCRCkQDRgAEAFaDGUxeTF4NGRrZXlxZ3ICIAB4AIIBFHN1Z2dlc3QuZDBsZjNkZTRmY2Q4mgEGCAAQABgAsAEAuAEAGMWgqcGfMiCOmeLCnzIwAEIUc3VnZ2VzdC5kMGxmM2RlNGZjZDgirQQKC0FBQUJhbWo2cFVjEvcDCgtBQUFCYW1qNnBVYxILQUFBQmFtajZwVWMaDQoJdGV4dC9odG1sEgAiDgoKdGV4dC9wbGFpbhIAKhsiFTEwMzAxNjMzMTc5NTU1NTUzMjYwNygAOAAwsdyircIyONHf36nDMkL1AQoLQUFBQmJOSkFvbjQSC0FBQUJhbWo2cFVjGjAKCXRleHQvaHRtbBIjTG9vc2Ugdm90ZSBwcmVmZXJyZWQgS2FydW0gdG8gS3VyYW0iMQoKdGV4dC9wbGFpbhIjTG9vc2Ugdm90ZSBwcmVmZXJyZWQgS2FydW0gdG8gS3VyYW0qGyIVMTAzMDE2MzMxNzk1NTU1NTMyNjA3KAA4ADDR39+pwzI40d/fqcMyWgx5d21sZzA3eG1iajRyAiAAeACaAQYIABAAGACqASUSI0xvb3NlIHZvdGUgcHJlZmVycmVkIEthcnVtIHRvIEt1cmFtsAEAuAEASl8KJGFwcGxpY2F0aW9uL3ZuZC5nb29nbGUtYXBwcy5kb2NzLm1kcxo3wtfa5AExGi8KKwol44Kv44Op44OgIEt1cmFtIOODoOODqeOCryBidXQgZmxpcHBlZBAPGAAQAVoMaHMxNnpndnQ5cGdlcgIgAHgAggEUc3VnZ2VzdC5leXNsdng4ZHEwNHCaAQYIABAAGACwAQC4AQAYsdyircIyINHf36nDMjAAQhRzdWdnZXN0LmV5c2x2eDhkcTA0cC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MjA1ODc1NDgyNTI0MCZhbXA7dXNnPUFPdlZhdzFNN1lrZkNlbkJEV21waGpCTElEenI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yMDU4NzU0ODI1MjQwJmFtcDt1c2c9QU92VmF3MU03WWtmQ2VuQkRXbXBoakJMSUR6ci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